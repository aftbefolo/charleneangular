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BD75" w14:textId="66219A7A" w:rsidR="003D4656" w:rsidRPr="009E5F65" w:rsidRDefault="008452C2" w:rsidP="009E5F65">
      <w:pPr>
        <w:tabs>
          <w:tab w:val="left" w:pos="3456"/>
        </w:tabs>
      </w:pPr>
      <w:ins w:id="0" w:author="Bertille TAGNE" w:date="2025-12-04T16:28:00Z" w16du:dateUtc="2025-12-04T15:28:00Z">
        <w:r w:rsidRPr="002A55BD">
          <w:rPr>
            <w:noProof/>
            <w:lang w:eastAsia="fr-FR"/>
          </w:rPr>
          <mc:AlternateContent>
            <mc:Choice Requires="wps">
              <w:drawing>
                <wp:anchor distT="0" distB="0" distL="114300" distR="114300" simplePos="0" relativeHeight="251674624" behindDoc="0" locked="0" layoutInCell="1" allowOverlap="1" wp14:anchorId="5442479D" wp14:editId="43C732CA">
                  <wp:simplePos x="0" y="0"/>
                  <wp:positionH relativeFrom="margin">
                    <wp:posOffset>1426210</wp:posOffset>
                  </wp:positionH>
                  <wp:positionV relativeFrom="paragraph">
                    <wp:posOffset>-116840</wp:posOffset>
                  </wp:positionV>
                  <wp:extent cx="3067050" cy="1031240"/>
                  <wp:effectExtent l="0" t="0" r="0" b="0"/>
                  <wp:wrapNone/>
                  <wp:docPr id="806817201" name="Zone de texte 806817201"/>
                  <wp:cNvGraphicFramePr/>
                  <a:graphic xmlns:a="http://schemas.openxmlformats.org/drawingml/2006/main">
                    <a:graphicData uri="http://schemas.microsoft.com/office/word/2010/wordprocessingShape">
                      <wps:wsp>
                        <wps:cNvSpPr txBox="1"/>
                        <wps:spPr>
                          <a:xfrm>
                            <a:off x="0" y="0"/>
                            <a:ext cx="306705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F24C6E" w14:textId="77777777" w:rsidR="008452C2" w:rsidRPr="002A55BD" w:rsidRDefault="008452C2" w:rsidP="008452C2">
                              <w:pPr>
                                <w:jc w:val="center"/>
                                <w:rPr>
                                  <w:noProof/>
                                  <w:lang w:eastAsia="fr-FR"/>
                                </w:rPr>
                              </w:pPr>
                              <w:del w:id="1" w:author="Bertille TAGNE" w:date="2025-12-04T16:27:00Z" w16du:dateUtc="2025-12-04T15:27:00Z">
                                <w:r w:rsidRPr="00D60793" w:rsidDel="008452C2">
                                  <w:rPr>
                                    <w:noProof/>
                                    <w:lang w:eastAsia="fr-FR"/>
                                  </w:rPr>
                                  <w:drawing>
                                    <wp:inline distT="0" distB="0" distL="0" distR="0" wp14:anchorId="1A3CCBDE" wp14:editId="2965D2B3">
                                      <wp:extent cx="1152525" cy="600075"/>
                                      <wp:effectExtent l="0" t="0" r="9525" b="9525"/>
                                      <wp:docPr id="559541835" name="Image 559541835"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600075"/>
                                              </a:xfrm>
                                              <a:prstGeom prst="rect">
                                                <a:avLst/>
                                              </a:prstGeom>
                                              <a:noFill/>
                                              <a:ln>
                                                <a:noFill/>
                                              </a:ln>
                                            </pic:spPr>
                                          </pic:pic>
                                        </a:graphicData>
                                      </a:graphic>
                                    </wp:inline>
                                  </w:drawing>
                                </w:r>
                              </w:del>
                              <w:ins w:id="2" w:author="Bertille TAGNE" w:date="2025-12-04T16:27:00Z" w16du:dateUtc="2025-12-04T15:27:00Z">
                                <w:r>
                                  <w:rPr>
                                    <w:rFonts w:eastAsia="Calibri" w:cs="Calibri"/>
                                    <w:noProof/>
                                    <w:color w:val="000000"/>
                                    <w:lang w:eastAsia="fr-FR"/>
                                  </w:rPr>
                                  <w:drawing>
                                    <wp:inline distT="0" distB="0" distL="0" distR="0" wp14:anchorId="4250E8B5" wp14:editId="750D2CCC">
                                      <wp:extent cx="2690783" cy="847725"/>
                                      <wp:effectExtent l="0" t="0" r="0" b="0"/>
                                      <wp:docPr id="2128910980" name="Image 212891098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6761" name="Image 826936761" descr="Une image contenant texte, Police, logo, Graphiqu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705548" cy="852377"/>
                                              </a:xfrm>
                                              <a:prstGeom prst="rect">
                                                <a:avLst/>
                                              </a:prstGeom>
                                            </pic:spPr>
                                          </pic:pic>
                                        </a:graphicData>
                                      </a:graphic>
                                    </wp:inline>
                                  </w:drawing>
                                </w:r>
                              </w:ins>
                            </w:p>
                            <w:p w14:paraId="536B0222" w14:textId="77777777" w:rsidR="008452C2" w:rsidRPr="002A55BD" w:rsidRDefault="008452C2" w:rsidP="008452C2">
                              <w:pPr>
                                <w:jc w:val="center"/>
                                <w:rPr>
                                  <w:b/>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42479D" id="_x0000_t202" coordsize="21600,21600" o:spt="202" path="m,l,21600r21600,l21600,xe">
                  <v:stroke joinstyle="miter"/>
                  <v:path gradientshapeok="t" o:connecttype="rect"/>
                </v:shapetype>
                <v:shape id="Zone de texte 806817201" o:spid="_x0000_s1026" type="#_x0000_t202" style="position:absolute;left:0;text-align:left;margin-left:112.3pt;margin-top:-9.2pt;width:241.5pt;height:81.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" filled="f" stroked="f" strokeweight=".5pt">
                  <v:textbox>
                    <w:txbxContent>
                      <w:p w14:paraId="7DF24C6E" w14:textId="77777777" w:rsidR="008452C2" w:rsidRPr="002A55BD" w:rsidRDefault="008452C2" w:rsidP="008452C2">
                        <w:pPr>
                          <w:jc w:val="center"/>
                          <w:rPr>
                            <w:noProof/>
                            <w:lang w:eastAsia="fr-FR"/>
                          </w:rPr>
                        </w:pPr>
                        <w:del w:id="3" w:author="Bertille TAGNE" w:date="2025-12-04T16:27:00Z" w16du:dateUtc="2025-12-04T15:27:00Z">
                          <w:r w:rsidRPr="00D60793" w:rsidDel="008452C2">
                            <w:rPr>
                              <w:noProof/>
                              <w:lang w:eastAsia="fr-FR"/>
                            </w:rPr>
                            <w:drawing>
                              <wp:inline distT="0" distB="0" distL="0" distR="0" wp14:anchorId="1A3CCBDE" wp14:editId="2965D2B3">
                                <wp:extent cx="1152525" cy="600075"/>
                                <wp:effectExtent l="0" t="0" r="9525" b="9525"/>
                                <wp:docPr id="559541835" name="Image 559541835"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525" cy="600075"/>
                                        </a:xfrm>
                                        <a:prstGeom prst="rect">
                                          <a:avLst/>
                                        </a:prstGeom>
                                        <a:noFill/>
                                        <a:ln>
                                          <a:noFill/>
                                        </a:ln>
                                      </pic:spPr>
                                    </pic:pic>
                                  </a:graphicData>
                                </a:graphic>
                              </wp:inline>
                            </w:drawing>
                          </w:r>
                        </w:del>
                        <w:ins w:id="4" w:author="Bertille TAGNE" w:date="2025-12-04T16:27:00Z" w16du:dateUtc="2025-12-04T15:27:00Z">
                          <w:r>
                            <w:rPr>
                              <w:rFonts w:eastAsia="Calibri" w:cs="Calibri"/>
                              <w:noProof/>
                              <w:color w:val="000000"/>
                              <w:lang w:eastAsia="fr-FR"/>
                            </w:rPr>
                            <w:drawing>
                              <wp:inline distT="0" distB="0" distL="0" distR="0" wp14:anchorId="4250E8B5" wp14:editId="750D2CCC">
                                <wp:extent cx="2690783" cy="847725"/>
                                <wp:effectExtent l="0" t="0" r="0" b="0"/>
                                <wp:docPr id="2128910980" name="Image 212891098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6761" name="Image 826936761" descr="Une image contenant texte, Police, logo, Graphiqu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05548" cy="852377"/>
                                        </a:xfrm>
                                        <a:prstGeom prst="rect">
                                          <a:avLst/>
                                        </a:prstGeom>
                                      </pic:spPr>
                                    </pic:pic>
                                  </a:graphicData>
                                </a:graphic>
                              </wp:inline>
                            </w:drawing>
                          </w:r>
                        </w:ins>
                      </w:p>
                      <w:p w14:paraId="536B0222" w14:textId="77777777" w:rsidR="008452C2" w:rsidRPr="002A55BD" w:rsidRDefault="008452C2" w:rsidP="008452C2">
                        <w:pPr>
                          <w:jc w:val="center"/>
                          <w:rPr>
                            <w:b/>
                            <w:sz w:val="22"/>
                          </w:rPr>
                        </w:pPr>
                      </w:p>
                    </w:txbxContent>
                  </v:textbox>
                  <w10:wrap anchorx="margin"/>
                </v:shape>
              </w:pict>
            </mc:Fallback>
          </mc:AlternateContent>
        </w:r>
      </w:ins>
      <w:r w:rsidR="003D4656">
        <w:rPr>
          <w:noProof/>
          <w:lang w:eastAsia="fr-FR"/>
        </w:rPr>
        <mc:AlternateContent>
          <mc:Choice Requires="wpg">
            <w:drawing>
              <wp:anchor distT="0" distB="0" distL="114300" distR="114300" simplePos="0" relativeHeight="251659264" behindDoc="0" locked="0" layoutInCell="1" allowOverlap="1" wp14:anchorId="61D46597" wp14:editId="6724F52D">
                <wp:simplePos x="0" y="0"/>
                <wp:positionH relativeFrom="page">
                  <wp:posOffset>5353685</wp:posOffset>
                </wp:positionH>
                <wp:positionV relativeFrom="page">
                  <wp:posOffset>359410</wp:posOffset>
                </wp:positionV>
                <wp:extent cx="2192020" cy="1647190"/>
                <wp:effectExtent l="0" t="0" r="0" b="0"/>
                <wp:wrapNone/>
                <wp:docPr id="1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2020" cy="1647190"/>
                          <a:chOff x="8459" y="523"/>
                          <a:chExt cx="3452" cy="2594"/>
                        </a:xfrm>
                      </wpg:grpSpPr>
                      <wps:wsp>
                        <wps:cNvPr id="20" name="Rectangle 6"/>
                        <wps:cNvSpPr>
                          <a:spLocks noChangeArrowheads="1"/>
                        </wps:cNvSpPr>
                        <wps:spPr bwMode="auto">
                          <a:xfrm>
                            <a:off x="9881" y="523"/>
                            <a:ext cx="2029" cy="2594"/>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5"/>
                        <wps:cNvSpPr>
                          <a:spLocks noChangeArrowheads="1"/>
                        </wps:cNvSpPr>
                        <wps:spPr bwMode="auto">
                          <a:xfrm>
                            <a:off x="8458" y="1471"/>
                            <a:ext cx="2302" cy="560"/>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447189" id="Group 4" o:spid="_x0000_s1026" style="position:absolute;margin-left:421.55pt;margin-top:28.3pt;width:172.6pt;height:129.7pt;z-index:251659264;mso-position-horizontal-relative:page;mso-position-vertical-relative:page" coordorigin="8459,523" coordsize="3452,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">
                <v:rect id="Rectangle 6" o:spid="_x0000_s1027" style="position:absolute;left:9881;top:523;width:2029;height:2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" fillcolor="#4a8bff" stroked="f"/>
                <v:rect id="Rectangle 5" o:spid="_x0000_s1028" style="position:absolute;left:8458;top:1471;width:2302;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" fillcolor="#003ca2" stroked="f"/>
                <w10:wrap anchorx="page" anchory="page"/>
              </v:group>
            </w:pict>
          </mc:Fallback>
        </mc:AlternateContent>
      </w:r>
    </w:p>
    <w:tbl>
      <w:tblPr>
        <w:tblStyle w:val="Grilledutableau"/>
        <w:tblpPr w:leftFromText="141" w:rightFromText="141" w:vertAnchor="text" w:horzAnchor="margin" w:tblpY="2169"/>
        <w:tblW w:w="10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4"/>
      </w:tblGrid>
      <w:tr w:rsidR="003D4656" w:rsidDel="00D668C2" w14:paraId="28931870" w14:textId="2996A9A9" w:rsidTr="00D668C2">
        <w:trPr>
          <w:trHeight w:val="2106"/>
          <w:del w:id="3" w:author="Bertille TAGNE" w:date="2025-12-04T17:00:00Z"/>
        </w:trPr>
        <w:tc>
          <w:tcPr>
            <w:tcW w:w="10434" w:type="dxa"/>
          </w:tcPr>
          <w:p w14:paraId="1F33FD8F" w14:textId="4F988798" w:rsidR="003D4656" w:rsidDel="00D668C2" w:rsidRDefault="00E40E7A" w:rsidP="003D4656">
            <w:pPr>
              <w:tabs>
                <w:tab w:val="left" w:pos="3456"/>
              </w:tabs>
              <w:rPr>
                <w:del w:id="4" w:author="Bertille TAGNE" w:date="2025-12-04T17:00:00Z" w16du:dateUtc="2025-12-04T16:00:00Z"/>
              </w:rPr>
            </w:pPr>
            <w:del w:id="5" w:author="Bertille TAGNE" w:date="2025-12-04T17:00:00Z" w16du:dateUtc="2025-12-04T16:00:00Z">
              <w:r w:rsidRPr="00AE7CAA" w:rsidDel="00D668C2">
                <w:rPr>
                  <w:b/>
                  <w:color w:val="033131"/>
                  <w:w w:val="110"/>
                  <w:sz w:val="72"/>
                  <w:szCs w:val="52"/>
                </w:rPr>
                <w:delText>PROGRAMME D’EXECUTION</w:delText>
              </w:r>
            </w:del>
          </w:p>
        </w:tc>
      </w:tr>
    </w:tbl>
    <w:tbl>
      <w:tblPr>
        <w:tblStyle w:val="Grilledutableau"/>
        <w:tblpPr w:leftFromText="141" w:rightFromText="141" w:vertAnchor="text" w:horzAnchor="margin" w:tblpY="6009"/>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8"/>
      </w:tblGrid>
      <w:tr w:rsidR="00F02264" w:rsidDel="0070005B" w14:paraId="7D2EFEAF" w14:textId="2FF160DB" w:rsidTr="00F02264">
        <w:trPr>
          <w:trHeight w:val="790"/>
          <w:del w:id="6" w:author="Bertille TAGNE" w:date="2025-12-04T16:23:00Z"/>
        </w:trPr>
        <w:tc>
          <w:tcPr>
            <w:tcW w:w="10218" w:type="dxa"/>
          </w:tcPr>
          <w:p w14:paraId="2E1D5116" w14:textId="51ECCBE7" w:rsidR="00E40E7A" w:rsidRPr="0041057E" w:rsidDel="0070005B" w:rsidRDefault="0070005B" w:rsidP="00E40E7A">
            <w:pPr>
              <w:pStyle w:val="Corpsdetexte"/>
              <w:spacing w:before="374" w:line="252" w:lineRule="auto"/>
              <w:ind w:right="427"/>
              <w:jc w:val="center"/>
              <w:rPr>
                <w:del w:id="7" w:author="Bertille TAGNE" w:date="2025-12-04T16:23:00Z" w16du:dateUtc="2025-12-04T15:23:00Z"/>
                <w:b/>
                <w:color w:val="033131"/>
                <w:spacing w:val="-2"/>
              </w:rPr>
            </w:pPr>
            <w:del w:id="8" w:author="Bertille TAGNE" w:date="2025-12-04T16:23:00Z" w16du:dateUtc="2025-12-04T15:23:00Z">
              <w:r w:rsidDel="0070005B">
                <w:rPr>
                  <w:noProof/>
                  <w:lang w:eastAsia="fr-FR"/>
                </w:rPr>
                <w:drawing>
                  <wp:anchor distT="0" distB="0" distL="0" distR="0" simplePos="0" relativeHeight="251663360" behindDoc="0" locked="0" layoutInCell="1" allowOverlap="1" wp14:anchorId="6E0E36E0" wp14:editId="6CDAD340">
                    <wp:simplePos x="0" y="0"/>
                    <wp:positionH relativeFrom="page">
                      <wp:posOffset>2520950</wp:posOffset>
                    </wp:positionH>
                    <wp:positionV relativeFrom="paragraph">
                      <wp:posOffset>876300</wp:posOffset>
                    </wp:positionV>
                    <wp:extent cx="2682875" cy="1047115"/>
                    <wp:effectExtent l="0" t="0" r="0" b="6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2682875" cy="1047115"/>
                            </a:xfrm>
                            <a:prstGeom prst="rect">
                              <a:avLst/>
                            </a:prstGeom>
                          </pic:spPr>
                        </pic:pic>
                      </a:graphicData>
                    </a:graphic>
                    <wp14:sizeRelH relativeFrom="margin">
                      <wp14:pctWidth>0</wp14:pctWidth>
                    </wp14:sizeRelH>
                    <wp14:sizeRelV relativeFrom="margin">
                      <wp14:pctHeight>0</wp14:pctHeight>
                    </wp14:sizeRelV>
                  </wp:anchor>
                </w:drawing>
              </w:r>
              <w:r w:rsidR="00E40E7A" w:rsidRPr="0041057E" w:rsidDel="0070005B">
                <w:rPr>
                  <w:rStyle w:val="fontstyle01"/>
                  <w:rFonts w:ascii="Candara" w:hAnsi="Candara"/>
                  <w:sz w:val="24"/>
                  <w:szCs w:val="24"/>
                </w:rPr>
                <w:delText>APPEL D’OFFRES NATIONAL OUVERT</w:delText>
              </w:r>
              <w:r w:rsidR="00E40E7A" w:rsidRPr="0041057E" w:rsidDel="0070005B">
                <w:rPr>
                  <w:b/>
                  <w:bCs/>
                  <w:color w:val="000000"/>
                </w:rPr>
                <w:br/>
              </w:r>
              <w:r w:rsidR="00E40E7A" w:rsidRPr="0041057E" w:rsidDel="0070005B">
                <w:rPr>
                  <w:rStyle w:val="fontstyle01"/>
                  <w:rFonts w:ascii="Candara" w:hAnsi="Candara"/>
                  <w:sz w:val="24"/>
                  <w:szCs w:val="24"/>
                </w:rPr>
                <w:delText>N°009/AONO/CAMWATER/DG/CIPM/2025 DU 08 SEPTEMBRE 2025</w:delText>
              </w:r>
              <w:r w:rsidR="00E40E7A" w:rsidRPr="0041057E" w:rsidDel="0070005B">
                <w:rPr>
                  <w:b/>
                  <w:bCs/>
                  <w:color w:val="000000"/>
                </w:rPr>
                <w:br/>
              </w:r>
              <w:r w:rsidR="00E40E7A" w:rsidRPr="0041057E" w:rsidDel="0070005B">
                <w:rPr>
                  <w:rStyle w:val="fontstyle01"/>
                  <w:rFonts w:ascii="Candara" w:hAnsi="Candara"/>
                  <w:sz w:val="24"/>
                  <w:szCs w:val="24"/>
                </w:rPr>
                <w:delText>POUR LA CONCEPTION, LE DEVELOPPEMENT ET LA MISE EN</w:delText>
              </w:r>
              <w:r w:rsidR="00E40E7A" w:rsidRPr="0041057E" w:rsidDel="0070005B">
                <w:rPr>
                  <w:b/>
                  <w:bCs/>
                  <w:color w:val="000000"/>
                </w:rPr>
                <w:br/>
              </w:r>
              <w:r w:rsidR="00E40E7A" w:rsidRPr="0041057E" w:rsidDel="0070005B">
                <w:rPr>
                  <w:rStyle w:val="fontstyle01"/>
                  <w:rFonts w:ascii="Candara" w:hAnsi="Candara"/>
                  <w:sz w:val="24"/>
                  <w:szCs w:val="24"/>
                </w:rPr>
                <w:delText>SERVICE D’UNE SOLUTION INFORMATIQUE DE GESTION</w:delText>
              </w:r>
              <w:r w:rsidR="00E40E7A" w:rsidRPr="0041057E" w:rsidDel="0070005B">
                <w:rPr>
                  <w:b/>
                  <w:bCs/>
                  <w:color w:val="000000"/>
                </w:rPr>
                <w:br/>
              </w:r>
              <w:r w:rsidR="00E40E7A" w:rsidRPr="0041057E" w:rsidDel="0070005B">
                <w:rPr>
                  <w:rStyle w:val="fontstyle01"/>
                  <w:rFonts w:ascii="Candara" w:hAnsi="Candara"/>
                  <w:sz w:val="24"/>
                  <w:szCs w:val="24"/>
                </w:rPr>
                <w:delText>COMMERCIALE A LA CAMWATER</w:delText>
              </w:r>
            </w:del>
          </w:p>
          <w:p w14:paraId="35BC8F03" w14:textId="521D87BA" w:rsidR="004B1FCB" w:rsidRPr="004B1FCB" w:rsidDel="0070005B" w:rsidRDefault="004B1FCB" w:rsidP="004B1FCB">
            <w:pPr>
              <w:pStyle w:val="Corpsdetexte"/>
              <w:spacing w:before="374" w:line="252" w:lineRule="auto"/>
              <w:ind w:right="427"/>
              <w:rPr>
                <w:del w:id="9" w:author="Bertille TAGNE" w:date="2025-12-04T16:23:00Z" w16du:dateUtc="2025-12-04T15:23:00Z"/>
                <w:b/>
                <w:color w:val="033131"/>
                <w:spacing w:val="-2"/>
              </w:rPr>
            </w:pPr>
          </w:p>
          <w:p w14:paraId="1DC72DA6" w14:textId="6F808168" w:rsidR="00F02264" w:rsidRPr="003D4656" w:rsidDel="0070005B" w:rsidRDefault="00F02264" w:rsidP="00F02264">
            <w:pPr>
              <w:pStyle w:val="Corpsdetexte"/>
              <w:spacing w:before="374" w:line="252" w:lineRule="auto"/>
              <w:ind w:right="427"/>
              <w:rPr>
                <w:del w:id="10" w:author="Bertille TAGNE" w:date="2025-12-04T16:23:00Z" w16du:dateUtc="2025-12-04T15:23:00Z"/>
                <w:b/>
              </w:rPr>
            </w:pPr>
          </w:p>
        </w:tc>
      </w:tr>
    </w:tbl>
    <w:tbl>
      <w:tblPr>
        <w:tblStyle w:val="Grilledutableau"/>
        <w:tblpPr w:leftFromText="141" w:rightFromText="141" w:vertAnchor="text" w:horzAnchor="margin" w:tblpY="1104"/>
        <w:tblW w:w="10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4"/>
      </w:tblGrid>
      <w:tr w:rsidR="00D668C2" w14:paraId="1C8BE0A4" w14:textId="77777777" w:rsidTr="00D668C2">
        <w:trPr>
          <w:trHeight w:val="2106"/>
          <w:ins w:id="11" w:author="Bertille TAGNE" w:date="2025-12-04T17:00:00Z"/>
        </w:trPr>
        <w:tc>
          <w:tcPr>
            <w:tcW w:w="10434" w:type="dxa"/>
          </w:tcPr>
          <w:tbl>
            <w:tblPr>
              <w:tblStyle w:val="Grilledutableau"/>
              <w:tblpPr w:leftFromText="141" w:rightFromText="141" w:vertAnchor="text" w:horzAnchor="margin" w:tblpY="1418"/>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8"/>
            </w:tblGrid>
            <w:tr w:rsidR="00D668C2" w14:paraId="50D5E423" w14:textId="77777777" w:rsidTr="00007C44">
              <w:trPr>
                <w:trHeight w:val="790"/>
                <w:ins w:id="12" w:author="Bertille TAGNE" w:date="2025-12-04T17:00:00Z"/>
              </w:trPr>
              <w:tc>
                <w:tcPr>
                  <w:tcW w:w="10218" w:type="dxa"/>
                </w:tcPr>
                <w:p w14:paraId="13F79143" w14:textId="77777777" w:rsidR="00D668C2" w:rsidRPr="0041057E" w:rsidRDefault="00D668C2" w:rsidP="00D668C2">
                  <w:pPr>
                    <w:pStyle w:val="Corpsdetexte"/>
                    <w:spacing w:before="374" w:line="252" w:lineRule="auto"/>
                    <w:ind w:right="427"/>
                    <w:jc w:val="center"/>
                    <w:rPr>
                      <w:ins w:id="13" w:author="Bertille TAGNE" w:date="2025-12-04T17:00:00Z" w16du:dateUtc="2025-12-04T16:00:00Z"/>
                      <w:b/>
                      <w:color w:val="033131"/>
                      <w:spacing w:val="-2"/>
                    </w:rPr>
                  </w:pPr>
                  <w:ins w:id="14" w:author="Bertille TAGNE" w:date="2025-12-04T17:00:00Z" w16du:dateUtc="2025-12-04T16:00:00Z">
                    <w:r>
                      <w:rPr>
                        <w:rStyle w:val="fontstyle01"/>
                        <w:rFonts w:ascii="Candara" w:hAnsi="Candara"/>
                        <w:sz w:val="24"/>
                        <w:szCs w:val="24"/>
                      </w:rPr>
                      <w:t xml:space="preserve">MARCHE N°0088/M/CAMWATER/DG/CIPM/2025 DU 05 NOVEMBRE 2025 PASSE APRES </w:t>
                    </w:r>
                    <w:r w:rsidRPr="000A4444">
                      <w:rPr>
                        <w:b/>
                        <w:bCs/>
                        <w:color w:val="000000"/>
                      </w:rPr>
                      <w:t>APPEL D’OFFRES NATIONAL OUVERT</w:t>
                    </w:r>
                    <w:r>
                      <w:rPr>
                        <w:b/>
                        <w:bCs/>
                        <w:color w:val="000000"/>
                      </w:rPr>
                      <w:t xml:space="preserve"> </w:t>
                    </w:r>
                    <w:r w:rsidRPr="000A4444">
                      <w:rPr>
                        <w:b/>
                        <w:bCs/>
                        <w:color w:val="000000"/>
                      </w:rPr>
                      <w:t>N°009/AONO/CAMWATER/DG/CIPM/2025 DU 08 SEPTEMBRE 2025</w:t>
                    </w:r>
                    <w:r>
                      <w:rPr>
                        <w:b/>
                        <w:bCs/>
                        <w:color w:val="000000"/>
                      </w:rPr>
                      <w:t xml:space="preserve"> </w:t>
                    </w:r>
                    <w:r w:rsidRPr="000A4444">
                      <w:rPr>
                        <w:b/>
                        <w:bCs/>
                        <w:color w:val="000000"/>
                      </w:rPr>
                      <w:t>POUR LA CONCEPTION, LE DEVELOPPEMENT ET</w:t>
                    </w:r>
                    <w:r w:rsidRPr="0041057E">
                      <w:rPr>
                        <w:rStyle w:val="fontstyle01"/>
                        <w:rFonts w:ascii="Candara" w:hAnsi="Candara"/>
                        <w:sz w:val="24"/>
                        <w:szCs w:val="24"/>
                      </w:rPr>
                      <w:t xml:space="preserve"> LA MISE EN</w:t>
                    </w:r>
                    <w:r>
                      <w:rPr>
                        <w:rStyle w:val="fontstyle01"/>
                        <w:rFonts w:ascii="Candara" w:hAnsi="Candara"/>
                        <w:sz w:val="24"/>
                        <w:szCs w:val="24"/>
                      </w:rPr>
                      <w:t xml:space="preserve"> </w:t>
                    </w:r>
                    <w:r w:rsidRPr="0041057E">
                      <w:rPr>
                        <w:rStyle w:val="fontstyle01"/>
                        <w:rFonts w:ascii="Candara" w:hAnsi="Candara"/>
                        <w:sz w:val="24"/>
                        <w:szCs w:val="24"/>
                      </w:rPr>
                      <w:t>SERVICE D’UNE SOLUTION INFORMATIQUE DE GESTION</w:t>
                    </w:r>
                    <w:r>
                      <w:rPr>
                        <w:rStyle w:val="fontstyle01"/>
                        <w:rFonts w:ascii="Candara" w:hAnsi="Candara"/>
                        <w:sz w:val="24"/>
                        <w:szCs w:val="24"/>
                      </w:rPr>
                      <w:t xml:space="preserve"> </w:t>
                    </w:r>
                    <w:r w:rsidRPr="0041057E">
                      <w:rPr>
                        <w:rStyle w:val="fontstyle01"/>
                        <w:rFonts w:ascii="Candara" w:hAnsi="Candara"/>
                        <w:sz w:val="24"/>
                        <w:szCs w:val="24"/>
                      </w:rPr>
                      <w:t>COMMERCIALE A LA CAMWATER</w:t>
                    </w:r>
                  </w:ins>
                </w:p>
                <w:p w14:paraId="1B8C7B27" w14:textId="77777777" w:rsidR="00D668C2" w:rsidRPr="004B1FCB" w:rsidRDefault="00D668C2" w:rsidP="00D668C2">
                  <w:pPr>
                    <w:pStyle w:val="Corpsdetexte"/>
                    <w:spacing w:before="374" w:line="252" w:lineRule="auto"/>
                    <w:ind w:right="427"/>
                    <w:rPr>
                      <w:ins w:id="15" w:author="Bertille TAGNE" w:date="2025-12-04T17:00:00Z" w16du:dateUtc="2025-12-04T16:00:00Z"/>
                      <w:b/>
                      <w:color w:val="033131"/>
                      <w:spacing w:val="-2"/>
                    </w:rPr>
                  </w:pPr>
                  <w:ins w:id="16" w:author="Bertille TAGNE" w:date="2025-12-04T17:00:00Z" w16du:dateUtc="2025-12-04T16:00:00Z">
                    <w:r>
                      <w:rPr>
                        <w:noProof/>
                        <w:lang w:eastAsia="fr-FR"/>
                      </w:rPr>
                      <w:drawing>
                        <wp:anchor distT="0" distB="0" distL="0" distR="0" simplePos="0" relativeHeight="251680768" behindDoc="0" locked="0" layoutInCell="1" allowOverlap="1" wp14:anchorId="3D35B7FD" wp14:editId="77A98A5B">
                          <wp:simplePos x="0" y="0"/>
                          <wp:positionH relativeFrom="page">
                            <wp:posOffset>1725930</wp:posOffset>
                          </wp:positionH>
                          <wp:positionV relativeFrom="paragraph">
                            <wp:posOffset>88900</wp:posOffset>
                          </wp:positionV>
                          <wp:extent cx="2682875" cy="1047115"/>
                          <wp:effectExtent l="0" t="0" r="0" b="635"/>
                          <wp:wrapNone/>
                          <wp:docPr id="4662802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2682875" cy="1047115"/>
                                  </a:xfrm>
                                  <a:prstGeom prst="rect">
                                    <a:avLst/>
                                  </a:prstGeom>
                                </pic:spPr>
                              </pic:pic>
                            </a:graphicData>
                          </a:graphic>
                          <wp14:sizeRelH relativeFrom="margin">
                            <wp14:pctWidth>0</wp14:pctWidth>
                          </wp14:sizeRelH>
                          <wp14:sizeRelV relativeFrom="margin">
                            <wp14:pctHeight>0</wp14:pctHeight>
                          </wp14:sizeRelV>
                        </wp:anchor>
                      </w:drawing>
                    </w:r>
                  </w:ins>
                </w:p>
                <w:p w14:paraId="775D4967" w14:textId="77777777" w:rsidR="00D668C2" w:rsidRPr="003D4656" w:rsidRDefault="00D668C2" w:rsidP="00D668C2">
                  <w:pPr>
                    <w:pStyle w:val="Corpsdetexte"/>
                    <w:spacing w:before="374" w:line="252" w:lineRule="auto"/>
                    <w:ind w:right="427"/>
                    <w:rPr>
                      <w:ins w:id="17" w:author="Bertille TAGNE" w:date="2025-12-04T17:00:00Z" w16du:dateUtc="2025-12-04T16:00:00Z"/>
                      <w:b/>
                    </w:rPr>
                  </w:pPr>
                </w:p>
              </w:tc>
            </w:tr>
          </w:tbl>
          <w:p w14:paraId="389DE5F6" w14:textId="77777777" w:rsidR="00D668C2" w:rsidRDefault="00D668C2" w:rsidP="00D668C2">
            <w:pPr>
              <w:tabs>
                <w:tab w:val="left" w:pos="3456"/>
              </w:tabs>
              <w:rPr>
                <w:ins w:id="18" w:author="Bertille TAGNE" w:date="2025-12-04T17:00:00Z" w16du:dateUtc="2025-12-04T16:00:00Z"/>
              </w:rPr>
            </w:pPr>
            <w:ins w:id="19" w:author="Bertille TAGNE" w:date="2025-12-04T17:00:00Z" w16du:dateUtc="2025-12-04T16:00:00Z">
              <w:r w:rsidRPr="00AE7CAA">
                <w:rPr>
                  <w:b/>
                  <w:color w:val="033131"/>
                  <w:w w:val="110"/>
                  <w:sz w:val="72"/>
                  <w:szCs w:val="52"/>
                </w:rPr>
                <w:t>PROGRAMME D’EXECUTION</w:t>
              </w:r>
            </w:ins>
          </w:p>
        </w:tc>
      </w:tr>
    </w:tbl>
    <w:p w14:paraId="0EED876C" w14:textId="1D20B8C4" w:rsidR="009E5F65" w:rsidRPr="003D4656" w:rsidRDefault="00D668C2" w:rsidP="009E5F65">
      <w:pPr>
        <w:tabs>
          <w:tab w:val="left" w:pos="3456"/>
        </w:tabs>
      </w:pPr>
      <w:ins w:id="20" w:author="Bertille TAGNE" w:date="2025-12-04T16:59:00Z" w16du:dateUtc="2025-12-04T15:59:00Z">
        <w:r w:rsidRPr="00D668C2">
          <w:rPr>
            <w:rFonts w:eastAsiaTheme="minorEastAsia"/>
            <w:noProof/>
            <w:lang w:eastAsia="fr-FR"/>
          </w:rPr>
          <mc:AlternateContent>
            <mc:Choice Requires="wps">
              <w:drawing>
                <wp:anchor distT="0" distB="0" distL="114300" distR="114300" simplePos="0" relativeHeight="251678720" behindDoc="0" locked="0" layoutInCell="1" allowOverlap="1" wp14:anchorId="1F36339F" wp14:editId="4BF4568F">
                  <wp:simplePos x="0" y="0"/>
                  <wp:positionH relativeFrom="margin">
                    <wp:posOffset>-176530</wp:posOffset>
                  </wp:positionH>
                  <wp:positionV relativeFrom="paragraph">
                    <wp:posOffset>3833495</wp:posOffset>
                  </wp:positionV>
                  <wp:extent cx="6690360" cy="3025140"/>
                  <wp:effectExtent l="0" t="0" r="0" b="8255"/>
                  <wp:wrapNone/>
                  <wp:docPr id="89" name="Zone de texte 89"/>
                  <wp:cNvGraphicFramePr/>
                  <a:graphic xmlns:a="http://schemas.openxmlformats.org/drawingml/2006/main">
                    <a:graphicData uri="http://schemas.microsoft.com/office/word/2010/wordprocessingShape">
                      <wps:wsp>
                        <wps:cNvSpPr txBox="1"/>
                        <wps:spPr>
                          <a:xfrm>
                            <a:off x="0" y="0"/>
                            <a:ext cx="6690360" cy="3025140"/>
                          </a:xfrm>
                          <a:prstGeom prst="rect">
                            <a:avLst/>
                          </a:prstGeom>
                          <a:solidFill>
                            <a:sysClr val="window" lastClr="FFFFFF"/>
                          </a:solidFill>
                          <a:ln w="6350">
                            <a:noFill/>
                          </a:ln>
                          <a:effectLst/>
                        </wps:spPr>
                        <wps:txbx>
                          <w:txbxContent>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64"/>
                                <w:gridCol w:w="3271"/>
                                <w:gridCol w:w="3193"/>
                              </w:tblGrid>
                              <w:tr w:rsidR="00D668C2" w:rsidRPr="002F6184" w14:paraId="75085D41" w14:textId="77777777" w:rsidTr="004C1277">
                                <w:trPr>
                                  <w:trHeight w:val="981"/>
                                </w:trPr>
                                <w:tc>
                                  <w:tcPr>
                                    <w:tcW w:w="1840" w:type="pct"/>
                                    <w:shd w:val="clear" w:color="auto" w:fill="FFFFFF"/>
                                    <w:vAlign w:val="center"/>
                                  </w:tcPr>
                                  <w:p w14:paraId="2922663E" w14:textId="77777777" w:rsidR="00D668C2" w:rsidRPr="002F6184" w:rsidRDefault="00D668C2" w:rsidP="00A52E36">
                                    <w:pPr>
                                      <w:pStyle w:val="TableParagraph"/>
                                      <w:spacing w:before="42"/>
                                      <w:ind w:left="417" w:right="412"/>
                                      <w:jc w:val="center"/>
                                      <w:rPr>
                                        <w:rFonts w:ascii="Candara" w:hAnsi="Candara"/>
                                        <w:lang w:val="fr-FR"/>
                                        <w:rPrChange w:id="21" w:author="Bertille TAGNE" w:date="2025-12-04T17:00:00Z" w16du:dateUtc="2025-12-04T16:00:00Z">
                                          <w:rPr>
                                            <w:lang w:val="fr-FR"/>
                                          </w:rPr>
                                        </w:rPrChange>
                                      </w:rPr>
                                    </w:pPr>
                                    <w:r w:rsidRPr="002F6184">
                                      <w:rPr>
                                        <w:rFonts w:ascii="Candara" w:hAnsi="Candara"/>
                                        <w:b/>
                                        <w:lang w:val="fr-FR"/>
                                      </w:rPr>
                                      <w:t>AFREETECH</w:t>
                                    </w:r>
                                    <w:r w:rsidRPr="002F6184" w:rsidDel="00EA2921">
                                      <w:rPr>
                                        <w:b/>
                                      </w:rPr>
                                      <w:t xml:space="preserve"> </w:t>
                                    </w:r>
                                  </w:p>
                                </w:tc>
                                <w:tc>
                                  <w:tcPr>
                                    <w:tcW w:w="1599" w:type="pct"/>
                                    <w:shd w:val="clear" w:color="auto" w:fill="FFFFFF"/>
                                    <w:vAlign w:val="center"/>
                                  </w:tcPr>
                                  <w:p w14:paraId="27B919B6" w14:textId="784A3C9A" w:rsidR="00D668C2" w:rsidRPr="002F6184" w:rsidRDefault="00D668C2" w:rsidP="00A52E36">
                                    <w:pPr>
                                      <w:pStyle w:val="TableParagraph"/>
                                      <w:spacing w:before="50" w:line="276" w:lineRule="auto"/>
                                      <w:ind w:left="414" w:right="409"/>
                                      <w:jc w:val="center"/>
                                      <w:rPr>
                                        <w:rFonts w:ascii="Candara" w:hAnsi="Candara"/>
                                        <w:b/>
                                        <w:lang w:val="fr-FR"/>
                                        <w:rPrChange w:id="22" w:author="Bertille TAGNE" w:date="2025-12-04T17:00:00Z" w16du:dateUtc="2025-12-04T16:00:00Z">
                                          <w:rPr>
                                            <w:b/>
                                            <w:lang w:val="fr-FR"/>
                                          </w:rPr>
                                        </w:rPrChange>
                                      </w:rPr>
                                    </w:pPr>
                                    <w:r w:rsidRPr="00201477">
                                      <w:rPr>
                                        <w:b/>
                                        <w:lang w:val="fr-CM"/>
                                        <w:rPrChange w:id="23" w:author="CDP Groupe 1" w:date="2025-12-05T15:44:00Z" w16du:dateUtc="2025-12-05T14:44:00Z">
                                          <w:rPr>
                                            <w:b/>
                                          </w:rPr>
                                        </w:rPrChange>
                                      </w:rPr>
                                      <w:t xml:space="preserve">Ingénieur du marché </w:t>
                                    </w:r>
                                    <w:del w:id="24" w:author="Bertille TAGNE" w:date="2025-12-04T17:00:00Z" w16du:dateUtc="2025-12-04T16:00:00Z">
                                      <w:r w:rsidRPr="00201477" w:rsidDel="00D668C2">
                                        <w:rPr>
                                          <w:b/>
                                          <w:lang w:val="fr-CM"/>
                                          <w:rPrChange w:id="25" w:author="CDP Groupe 1" w:date="2025-12-05T15:44:00Z" w16du:dateUtc="2025-12-05T14:44:00Z">
                                            <w:rPr>
                                              <w:b/>
                                            </w:rPr>
                                          </w:rPrChange>
                                        </w:rPr>
                                        <w:delText>(Intégrateur)</w:delText>
                                      </w:r>
                                    </w:del>
                                  </w:p>
                                  <w:p w14:paraId="031C3602" w14:textId="69810FD0" w:rsidR="00D668C2" w:rsidRPr="002F6184" w:rsidRDefault="002F6184" w:rsidP="00A52E36">
                                    <w:pPr>
                                      <w:pStyle w:val="TableParagraph"/>
                                      <w:spacing w:before="44"/>
                                      <w:ind w:left="414" w:right="412"/>
                                      <w:jc w:val="center"/>
                                      <w:rPr>
                                        <w:rFonts w:ascii="Candara" w:hAnsi="Candara"/>
                                        <w:lang w:val="fr-FR"/>
                                        <w:rPrChange w:id="26" w:author="Bertille TAGNE" w:date="2025-12-04T17:00:00Z" w16du:dateUtc="2025-12-04T16:00:00Z">
                                          <w:rPr>
                                            <w:lang w:val="fr-FR"/>
                                          </w:rPr>
                                        </w:rPrChange>
                                      </w:rPr>
                                    </w:pPr>
                                    <w:ins w:id="27" w:author="Bertille TAGNE" w:date="2025-12-04T17:00:00Z" w16du:dateUtc="2025-12-04T16:00:00Z">
                                      <w:r w:rsidRPr="00201477">
                                        <w:rPr>
                                          <w:lang w:val="fr-CM"/>
                                          <w:rPrChange w:id="28" w:author="CDP Groupe 1" w:date="2025-12-05T15:44:00Z" w16du:dateUtc="2025-12-05T14:44:00Z">
                                            <w:rPr/>
                                          </w:rPrChange>
                                        </w:rPr>
                                        <w:t>«</w:t>
                                      </w:r>
                                      <w:r w:rsidRPr="00201477">
                                        <w:rPr>
                                          <w:spacing w:val="-1"/>
                                          <w:lang w:val="fr-CM"/>
                                          <w:rPrChange w:id="29" w:author="CDP Groupe 1" w:date="2025-12-05T15:44:00Z" w16du:dateUtc="2025-12-05T14:44:00Z">
                                            <w:rPr>
                                              <w:spacing w:val="-1"/>
                                            </w:rPr>
                                          </w:rPrChange>
                                        </w:rPr>
                                        <w:t xml:space="preserve"> </w:t>
                                      </w:r>
                                      <w:r w:rsidRPr="00201477">
                                        <w:rPr>
                                          <w:i/>
                                          <w:lang w:val="fr-CM"/>
                                          <w:rPrChange w:id="30" w:author="CDP Groupe 1" w:date="2025-12-05T15:44:00Z" w16du:dateUtc="2025-12-05T14:44:00Z">
                                            <w:rPr>
                                              <w:i/>
                                            </w:rPr>
                                          </w:rPrChange>
                                        </w:rPr>
                                        <w:t>Lu</w:t>
                                      </w:r>
                                      <w:r w:rsidRPr="00201477">
                                        <w:rPr>
                                          <w:i/>
                                          <w:spacing w:val="-2"/>
                                          <w:lang w:val="fr-CM"/>
                                          <w:rPrChange w:id="31" w:author="CDP Groupe 1" w:date="2025-12-05T15:44:00Z" w16du:dateUtc="2025-12-05T14:44:00Z">
                                            <w:rPr>
                                              <w:i/>
                                              <w:spacing w:val="-2"/>
                                            </w:rPr>
                                          </w:rPrChange>
                                        </w:rPr>
                                        <w:t xml:space="preserve"> </w:t>
                                      </w:r>
                                      <w:r w:rsidRPr="00201477">
                                        <w:rPr>
                                          <w:i/>
                                          <w:lang w:val="fr-CM"/>
                                          <w:rPrChange w:id="32" w:author="CDP Groupe 1" w:date="2025-12-05T15:44:00Z" w16du:dateUtc="2025-12-05T14:44:00Z">
                                            <w:rPr>
                                              <w:i/>
                                            </w:rPr>
                                          </w:rPrChange>
                                        </w:rPr>
                                        <w:t>et approuvé.</w:t>
                                      </w:r>
                                      <w:r w:rsidRPr="00201477">
                                        <w:rPr>
                                          <w:i/>
                                          <w:spacing w:val="-1"/>
                                          <w:lang w:val="fr-CM"/>
                                          <w:rPrChange w:id="33" w:author="CDP Groupe 1" w:date="2025-12-05T15:44:00Z" w16du:dateUtc="2025-12-05T14:44:00Z">
                                            <w:rPr>
                                              <w:i/>
                                              <w:spacing w:val="-1"/>
                                            </w:rPr>
                                          </w:rPrChange>
                                        </w:rPr>
                                        <w:t xml:space="preserve"> </w:t>
                                      </w:r>
                                      <w:r w:rsidRPr="002F6184">
                                        <w:rPr>
                                          <w:i/>
                                        </w:rPr>
                                        <w:t>Bon</w:t>
                                      </w:r>
                                      <w:r w:rsidRPr="002F6184">
                                        <w:rPr>
                                          <w:i/>
                                          <w:spacing w:val="-2"/>
                                        </w:rPr>
                                        <w:t xml:space="preserve"> </w:t>
                                      </w:r>
                                      <w:r w:rsidRPr="002F6184">
                                        <w:rPr>
                                          <w:i/>
                                        </w:rPr>
                                        <w:t>pour</w:t>
                                      </w:r>
                                      <w:r w:rsidRPr="002F6184">
                                        <w:rPr>
                                          <w:i/>
                                          <w:spacing w:val="-1"/>
                                        </w:rPr>
                                        <w:t xml:space="preserve"> </w:t>
                                      </w:r>
                                      <w:proofErr w:type="spellStart"/>
                                      <w:r w:rsidRPr="002F6184">
                                        <w:rPr>
                                          <w:i/>
                                        </w:rPr>
                                        <w:t>exécution</w:t>
                                      </w:r>
                                      <w:proofErr w:type="spellEnd"/>
                                      <w:r w:rsidRPr="002F6184">
                                        <w:rPr>
                                          <w:i/>
                                          <w:spacing w:val="1"/>
                                        </w:rPr>
                                        <w:t xml:space="preserve"> </w:t>
                                      </w:r>
                                      <w:r w:rsidRPr="002F6184">
                                        <w:t>»</w:t>
                                      </w:r>
                                    </w:ins>
                                    <w:del w:id="34" w:author="Bertille TAGNE" w:date="2025-12-04T17:00:00Z" w16du:dateUtc="2025-12-04T16:00:00Z">
                                      <w:r w:rsidR="00D668C2" w:rsidRPr="002F6184" w:rsidDel="002F6184">
                                        <w:delText>«</w:delText>
                                      </w:r>
                                      <w:r w:rsidR="00D668C2" w:rsidRPr="002F6184" w:rsidDel="002F6184">
                                        <w:rPr>
                                          <w:spacing w:val="-1"/>
                                        </w:rPr>
                                        <w:delText xml:space="preserve"> </w:delText>
                                      </w:r>
                                      <w:r w:rsidR="00D668C2" w:rsidRPr="002F6184" w:rsidDel="002F6184">
                                        <w:rPr>
                                          <w:i/>
                                        </w:rPr>
                                        <w:delText>Lu</w:delText>
                                      </w:r>
                                      <w:r w:rsidR="00D668C2" w:rsidRPr="002F6184" w:rsidDel="002F6184">
                                        <w:rPr>
                                          <w:i/>
                                          <w:spacing w:val="-2"/>
                                        </w:rPr>
                                        <w:delText xml:space="preserve"> </w:delText>
                                      </w:r>
                                      <w:r w:rsidR="00D668C2" w:rsidRPr="002F6184" w:rsidDel="002F6184">
                                        <w:rPr>
                                          <w:i/>
                                        </w:rPr>
                                        <w:delText>et</w:delText>
                                      </w:r>
                                      <w:r w:rsidR="00D668C2" w:rsidRPr="002F6184" w:rsidDel="002F6184">
                                        <w:rPr>
                                          <w:i/>
                                          <w:spacing w:val="-1"/>
                                        </w:rPr>
                                        <w:delText xml:space="preserve"> </w:delText>
                                      </w:r>
                                      <w:r w:rsidR="00D668C2" w:rsidRPr="002F6184" w:rsidDel="002F6184">
                                        <w:rPr>
                                          <w:i/>
                                        </w:rPr>
                                        <w:delText>approuvé.</w:delText>
                                      </w:r>
                                      <w:r w:rsidR="00D668C2" w:rsidRPr="002F6184" w:rsidDel="002F6184">
                                        <w:rPr>
                                          <w:i/>
                                          <w:spacing w:val="-1"/>
                                        </w:rPr>
                                        <w:delText xml:space="preserve"> </w:delText>
                                      </w:r>
                                      <w:r w:rsidR="00D668C2" w:rsidRPr="002F6184" w:rsidDel="002F6184">
                                        <w:rPr>
                                          <w:i/>
                                        </w:rPr>
                                        <w:delText>Avis</w:delText>
                                      </w:r>
                                      <w:r w:rsidR="00D668C2" w:rsidRPr="002F6184" w:rsidDel="002F6184">
                                        <w:delText>»</w:delText>
                                      </w:r>
                                    </w:del>
                                  </w:p>
                                </w:tc>
                                <w:tc>
                                  <w:tcPr>
                                    <w:tcW w:w="1561" w:type="pct"/>
                                    <w:vAlign w:val="center"/>
                                  </w:tcPr>
                                  <w:p w14:paraId="6C50AADD" w14:textId="6412853F" w:rsidR="00D668C2" w:rsidRPr="002F6184" w:rsidRDefault="00D668C2" w:rsidP="00A52E36">
                                    <w:pPr>
                                      <w:spacing w:line="240" w:lineRule="auto"/>
                                      <w:ind w:left="10"/>
                                      <w:jc w:val="center"/>
                                      <w:rPr>
                                        <w:rFonts w:ascii="Candara" w:hAnsi="Candara"/>
                                        <w:lang w:val="fr-FR"/>
                                        <w:rPrChange w:id="35" w:author="Bertille TAGNE" w:date="2025-12-04T17:00:00Z" w16du:dateUtc="2025-12-04T16:00:00Z">
                                          <w:rPr>
                                            <w:lang w:val="fr-FR"/>
                                          </w:rPr>
                                        </w:rPrChange>
                                      </w:rPr>
                                    </w:pPr>
                                    <w:r w:rsidRPr="00201477">
                                      <w:rPr>
                                        <w:b/>
                                        <w:lang w:val="fr-CM"/>
                                        <w:rPrChange w:id="36" w:author="CDP Groupe 1" w:date="2025-12-05T15:44:00Z" w16du:dateUtc="2025-12-05T14:44:00Z">
                                          <w:rPr>
                                            <w:b/>
                                          </w:rPr>
                                        </w:rPrChange>
                                      </w:rPr>
                                      <w:t>Chef de service du marché</w:t>
                                    </w:r>
                                    <w:del w:id="37" w:author="Bertille TAGNE" w:date="2025-12-04T17:00:00Z" w16du:dateUtc="2025-12-04T16:00:00Z">
                                      <w:r w:rsidRPr="00201477" w:rsidDel="002F6184">
                                        <w:rPr>
                                          <w:b/>
                                          <w:lang w:val="fr-CM"/>
                                          <w:rPrChange w:id="38" w:author="CDP Groupe 1" w:date="2025-12-05T15:44:00Z" w16du:dateUtc="2025-12-05T14:44:00Z">
                                            <w:rPr>
                                              <w:b/>
                                            </w:rPr>
                                          </w:rPrChange>
                                        </w:rPr>
                                        <w:delText xml:space="preserve"> (Intégrateur)</w:delText>
                                      </w:r>
                                    </w:del>
                                    <w:r w:rsidRPr="002F6184">
                                      <w:rPr>
                                        <w:rFonts w:ascii="Candara" w:eastAsia="Candara" w:hAnsi="Candara" w:cs="Candara"/>
                                        <w:b/>
                                        <w:lang w:val="fr-FR"/>
                                      </w:rPr>
                                      <w:t xml:space="preserve"> </w:t>
                                    </w:r>
                                  </w:p>
                                  <w:p w14:paraId="6DB7CCB5" w14:textId="77777777" w:rsidR="00D668C2" w:rsidRPr="002F6184" w:rsidRDefault="00D668C2" w:rsidP="00A52E36">
                                    <w:pPr>
                                      <w:pStyle w:val="TableParagraph"/>
                                      <w:spacing w:before="216"/>
                                      <w:ind w:left="417" w:right="413"/>
                                      <w:jc w:val="center"/>
                                      <w:rPr>
                                        <w:rFonts w:ascii="Candara" w:hAnsi="Candara"/>
                                        <w:b/>
                                        <w:lang w:val="fr-FR"/>
                                        <w:rPrChange w:id="39" w:author="Bertille TAGNE" w:date="2025-12-04T17:00:00Z" w16du:dateUtc="2025-12-04T16:00:00Z">
                                          <w:rPr>
                                            <w:b/>
                                            <w:lang w:val="fr-FR"/>
                                          </w:rPr>
                                        </w:rPrChange>
                                      </w:rPr>
                                    </w:pPr>
                                  </w:p>
                                  <w:p w14:paraId="3F35263A" w14:textId="77777777" w:rsidR="00D668C2" w:rsidRPr="002F6184" w:rsidRDefault="00D668C2" w:rsidP="00A52E36">
                                    <w:pPr>
                                      <w:spacing w:line="240" w:lineRule="auto"/>
                                      <w:ind w:left="6"/>
                                      <w:jc w:val="center"/>
                                      <w:rPr>
                                        <w:rFonts w:ascii="Candara" w:eastAsia="Candara" w:hAnsi="Candara" w:cs="Candara"/>
                                        <w:b/>
                                        <w:lang w:val="fr-FR"/>
                                        <w:rPrChange w:id="40" w:author="Bertille TAGNE" w:date="2025-12-04T17:00:00Z" w16du:dateUtc="2025-12-04T16:00:00Z">
                                          <w:rPr>
                                            <w:rFonts w:eastAsia="Candara" w:cs="Candara"/>
                                            <w:b/>
                                            <w:lang w:val="fr-FR"/>
                                          </w:rPr>
                                        </w:rPrChange>
                                      </w:rPr>
                                    </w:pPr>
                                    <w:r w:rsidRPr="00201477">
                                      <w:rPr>
                                        <w:lang w:val="fr-CM"/>
                                        <w:rPrChange w:id="41" w:author="CDP Groupe 1" w:date="2025-12-05T15:44:00Z" w16du:dateUtc="2025-12-05T14:44:00Z">
                                          <w:rPr/>
                                        </w:rPrChange>
                                      </w:rPr>
                                      <w:t>«</w:t>
                                    </w:r>
                                    <w:r w:rsidRPr="00201477">
                                      <w:rPr>
                                        <w:spacing w:val="-1"/>
                                        <w:lang w:val="fr-CM"/>
                                        <w:rPrChange w:id="42" w:author="CDP Groupe 1" w:date="2025-12-05T15:44:00Z" w16du:dateUtc="2025-12-05T14:44:00Z">
                                          <w:rPr>
                                            <w:spacing w:val="-1"/>
                                          </w:rPr>
                                        </w:rPrChange>
                                      </w:rPr>
                                      <w:t xml:space="preserve"> </w:t>
                                    </w:r>
                                    <w:r w:rsidRPr="00201477">
                                      <w:rPr>
                                        <w:i/>
                                        <w:lang w:val="fr-CM"/>
                                        <w:rPrChange w:id="43" w:author="CDP Groupe 1" w:date="2025-12-05T15:44:00Z" w16du:dateUtc="2025-12-05T14:44:00Z">
                                          <w:rPr>
                                            <w:i/>
                                          </w:rPr>
                                        </w:rPrChange>
                                      </w:rPr>
                                      <w:t>Lu</w:t>
                                    </w:r>
                                    <w:r w:rsidRPr="00201477">
                                      <w:rPr>
                                        <w:i/>
                                        <w:spacing w:val="-2"/>
                                        <w:lang w:val="fr-CM"/>
                                        <w:rPrChange w:id="44" w:author="CDP Groupe 1" w:date="2025-12-05T15:44:00Z" w16du:dateUtc="2025-12-05T14:44:00Z">
                                          <w:rPr>
                                            <w:i/>
                                            <w:spacing w:val="-2"/>
                                          </w:rPr>
                                        </w:rPrChange>
                                      </w:rPr>
                                      <w:t xml:space="preserve"> </w:t>
                                    </w:r>
                                    <w:r w:rsidRPr="00201477">
                                      <w:rPr>
                                        <w:i/>
                                        <w:lang w:val="fr-CM"/>
                                        <w:rPrChange w:id="45" w:author="CDP Groupe 1" w:date="2025-12-05T15:44:00Z" w16du:dateUtc="2025-12-05T14:44:00Z">
                                          <w:rPr>
                                            <w:i/>
                                          </w:rPr>
                                        </w:rPrChange>
                                      </w:rPr>
                                      <w:t>et approuvé.</w:t>
                                    </w:r>
                                    <w:r w:rsidRPr="00201477">
                                      <w:rPr>
                                        <w:i/>
                                        <w:spacing w:val="-1"/>
                                        <w:lang w:val="fr-CM"/>
                                        <w:rPrChange w:id="46" w:author="CDP Groupe 1" w:date="2025-12-05T15:44:00Z" w16du:dateUtc="2025-12-05T14:44:00Z">
                                          <w:rPr>
                                            <w:i/>
                                            <w:spacing w:val="-1"/>
                                          </w:rPr>
                                        </w:rPrChange>
                                      </w:rPr>
                                      <w:t xml:space="preserve"> </w:t>
                                    </w:r>
                                    <w:r w:rsidRPr="002F6184">
                                      <w:rPr>
                                        <w:i/>
                                      </w:rPr>
                                      <w:t>Bon</w:t>
                                    </w:r>
                                    <w:r w:rsidRPr="002F6184">
                                      <w:rPr>
                                        <w:i/>
                                        <w:spacing w:val="-2"/>
                                      </w:rPr>
                                      <w:t xml:space="preserve"> </w:t>
                                    </w:r>
                                    <w:r w:rsidRPr="002F6184">
                                      <w:rPr>
                                        <w:i/>
                                      </w:rPr>
                                      <w:t>pour</w:t>
                                    </w:r>
                                    <w:r w:rsidRPr="002F6184">
                                      <w:rPr>
                                        <w:i/>
                                        <w:spacing w:val="-1"/>
                                      </w:rPr>
                                      <w:t xml:space="preserve"> </w:t>
                                    </w:r>
                                    <w:proofErr w:type="spellStart"/>
                                    <w:r w:rsidRPr="002F6184">
                                      <w:rPr>
                                        <w:i/>
                                      </w:rPr>
                                      <w:t>exécution</w:t>
                                    </w:r>
                                    <w:proofErr w:type="spellEnd"/>
                                    <w:r w:rsidRPr="002F6184">
                                      <w:rPr>
                                        <w:i/>
                                        <w:spacing w:val="1"/>
                                      </w:rPr>
                                      <w:t xml:space="preserve"> </w:t>
                                    </w:r>
                                    <w:r w:rsidRPr="002F6184">
                                      <w:t>»</w:t>
                                    </w:r>
                                  </w:p>
                                </w:tc>
                              </w:tr>
                              <w:tr w:rsidR="00D668C2" w:rsidRPr="002F6184" w14:paraId="71FB6F52" w14:textId="77777777" w:rsidTr="004C1277">
                                <w:trPr>
                                  <w:trHeight w:val="804"/>
                                </w:trPr>
                                <w:tc>
                                  <w:tcPr>
                                    <w:tcW w:w="1840" w:type="pct"/>
                                    <w:tcBorders>
                                      <w:bottom w:val="dashSmallGap" w:sz="4" w:space="0" w:color="000000"/>
                                    </w:tcBorders>
                                    <w:shd w:val="clear" w:color="auto" w:fill="FFFFFF"/>
                                  </w:tcPr>
                                  <w:p w14:paraId="5CEE6CD0" w14:textId="77777777" w:rsidR="00D668C2" w:rsidRPr="002F6184" w:rsidRDefault="00D668C2" w:rsidP="00A52E36">
                                    <w:pPr>
                                      <w:pStyle w:val="TableParagraph"/>
                                      <w:spacing w:before="49"/>
                                      <w:ind w:left="105"/>
                                      <w:rPr>
                                        <w:rFonts w:ascii="Candara" w:hAnsi="Candara"/>
                                        <w:sz w:val="20"/>
                                        <w:lang w:val="fr-FR"/>
                                        <w:rPrChange w:id="47" w:author="Bertille TAGNE" w:date="2025-12-04T17:00:00Z" w16du:dateUtc="2025-12-04T16:00:00Z">
                                          <w:rPr>
                                            <w:sz w:val="20"/>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c>
                                  <w:tcPr>
                                    <w:tcW w:w="1599" w:type="pct"/>
                                    <w:tcBorders>
                                      <w:bottom w:val="dashSmallGap" w:sz="4" w:space="0" w:color="000000"/>
                                    </w:tcBorders>
                                    <w:shd w:val="clear" w:color="auto" w:fill="FFFFFF"/>
                                  </w:tcPr>
                                  <w:p w14:paraId="41D15E79" w14:textId="77777777" w:rsidR="00D668C2" w:rsidRPr="002F6184" w:rsidRDefault="00D668C2" w:rsidP="00A52E36">
                                    <w:pPr>
                                      <w:pStyle w:val="TableParagraph"/>
                                      <w:spacing w:before="49"/>
                                      <w:ind w:left="105"/>
                                      <w:rPr>
                                        <w:rFonts w:ascii="Candara" w:hAnsi="Candara"/>
                                        <w:sz w:val="20"/>
                                        <w:lang w:val="fr-FR"/>
                                        <w:rPrChange w:id="48" w:author="Bertille TAGNE" w:date="2025-12-04T17:00:00Z" w16du:dateUtc="2025-12-04T16:00:00Z">
                                          <w:rPr>
                                            <w:sz w:val="20"/>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c>
                                  <w:tcPr>
                                    <w:tcW w:w="1561" w:type="pct"/>
                                  </w:tcPr>
                                  <w:p w14:paraId="18222BEA" w14:textId="77777777" w:rsidR="00D668C2" w:rsidRPr="002F6184" w:rsidRDefault="00D668C2" w:rsidP="00A52E36">
                                    <w:pPr>
                                      <w:rPr>
                                        <w:rFonts w:ascii="Candara" w:hAnsi="Candara"/>
                                        <w:lang w:val="fr-FR"/>
                                        <w:rPrChange w:id="49" w:author="Bertille TAGNE" w:date="2025-12-04T17:00:00Z" w16du:dateUtc="2025-12-04T16:00:00Z">
                                          <w:rPr>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r>
                              <w:tr w:rsidR="00D668C2" w:rsidRPr="002F6184" w14:paraId="385C573C" w14:textId="77777777" w:rsidTr="004C1277">
                                <w:trPr>
                                  <w:trHeight w:val="406"/>
                                </w:trPr>
                                <w:tc>
                                  <w:tcPr>
                                    <w:tcW w:w="1840" w:type="pct"/>
                                    <w:tcBorders>
                                      <w:top w:val="dashSmallGap" w:sz="4" w:space="0" w:color="000000"/>
                                      <w:bottom w:val="dashSmallGap" w:sz="4" w:space="0" w:color="000000"/>
                                    </w:tcBorders>
                                    <w:shd w:val="clear" w:color="auto" w:fill="FFFFFF"/>
                                  </w:tcPr>
                                  <w:p w14:paraId="55EA8949" w14:textId="77777777" w:rsidR="00D668C2" w:rsidRPr="002F6184" w:rsidRDefault="00D668C2" w:rsidP="00A52E36">
                                    <w:pPr>
                                      <w:pStyle w:val="TableParagraph"/>
                                      <w:spacing w:before="49"/>
                                      <w:ind w:left="105"/>
                                      <w:rPr>
                                        <w:rFonts w:ascii="Candara" w:hAnsi="Candara"/>
                                        <w:sz w:val="16"/>
                                        <w:szCs w:val="16"/>
                                        <w:lang w:val="fr-FR"/>
                                        <w:rPrChange w:id="50"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c>
                                  <w:tcPr>
                                    <w:tcW w:w="1599" w:type="pct"/>
                                    <w:tcBorders>
                                      <w:top w:val="dashSmallGap" w:sz="4" w:space="0" w:color="000000"/>
                                      <w:bottom w:val="dashSmallGap" w:sz="4" w:space="0" w:color="000000"/>
                                    </w:tcBorders>
                                    <w:shd w:val="clear" w:color="auto" w:fill="FFFFFF"/>
                                  </w:tcPr>
                                  <w:p w14:paraId="21A18FF6" w14:textId="77777777" w:rsidR="00D668C2" w:rsidRPr="002F6184" w:rsidRDefault="00D668C2" w:rsidP="00A52E36">
                                    <w:pPr>
                                      <w:pStyle w:val="TableParagraph"/>
                                      <w:spacing w:before="49"/>
                                      <w:ind w:left="105"/>
                                      <w:rPr>
                                        <w:rFonts w:ascii="Candara" w:hAnsi="Candara"/>
                                        <w:sz w:val="16"/>
                                        <w:szCs w:val="16"/>
                                        <w:lang w:val="fr-FR"/>
                                        <w:rPrChange w:id="51"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c>
                                  <w:tcPr>
                                    <w:tcW w:w="1561" w:type="pct"/>
                                  </w:tcPr>
                                  <w:p w14:paraId="4E1C8D0F" w14:textId="77777777" w:rsidR="00D668C2" w:rsidRPr="002F6184" w:rsidRDefault="00D668C2" w:rsidP="00A52E36">
                                    <w:pPr>
                                      <w:pStyle w:val="TableParagraph"/>
                                      <w:spacing w:before="49"/>
                                      <w:ind w:left="105"/>
                                      <w:rPr>
                                        <w:rFonts w:ascii="Candara" w:hAnsi="Candara"/>
                                        <w:sz w:val="16"/>
                                        <w:szCs w:val="16"/>
                                        <w:lang w:val="fr-FR"/>
                                        <w:rPrChange w:id="52"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r>
                              <w:tr w:rsidR="00D668C2" w:rsidRPr="002F6184" w14:paraId="5C86C977" w14:textId="77777777" w:rsidTr="004C1277">
                                <w:trPr>
                                  <w:trHeight w:val="2263"/>
                                </w:trPr>
                                <w:tc>
                                  <w:tcPr>
                                    <w:tcW w:w="1840" w:type="pct"/>
                                    <w:tcBorders>
                                      <w:top w:val="dashSmallGap" w:sz="4" w:space="0" w:color="000000"/>
                                    </w:tcBorders>
                                    <w:shd w:val="clear" w:color="auto" w:fill="FFFFFF"/>
                                  </w:tcPr>
                                  <w:p w14:paraId="498B6A05" w14:textId="77777777" w:rsidR="00D668C2" w:rsidRPr="002F6184" w:rsidRDefault="00D668C2" w:rsidP="00A52E36">
                                    <w:pPr>
                                      <w:pStyle w:val="TableParagraph"/>
                                      <w:spacing w:before="50"/>
                                      <w:ind w:left="105"/>
                                      <w:rPr>
                                        <w:rFonts w:ascii="Candara" w:hAnsi="Candara"/>
                                        <w:sz w:val="16"/>
                                        <w:szCs w:val="16"/>
                                        <w:lang w:val="fr-FR"/>
                                        <w:rPrChange w:id="53"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 xml:space="preserve">cachet : </w:t>
                                    </w:r>
                                  </w:p>
                                </w:tc>
                                <w:tc>
                                  <w:tcPr>
                                    <w:tcW w:w="1599" w:type="pct"/>
                                    <w:tcBorders>
                                      <w:top w:val="dashSmallGap" w:sz="4" w:space="0" w:color="000000"/>
                                    </w:tcBorders>
                                    <w:shd w:val="clear" w:color="auto" w:fill="FFFFFF"/>
                                  </w:tcPr>
                                  <w:p w14:paraId="046F17C3" w14:textId="77777777" w:rsidR="00D668C2" w:rsidRPr="002F6184" w:rsidRDefault="00D668C2" w:rsidP="00A52E36">
                                    <w:pPr>
                                      <w:pStyle w:val="TableParagraph"/>
                                      <w:spacing w:before="50"/>
                                      <w:ind w:left="105"/>
                                      <w:rPr>
                                        <w:rFonts w:ascii="Candara" w:hAnsi="Candara"/>
                                        <w:sz w:val="16"/>
                                        <w:szCs w:val="16"/>
                                        <w:lang w:val="fr-FR"/>
                                        <w:rPrChange w:id="54"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cachet :</w:t>
                                    </w:r>
                                  </w:p>
                                </w:tc>
                                <w:tc>
                                  <w:tcPr>
                                    <w:tcW w:w="1561" w:type="pct"/>
                                  </w:tcPr>
                                  <w:p w14:paraId="34EF546E" w14:textId="77777777" w:rsidR="00D668C2" w:rsidRPr="002F6184" w:rsidRDefault="00D668C2" w:rsidP="00A52E36">
                                    <w:pPr>
                                      <w:pStyle w:val="TableParagraph"/>
                                      <w:spacing w:before="50"/>
                                      <w:ind w:left="105"/>
                                      <w:rPr>
                                        <w:rFonts w:ascii="Candara" w:hAnsi="Candara"/>
                                        <w:sz w:val="16"/>
                                        <w:szCs w:val="16"/>
                                        <w:lang w:val="fr-FR"/>
                                        <w:rPrChange w:id="55"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cachet :</w:t>
                                    </w:r>
                                  </w:p>
                                </w:tc>
                              </w:tr>
                            </w:tbl>
                            <w:p w14:paraId="39EBBB57" w14:textId="77777777" w:rsidR="00D668C2" w:rsidRDefault="00D668C2" w:rsidP="00D668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6339F" id="_x0000_t202" coordsize="21600,21600" o:spt="202" path="m,l,21600r21600,l21600,xe">
                  <v:stroke joinstyle="miter"/>
                  <v:path gradientshapeok="t" o:connecttype="rect"/>
                </v:shapetype>
                <v:shape id="Zone de texte 89" o:spid="_x0000_s1027" type="#_x0000_t202" style="position:absolute;left:0;text-align:left;margin-left:-13.9pt;margin-top:301.85pt;width:526.8pt;height:238.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" fillcolor="window" stroked="f" strokeweight=".5pt">
                  <v:textbox>
                    <w:txbxContent>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64"/>
                          <w:gridCol w:w="3271"/>
                          <w:gridCol w:w="3193"/>
                        </w:tblGrid>
                        <w:tr w:rsidR="00D668C2" w:rsidRPr="002F6184" w14:paraId="75085D41" w14:textId="77777777" w:rsidTr="004C1277">
                          <w:trPr>
                            <w:trHeight w:val="981"/>
                          </w:trPr>
                          <w:tc>
                            <w:tcPr>
                              <w:tcW w:w="1840" w:type="pct"/>
                              <w:shd w:val="clear" w:color="auto" w:fill="FFFFFF"/>
                              <w:vAlign w:val="center"/>
                            </w:tcPr>
                            <w:p w14:paraId="2922663E" w14:textId="77777777" w:rsidR="00D668C2" w:rsidRPr="002F6184" w:rsidRDefault="00D668C2" w:rsidP="00A52E36">
                              <w:pPr>
                                <w:pStyle w:val="TableParagraph"/>
                                <w:spacing w:before="42"/>
                                <w:ind w:left="417" w:right="412"/>
                                <w:jc w:val="center"/>
                                <w:rPr>
                                  <w:rFonts w:ascii="Candara" w:hAnsi="Candara"/>
                                  <w:lang w:val="fr-FR"/>
                                  <w:rPrChange w:id="56" w:author="Bertille TAGNE" w:date="2025-12-04T17:00:00Z" w16du:dateUtc="2025-12-04T16:00:00Z">
                                    <w:rPr>
                                      <w:lang w:val="fr-FR"/>
                                    </w:rPr>
                                  </w:rPrChange>
                                </w:rPr>
                              </w:pPr>
                              <w:r w:rsidRPr="002F6184">
                                <w:rPr>
                                  <w:rFonts w:ascii="Candara" w:hAnsi="Candara"/>
                                  <w:b/>
                                  <w:lang w:val="fr-FR"/>
                                </w:rPr>
                                <w:t>AFREETECH</w:t>
                              </w:r>
                              <w:r w:rsidRPr="002F6184" w:rsidDel="00EA2921">
                                <w:rPr>
                                  <w:b/>
                                </w:rPr>
                                <w:t xml:space="preserve"> </w:t>
                              </w:r>
                            </w:p>
                          </w:tc>
                          <w:tc>
                            <w:tcPr>
                              <w:tcW w:w="1599" w:type="pct"/>
                              <w:shd w:val="clear" w:color="auto" w:fill="FFFFFF"/>
                              <w:vAlign w:val="center"/>
                            </w:tcPr>
                            <w:p w14:paraId="27B919B6" w14:textId="784A3C9A" w:rsidR="00D668C2" w:rsidRPr="002F6184" w:rsidRDefault="00D668C2" w:rsidP="00A52E36">
                              <w:pPr>
                                <w:pStyle w:val="TableParagraph"/>
                                <w:spacing w:before="50" w:line="276" w:lineRule="auto"/>
                                <w:ind w:left="414" w:right="409"/>
                                <w:jc w:val="center"/>
                                <w:rPr>
                                  <w:rFonts w:ascii="Candara" w:hAnsi="Candara"/>
                                  <w:b/>
                                  <w:lang w:val="fr-FR"/>
                                  <w:rPrChange w:id="57" w:author="Bertille TAGNE" w:date="2025-12-04T17:00:00Z" w16du:dateUtc="2025-12-04T16:00:00Z">
                                    <w:rPr>
                                      <w:b/>
                                      <w:lang w:val="fr-FR"/>
                                    </w:rPr>
                                  </w:rPrChange>
                                </w:rPr>
                              </w:pPr>
                              <w:r w:rsidRPr="00201477">
                                <w:rPr>
                                  <w:b/>
                                  <w:lang w:val="fr-CM"/>
                                  <w:rPrChange w:id="58" w:author="CDP Groupe 1" w:date="2025-12-05T15:44:00Z" w16du:dateUtc="2025-12-05T14:44:00Z">
                                    <w:rPr>
                                      <w:b/>
                                    </w:rPr>
                                  </w:rPrChange>
                                </w:rPr>
                                <w:t xml:space="preserve">Ingénieur du marché </w:t>
                              </w:r>
                              <w:del w:id="59" w:author="Bertille TAGNE" w:date="2025-12-04T17:00:00Z" w16du:dateUtc="2025-12-04T16:00:00Z">
                                <w:r w:rsidRPr="00201477" w:rsidDel="00D668C2">
                                  <w:rPr>
                                    <w:b/>
                                    <w:lang w:val="fr-CM"/>
                                    <w:rPrChange w:id="60" w:author="CDP Groupe 1" w:date="2025-12-05T15:44:00Z" w16du:dateUtc="2025-12-05T14:44:00Z">
                                      <w:rPr>
                                        <w:b/>
                                      </w:rPr>
                                    </w:rPrChange>
                                  </w:rPr>
                                  <w:delText>(Intégrateur)</w:delText>
                                </w:r>
                              </w:del>
                            </w:p>
                            <w:p w14:paraId="031C3602" w14:textId="69810FD0" w:rsidR="00D668C2" w:rsidRPr="002F6184" w:rsidRDefault="002F6184" w:rsidP="00A52E36">
                              <w:pPr>
                                <w:pStyle w:val="TableParagraph"/>
                                <w:spacing w:before="44"/>
                                <w:ind w:left="414" w:right="412"/>
                                <w:jc w:val="center"/>
                                <w:rPr>
                                  <w:rFonts w:ascii="Candara" w:hAnsi="Candara"/>
                                  <w:lang w:val="fr-FR"/>
                                  <w:rPrChange w:id="61" w:author="Bertille TAGNE" w:date="2025-12-04T17:00:00Z" w16du:dateUtc="2025-12-04T16:00:00Z">
                                    <w:rPr>
                                      <w:lang w:val="fr-FR"/>
                                    </w:rPr>
                                  </w:rPrChange>
                                </w:rPr>
                              </w:pPr>
                              <w:ins w:id="62" w:author="Bertille TAGNE" w:date="2025-12-04T17:00:00Z" w16du:dateUtc="2025-12-04T16:00:00Z">
                                <w:r w:rsidRPr="00201477">
                                  <w:rPr>
                                    <w:lang w:val="fr-CM"/>
                                    <w:rPrChange w:id="63" w:author="CDP Groupe 1" w:date="2025-12-05T15:44:00Z" w16du:dateUtc="2025-12-05T14:44:00Z">
                                      <w:rPr/>
                                    </w:rPrChange>
                                  </w:rPr>
                                  <w:t>«</w:t>
                                </w:r>
                                <w:r w:rsidRPr="00201477">
                                  <w:rPr>
                                    <w:spacing w:val="-1"/>
                                    <w:lang w:val="fr-CM"/>
                                    <w:rPrChange w:id="64" w:author="CDP Groupe 1" w:date="2025-12-05T15:44:00Z" w16du:dateUtc="2025-12-05T14:44:00Z">
                                      <w:rPr>
                                        <w:spacing w:val="-1"/>
                                      </w:rPr>
                                    </w:rPrChange>
                                  </w:rPr>
                                  <w:t xml:space="preserve"> </w:t>
                                </w:r>
                                <w:r w:rsidRPr="00201477">
                                  <w:rPr>
                                    <w:i/>
                                    <w:lang w:val="fr-CM"/>
                                    <w:rPrChange w:id="65" w:author="CDP Groupe 1" w:date="2025-12-05T15:44:00Z" w16du:dateUtc="2025-12-05T14:44:00Z">
                                      <w:rPr>
                                        <w:i/>
                                      </w:rPr>
                                    </w:rPrChange>
                                  </w:rPr>
                                  <w:t>Lu</w:t>
                                </w:r>
                                <w:r w:rsidRPr="00201477">
                                  <w:rPr>
                                    <w:i/>
                                    <w:spacing w:val="-2"/>
                                    <w:lang w:val="fr-CM"/>
                                    <w:rPrChange w:id="66" w:author="CDP Groupe 1" w:date="2025-12-05T15:44:00Z" w16du:dateUtc="2025-12-05T14:44:00Z">
                                      <w:rPr>
                                        <w:i/>
                                        <w:spacing w:val="-2"/>
                                      </w:rPr>
                                    </w:rPrChange>
                                  </w:rPr>
                                  <w:t xml:space="preserve"> </w:t>
                                </w:r>
                                <w:r w:rsidRPr="00201477">
                                  <w:rPr>
                                    <w:i/>
                                    <w:lang w:val="fr-CM"/>
                                    <w:rPrChange w:id="67" w:author="CDP Groupe 1" w:date="2025-12-05T15:44:00Z" w16du:dateUtc="2025-12-05T14:44:00Z">
                                      <w:rPr>
                                        <w:i/>
                                      </w:rPr>
                                    </w:rPrChange>
                                  </w:rPr>
                                  <w:t>et approuvé.</w:t>
                                </w:r>
                                <w:r w:rsidRPr="00201477">
                                  <w:rPr>
                                    <w:i/>
                                    <w:spacing w:val="-1"/>
                                    <w:lang w:val="fr-CM"/>
                                    <w:rPrChange w:id="68" w:author="CDP Groupe 1" w:date="2025-12-05T15:44:00Z" w16du:dateUtc="2025-12-05T14:44:00Z">
                                      <w:rPr>
                                        <w:i/>
                                        <w:spacing w:val="-1"/>
                                      </w:rPr>
                                    </w:rPrChange>
                                  </w:rPr>
                                  <w:t xml:space="preserve"> </w:t>
                                </w:r>
                                <w:r w:rsidRPr="002F6184">
                                  <w:rPr>
                                    <w:i/>
                                  </w:rPr>
                                  <w:t>Bon</w:t>
                                </w:r>
                                <w:r w:rsidRPr="002F6184">
                                  <w:rPr>
                                    <w:i/>
                                    <w:spacing w:val="-2"/>
                                  </w:rPr>
                                  <w:t xml:space="preserve"> </w:t>
                                </w:r>
                                <w:r w:rsidRPr="002F6184">
                                  <w:rPr>
                                    <w:i/>
                                  </w:rPr>
                                  <w:t>pour</w:t>
                                </w:r>
                                <w:r w:rsidRPr="002F6184">
                                  <w:rPr>
                                    <w:i/>
                                    <w:spacing w:val="-1"/>
                                  </w:rPr>
                                  <w:t xml:space="preserve"> </w:t>
                                </w:r>
                                <w:proofErr w:type="spellStart"/>
                                <w:r w:rsidRPr="002F6184">
                                  <w:rPr>
                                    <w:i/>
                                  </w:rPr>
                                  <w:t>exécution</w:t>
                                </w:r>
                                <w:proofErr w:type="spellEnd"/>
                                <w:r w:rsidRPr="002F6184">
                                  <w:rPr>
                                    <w:i/>
                                    <w:spacing w:val="1"/>
                                  </w:rPr>
                                  <w:t xml:space="preserve"> </w:t>
                                </w:r>
                                <w:r w:rsidRPr="002F6184">
                                  <w:t>»</w:t>
                                </w:r>
                              </w:ins>
                              <w:del w:id="69" w:author="Bertille TAGNE" w:date="2025-12-04T17:00:00Z" w16du:dateUtc="2025-12-04T16:00:00Z">
                                <w:r w:rsidR="00D668C2" w:rsidRPr="002F6184" w:rsidDel="002F6184">
                                  <w:delText>«</w:delText>
                                </w:r>
                                <w:r w:rsidR="00D668C2" w:rsidRPr="002F6184" w:rsidDel="002F6184">
                                  <w:rPr>
                                    <w:spacing w:val="-1"/>
                                  </w:rPr>
                                  <w:delText xml:space="preserve"> </w:delText>
                                </w:r>
                                <w:r w:rsidR="00D668C2" w:rsidRPr="002F6184" w:rsidDel="002F6184">
                                  <w:rPr>
                                    <w:i/>
                                  </w:rPr>
                                  <w:delText>Lu</w:delText>
                                </w:r>
                                <w:r w:rsidR="00D668C2" w:rsidRPr="002F6184" w:rsidDel="002F6184">
                                  <w:rPr>
                                    <w:i/>
                                    <w:spacing w:val="-2"/>
                                  </w:rPr>
                                  <w:delText xml:space="preserve"> </w:delText>
                                </w:r>
                                <w:r w:rsidR="00D668C2" w:rsidRPr="002F6184" w:rsidDel="002F6184">
                                  <w:rPr>
                                    <w:i/>
                                  </w:rPr>
                                  <w:delText>et</w:delText>
                                </w:r>
                                <w:r w:rsidR="00D668C2" w:rsidRPr="002F6184" w:rsidDel="002F6184">
                                  <w:rPr>
                                    <w:i/>
                                    <w:spacing w:val="-1"/>
                                  </w:rPr>
                                  <w:delText xml:space="preserve"> </w:delText>
                                </w:r>
                                <w:r w:rsidR="00D668C2" w:rsidRPr="002F6184" w:rsidDel="002F6184">
                                  <w:rPr>
                                    <w:i/>
                                  </w:rPr>
                                  <w:delText>approuvé.</w:delText>
                                </w:r>
                                <w:r w:rsidR="00D668C2" w:rsidRPr="002F6184" w:rsidDel="002F6184">
                                  <w:rPr>
                                    <w:i/>
                                    <w:spacing w:val="-1"/>
                                  </w:rPr>
                                  <w:delText xml:space="preserve"> </w:delText>
                                </w:r>
                                <w:r w:rsidR="00D668C2" w:rsidRPr="002F6184" w:rsidDel="002F6184">
                                  <w:rPr>
                                    <w:i/>
                                  </w:rPr>
                                  <w:delText>Avis</w:delText>
                                </w:r>
                                <w:r w:rsidR="00D668C2" w:rsidRPr="002F6184" w:rsidDel="002F6184">
                                  <w:delText>»</w:delText>
                                </w:r>
                              </w:del>
                            </w:p>
                          </w:tc>
                          <w:tc>
                            <w:tcPr>
                              <w:tcW w:w="1561" w:type="pct"/>
                              <w:vAlign w:val="center"/>
                            </w:tcPr>
                            <w:p w14:paraId="6C50AADD" w14:textId="6412853F" w:rsidR="00D668C2" w:rsidRPr="002F6184" w:rsidRDefault="00D668C2" w:rsidP="00A52E36">
                              <w:pPr>
                                <w:spacing w:line="240" w:lineRule="auto"/>
                                <w:ind w:left="10"/>
                                <w:jc w:val="center"/>
                                <w:rPr>
                                  <w:rFonts w:ascii="Candara" w:hAnsi="Candara"/>
                                  <w:lang w:val="fr-FR"/>
                                  <w:rPrChange w:id="70" w:author="Bertille TAGNE" w:date="2025-12-04T17:00:00Z" w16du:dateUtc="2025-12-04T16:00:00Z">
                                    <w:rPr>
                                      <w:lang w:val="fr-FR"/>
                                    </w:rPr>
                                  </w:rPrChange>
                                </w:rPr>
                              </w:pPr>
                              <w:r w:rsidRPr="00201477">
                                <w:rPr>
                                  <w:b/>
                                  <w:lang w:val="fr-CM"/>
                                  <w:rPrChange w:id="71" w:author="CDP Groupe 1" w:date="2025-12-05T15:44:00Z" w16du:dateUtc="2025-12-05T14:44:00Z">
                                    <w:rPr>
                                      <w:b/>
                                    </w:rPr>
                                  </w:rPrChange>
                                </w:rPr>
                                <w:t>Chef de service du marché</w:t>
                              </w:r>
                              <w:del w:id="72" w:author="Bertille TAGNE" w:date="2025-12-04T17:00:00Z" w16du:dateUtc="2025-12-04T16:00:00Z">
                                <w:r w:rsidRPr="00201477" w:rsidDel="002F6184">
                                  <w:rPr>
                                    <w:b/>
                                    <w:lang w:val="fr-CM"/>
                                    <w:rPrChange w:id="73" w:author="CDP Groupe 1" w:date="2025-12-05T15:44:00Z" w16du:dateUtc="2025-12-05T14:44:00Z">
                                      <w:rPr>
                                        <w:b/>
                                      </w:rPr>
                                    </w:rPrChange>
                                  </w:rPr>
                                  <w:delText xml:space="preserve"> (Intégrateur)</w:delText>
                                </w:r>
                              </w:del>
                              <w:r w:rsidRPr="002F6184">
                                <w:rPr>
                                  <w:rFonts w:ascii="Candara" w:eastAsia="Candara" w:hAnsi="Candara" w:cs="Candara"/>
                                  <w:b/>
                                  <w:lang w:val="fr-FR"/>
                                </w:rPr>
                                <w:t xml:space="preserve"> </w:t>
                              </w:r>
                            </w:p>
                            <w:p w14:paraId="6DB7CCB5" w14:textId="77777777" w:rsidR="00D668C2" w:rsidRPr="002F6184" w:rsidRDefault="00D668C2" w:rsidP="00A52E36">
                              <w:pPr>
                                <w:pStyle w:val="TableParagraph"/>
                                <w:spacing w:before="216"/>
                                <w:ind w:left="417" w:right="413"/>
                                <w:jc w:val="center"/>
                                <w:rPr>
                                  <w:rFonts w:ascii="Candara" w:hAnsi="Candara"/>
                                  <w:b/>
                                  <w:lang w:val="fr-FR"/>
                                  <w:rPrChange w:id="74" w:author="Bertille TAGNE" w:date="2025-12-04T17:00:00Z" w16du:dateUtc="2025-12-04T16:00:00Z">
                                    <w:rPr>
                                      <w:b/>
                                      <w:lang w:val="fr-FR"/>
                                    </w:rPr>
                                  </w:rPrChange>
                                </w:rPr>
                              </w:pPr>
                            </w:p>
                            <w:p w14:paraId="3F35263A" w14:textId="77777777" w:rsidR="00D668C2" w:rsidRPr="002F6184" w:rsidRDefault="00D668C2" w:rsidP="00A52E36">
                              <w:pPr>
                                <w:spacing w:line="240" w:lineRule="auto"/>
                                <w:ind w:left="6"/>
                                <w:jc w:val="center"/>
                                <w:rPr>
                                  <w:rFonts w:ascii="Candara" w:eastAsia="Candara" w:hAnsi="Candara" w:cs="Candara"/>
                                  <w:b/>
                                  <w:lang w:val="fr-FR"/>
                                  <w:rPrChange w:id="75" w:author="Bertille TAGNE" w:date="2025-12-04T17:00:00Z" w16du:dateUtc="2025-12-04T16:00:00Z">
                                    <w:rPr>
                                      <w:rFonts w:eastAsia="Candara" w:cs="Candara"/>
                                      <w:b/>
                                      <w:lang w:val="fr-FR"/>
                                    </w:rPr>
                                  </w:rPrChange>
                                </w:rPr>
                              </w:pPr>
                              <w:r w:rsidRPr="00201477">
                                <w:rPr>
                                  <w:lang w:val="fr-CM"/>
                                  <w:rPrChange w:id="76" w:author="CDP Groupe 1" w:date="2025-12-05T15:44:00Z" w16du:dateUtc="2025-12-05T14:44:00Z">
                                    <w:rPr/>
                                  </w:rPrChange>
                                </w:rPr>
                                <w:t>«</w:t>
                              </w:r>
                              <w:r w:rsidRPr="00201477">
                                <w:rPr>
                                  <w:spacing w:val="-1"/>
                                  <w:lang w:val="fr-CM"/>
                                  <w:rPrChange w:id="77" w:author="CDP Groupe 1" w:date="2025-12-05T15:44:00Z" w16du:dateUtc="2025-12-05T14:44:00Z">
                                    <w:rPr>
                                      <w:spacing w:val="-1"/>
                                    </w:rPr>
                                  </w:rPrChange>
                                </w:rPr>
                                <w:t xml:space="preserve"> </w:t>
                              </w:r>
                              <w:r w:rsidRPr="00201477">
                                <w:rPr>
                                  <w:i/>
                                  <w:lang w:val="fr-CM"/>
                                  <w:rPrChange w:id="78" w:author="CDP Groupe 1" w:date="2025-12-05T15:44:00Z" w16du:dateUtc="2025-12-05T14:44:00Z">
                                    <w:rPr>
                                      <w:i/>
                                    </w:rPr>
                                  </w:rPrChange>
                                </w:rPr>
                                <w:t>Lu</w:t>
                              </w:r>
                              <w:r w:rsidRPr="00201477">
                                <w:rPr>
                                  <w:i/>
                                  <w:spacing w:val="-2"/>
                                  <w:lang w:val="fr-CM"/>
                                  <w:rPrChange w:id="79" w:author="CDP Groupe 1" w:date="2025-12-05T15:44:00Z" w16du:dateUtc="2025-12-05T14:44:00Z">
                                    <w:rPr>
                                      <w:i/>
                                      <w:spacing w:val="-2"/>
                                    </w:rPr>
                                  </w:rPrChange>
                                </w:rPr>
                                <w:t xml:space="preserve"> </w:t>
                              </w:r>
                              <w:r w:rsidRPr="00201477">
                                <w:rPr>
                                  <w:i/>
                                  <w:lang w:val="fr-CM"/>
                                  <w:rPrChange w:id="80" w:author="CDP Groupe 1" w:date="2025-12-05T15:44:00Z" w16du:dateUtc="2025-12-05T14:44:00Z">
                                    <w:rPr>
                                      <w:i/>
                                    </w:rPr>
                                  </w:rPrChange>
                                </w:rPr>
                                <w:t>et approuvé.</w:t>
                              </w:r>
                              <w:r w:rsidRPr="00201477">
                                <w:rPr>
                                  <w:i/>
                                  <w:spacing w:val="-1"/>
                                  <w:lang w:val="fr-CM"/>
                                  <w:rPrChange w:id="81" w:author="CDP Groupe 1" w:date="2025-12-05T15:44:00Z" w16du:dateUtc="2025-12-05T14:44:00Z">
                                    <w:rPr>
                                      <w:i/>
                                      <w:spacing w:val="-1"/>
                                    </w:rPr>
                                  </w:rPrChange>
                                </w:rPr>
                                <w:t xml:space="preserve"> </w:t>
                              </w:r>
                              <w:r w:rsidRPr="002F6184">
                                <w:rPr>
                                  <w:i/>
                                </w:rPr>
                                <w:t>Bon</w:t>
                              </w:r>
                              <w:r w:rsidRPr="002F6184">
                                <w:rPr>
                                  <w:i/>
                                  <w:spacing w:val="-2"/>
                                </w:rPr>
                                <w:t xml:space="preserve"> </w:t>
                              </w:r>
                              <w:r w:rsidRPr="002F6184">
                                <w:rPr>
                                  <w:i/>
                                </w:rPr>
                                <w:t>pour</w:t>
                              </w:r>
                              <w:r w:rsidRPr="002F6184">
                                <w:rPr>
                                  <w:i/>
                                  <w:spacing w:val="-1"/>
                                </w:rPr>
                                <w:t xml:space="preserve"> </w:t>
                              </w:r>
                              <w:proofErr w:type="spellStart"/>
                              <w:r w:rsidRPr="002F6184">
                                <w:rPr>
                                  <w:i/>
                                </w:rPr>
                                <w:t>exécution</w:t>
                              </w:r>
                              <w:proofErr w:type="spellEnd"/>
                              <w:r w:rsidRPr="002F6184">
                                <w:rPr>
                                  <w:i/>
                                  <w:spacing w:val="1"/>
                                </w:rPr>
                                <w:t xml:space="preserve"> </w:t>
                              </w:r>
                              <w:r w:rsidRPr="002F6184">
                                <w:t>»</w:t>
                              </w:r>
                            </w:p>
                          </w:tc>
                        </w:tr>
                        <w:tr w:rsidR="00D668C2" w:rsidRPr="002F6184" w14:paraId="71FB6F52" w14:textId="77777777" w:rsidTr="004C1277">
                          <w:trPr>
                            <w:trHeight w:val="804"/>
                          </w:trPr>
                          <w:tc>
                            <w:tcPr>
                              <w:tcW w:w="1840" w:type="pct"/>
                              <w:tcBorders>
                                <w:bottom w:val="dashSmallGap" w:sz="4" w:space="0" w:color="000000"/>
                              </w:tcBorders>
                              <w:shd w:val="clear" w:color="auto" w:fill="FFFFFF"/>
                            </w:tcPr>
                            <w:p w14:paraId="5CEE6CD0" w14:textId="77777777" w:rsidR="00D668C2" w:rsidRPr="002F6184" w:rsidRDefault="00D668C2" w:rsidP="00A52E36">
                              <w:pPr>
                                <w:pStyle w:val="TableParagraph"/>
                                <w:spacing w:before="49"/>
                                <w:ind w:left="105"/>
                                <w:rPr>
                                  <w:rFonts w:ascii="Candara" w:hAnsi="Candara"/>
                                  <w:sz w:val="20"/>
                                  <w:lang w:val="fr-FR"/>
                                  <w:rPrChange w:id="82" w:author="Bertille TAGNE" w:date="2025-12-04T17:00:00Z" w16du:dateUtc="2025-12-04T16:00:00Z">
                                    <w:rPr>
                                      <w:sz w:val="20"/>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c>
                            <w:tcPr>
                              <w:tcW w:w="1599" w:type="pct"/>
                              <w:tcBorders>
                                <w:bottom w:val="dashSmallGap" w:sz="4" w:space="0" w:color="000000"/>
                              </w:tcBorders>
                              <w:shd w:val="clear" w:color="auto" w:fill="FFFFFF"/>
                            </w:tcPr>
                            <w:p w14:paraId="41D15E79" w14:textId="77777777" w:rsidR="00D668C2" w:rsidRPr="002F6184" w:rsidRDefault="00D668C2" w:rsidP="00A52E36">
                              <w:pPr>
                                <w:pStyle w:val="TableParagraph"/>
                                <w:spacing w:before="49"/>
                                <w:ind w:left="105"/>
                                <w:rPr>
                                  <w:rFonts w:ascii="Candara" w:hAnsi="Candara"/>
                                  <w:sz w:val="20"/>
                                  <w:lang w:val="fr-FR"/>
                                  <w:rPrChange w:id="83" w:author="Bertille TAGNE" w:date="2025-12-04T17:00:00Z" w16du:dateUtc="2025-12-04T16:00:00Z">
                                    <w:rPr>
                                      <w:sz w:val="20"/>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c>
                            <w:tcPr>
                              <w:tcW w:w="1561" w:type="pct"/>
                            </w:tcPr>
                            <w:p w14:paraId="18222BEA" w14:textId="77777777" w:rsidR="00D668C2" w:rsidRPr="002F6184" w:rsidRDefault="00D668C2" w:rsidP="00A52E36">
                              <w:pPr>
                                <w:rPr>
                                  <w:rFonts w:ascii="Candara" w:hAnsi="Candara"/>
                                  <w:lang w:val="fr-FR"/>
                                  <w:rPrChange w:id="84" w:author="Bertille TAGNE" w:date="2025-12-04T17:00:00Z" w16du:dateUtc="2025-12-04T16:00:00Z">
                                    <w:rPr>
                                      <w:lang w:val="fr-FR"/>
                                    </w:rPr>
                                  </w:rPrChange>
                                </w:rPr>
                              </w:pPr>
                              <w:r w:rsidRPr="002F6184">
                                <w:rPr>
                                  <w:sz w:val="20"/>
                                </w:rPr>
                                <w:t>Nom</w:t>
                              </w:r>
                              <w:r w:rsidRPr="002F6184">
                                <w:rPr>
                                  <w:spacing w:val="-3"/>
                                  <w:sz w:val="20"/>
                                </w:rPr>
                                <w:t xml:space="preserve"> </w:t>
                              </w:r>
                              <w:r w:rsidRPr="002F6184">
                                <w:rPr>
                                  <w:sz w:val="20"/>
                                </w:rPr>
                                <w:t>et</w:t>
                              </w:r>
                              <w:r w:rsidRPr="002F6184">
                                <w:rPr>
                                  <w:spacing w:val="-3"/>
                                  <w:sz w:val="20"/>
                                </w:rPr>
                                <w:t xml:space="preserve"> </w:t>
                              </w:r>
                              <w:r w:rsidRPr="002F6184">
                                <w:rPr>
                                  <w:sz w:val="20"/>
                                </w:rPr>
                                <w:t>prénom</w:t>
                              </w:r>
                              <w:r w:rsidRPr="002F6184">
                                <w:rPr>
                                  <w:spacing w:val="-2"/>
                                  <w:sz w:val="20"/>
                                </w:rPr>
                                <w:t xml:space="preserve"> </w:t>
                              </w:r>
                              <w:r w:rsidRPr="002F6184">
                                <w:rPr>
                                  <w:sz w:val="20"/>
                                </w:rPr>
                                <w:t xml:space="preserve">: </w:t>
                              </w:r>
                            </w:p>
                          </w:tc>
                        </w:tr>
                        <w:tr w:rsidR="00D668C2" w:rsidRPr="002F6184" w14:paraId="385C573C" w14:textId="77777777" w:rsidTr="004C1277">
                          <w:trPr>
                            <w:trHeight w:val="406"/>
                          </w:trPr>
                          <w:tc>
                            <w:tcPr>
                              <w:tcW w:w="1840" w:type="pct"/>
                              <w:tcBorders>
                                <w:top w:val="dashSmallGap" w:sz="4" w:space="0" w:color="000000"/>
                                <w:bottom w:val="dashSmallGap" w:sz="4" w:space="0" w:color="000000"/>
                              </w:tcBorders>
                              <w:shd w:val="clear" w:color="auto" w:fill="FFFFFF"/>
                            </w:tcPr>
                            <w:p w14:paraId="55EA8949" w14:textId="77777777" w:rsidR="00D668C2" w:rsidRPr="002F6184" w:rsidRDefault="00D668C2" w:rsidP="00A52E36">
                              <w:pPr>
                                <w:pStyle w:val="TableParagraph"/>
                                <w:spacing w:before="49"/>
                                <w:ind w:left="105"/>
                                <w:rPr>
                                  <w:rFonts w:ascii="Candara" w:hAnsi="Candara"/>
                                  <w:sz w:val="16"/>
                                  <w:szCs w:val="16"/>
                                  <w:lang w:val="fr-FR"/>
                                  <w:rPrChange w:id="85"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c>
                            <w:tcPr>
                              <w:tcW w:w="1599" w:type="pct"/>
                              <w:tcBorders>
                                <w:top w:val="dashSmallGap" w:sz="4" w:space="0" w:color="000000"/>
                                <w:bottom w:val="dashSmallGap" w:sz="4" w:space="0" w:color="000000"/>
                              </w:tcBorders>
                              <w:shd w:val="clear" w:color="auto" w:fill="FFFFFF"/>
                            </w:tcPr>
                            <w:p w14:paraId="21A18FF6" w14:textId="77777777" w:rsidR="00D668C2" w:rsidRPr="002F6184" w:rsidRDefault="00D668C2" w:rsidP="00A52E36">
                              <w:pPr>
                                <w:pStyle w:val="TableParagraph"/>
                                <w:spacing w:before="49"/>
                                <w:ind w:left="105"/>
                                <w:rPr>
                                  <w:rFonts w:ascii="Candara" w:hAnsi="Candara"/>
                                  <w:sz w:val="16"/>
                                  <w:szCs w:val="16"/>
                                  <w:lang w:val="fr-FR"/>
                                  <w:rPrChange w:id="86"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c>
                            <w:tcPr>
                              <w:tcW w:w="1561" w:type="pct"/>
                            </w:tcPr>
                            <w:p w14:paraId="4E1C8D0F" w14:textId="77777777" w:rsidR="00D668C2" w:rsidRPr="002F6184" w:rsidRDefault="00D668C2" w:rsidP="00A52E36">
                              <w:pPr>
                                <w:pStyle w:val="TableParagraph"/>
                                <w:spacing w:before="49"/>
                                <w:ind w:left="105"/>
                                <w:rPr>
                                  <w:rFonts w:ascii="Candara" w:hAnsi="Candara"/>
                                  <w:sz w:val="16"/>
                                  <w:szCs w:val="16"/>
                                  <w:lang w:val="fr-FR"/>
                                  <w:rPrChange w:id="87" w:author="Bertille TAGNE" w:date="2025-12-04T17:00:00Z" w16du:dateUtc="2025-12-04T16:00:00Z">
                                    <w:rPr>
                                      <w:sz w:val="16"/>
                                      <w:szCs w:val="16"/>
                                      <w:lang w:val="fr-FR"/>
                                    </w:rPr>
                                  </w:rPrChange>
                                </w:rPr>
                              </w:pPr>
                              <w:r w:rsidRPr="002F6184">
                                <w:rPr>
                                  <w:sz w:val="16"/>
                                  <w:szCs w:val="16"/>
                                </w:rPr>
                                <w:t>Le</w:t>
                              </w:r>
                              <w:r w:rsidRPr="002F6184">
                                <w:rPr>
                                  <w:spacing w:val="-1"/>
                                  <w:sz w:val="16"/>
                                  <w:szCs w:val="16"/>
                                </w:rPr>
                                <w:t xml:space="preserve"> :</w:t>
                              </w:r>
                            </w:p>
                          </w:tc>
                        </w:tr>
                        <w:tr w:rsidR="00D668C2" w:rsidRPr="002F6184" w14:paraId="5C86C977" w14:textId="77777777" w:rsidTr="004C1277">
                          <w:trPr>
                            <w:trHeight w:val="2263"/>
                          </w:trPr>
                          <w:tc>
                            <w:tcPr>
                              <w:tcW w:w="1840" w:type="pct"/>
                              <w:tcBorders>
                                <w:top w:val="dashSmallGap" w:sz="4" w:space="0" w:color="000000"/>
                              </w:tcBorders>
                              <w:shd w:val="clear" w:color="auto" w:fill="FFFFFF"/>
                            </w:tcPr>
                            <w:p w14:paraId="498B6A05" w14:textId="77777777" w:rsidR="00D668C2" w:rsidRPr="002F6184" w:rsidRDefault="00D668C2" w:rsidP="00A52E36">
                              <w:pPr>
                                <w:pStyle w:val="TableParagraph"/>
                                <w:spacing w:before="50"/>
                                <w:ind w:left="105"/>
                                <w:rPr>
                                  <w:rFonts w:ascii="Candara" w:hAnsi="Candara"/>
                                  <w:sz w:val="16"/>
                                  <w:szCs w:val="16"/>
                                  <w:lang w:val="fr-FR"/>
                                  <w:rPrChange w:id="88"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 xml:space="preserve">cachet : </w:t>
                              </w:r>
                            </w:p>
                          </w:tc>
                          <w:tc>
                            <w:tcPr>
                              <w:tcW w:w="1599" w:type="pct"/>
                              <w:tcBorders>
                                <w:top w:val="dashSmallGap" w:sz="4" w:space="0" w:color="000000"/>
                              </w:tcBorders>
                              <w:shd w:val="clear" w:color="auto" w:fill="FFFFFF"/>
                            </w:tcPr>
                            <w:p w14:paraId="046F17C3" w14:textId="77777777" w:rsidR="00D668C2" w:rsidRPr="002F6184" w:rsidRDefault="00D668C2" w:rsidP="00A52E36">
                              <w:pPr>
                                <w:pStyle w:val="TableParagraph"/>
                                <w:spacing w:before="50"/>
                                <w:ind w:left="105"/>
                                <w:rPr>
                                  <w:rFonts w:ascii="Candara" w:hAnsi="Candara"/>
                                  <w:sz w:val="16"/>
                                  <w:szCs w:val="16"/>
                                  <w:lang w:val="fr-FR"/>
                                  <w:rPrChange w:id="89"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cachet :</w:t>
                              </w:r>
                            </w:p>
                          </w:tc>
                          <w:tc>
                            <w:tcPr>
                              <w:tcW w:w="1561" w:type="pct"/>
                            </w:tcPr>
                            <w:p w14:paraId="34EF546E" w14:textId="77777777" w:rsidR="00D668C2" w:rsidRPr="002F6184" w:rsidRDefault="00D668C2" w:rsidP="00A52E36">
                              <w:pPr>
                                <w:pStyle w:val="TableParagraph"/>
                                <w:spacing w:before="50"/>
                                <w:ind w:left="105"/>
                                <w:rPr>
                                  <w:rFonts w:ascii="Candara" w:hAnsi="Candara"/>
                                  <w:sz w:val="16"/>
                                  <w:szCs w:val="16"/>
                                  <w:lang w:val="fr-FR"/>
                                  <w:rPrChange w:id="90" w:author="Bertille TAGNE" w:date="2025-12-04T17:00:00Z" w16du:dateUtc="2025-12-04T16:00:00Z">
                                    <w:rPr>
                                      <w:sz w:val="16"/>
                                      <w:szCs w:val="16"/>
                                      <w:lang w:val="fr-FR"/>
                                    </w:rPr>
                                  </w:rPrChange>
                                </w:rPr>
                              </w:pPr>
                              <w:r w:rsidRPr="002F6184">
                                <w:rPr>
                                  <w:sz w:val="16"/>
                                  <w:szCs w:val="16"/>
                                </w:rPr>
                                <w:t>Mention,</w:t>
                              </w:r>
                              <w:r w:rsidRPr="002F6184">
                                <w:rPr>
                                  <w:spacing w:val="-3"/>
                                  <w:sz w:val="16"/>
                                  <w:szCs w:val="16"/>
                                </w:rPr>
                                <w:t xml:space="preserve"> </w:t>
                              </w:r>
                              <w:r w:rsidRPr="002F6184">
                                <w:rPr>
                                  <w:sz w:val="16"/>
                                  <w:szCs w:val="16"/>
                                </w:rPr>
                                <w:t>signature</w:t>
                              </w:r>
                              <w:r w:rsidRPr="002F6184">
                                <w:rPr>
                                  <w:spacing w:val="-2"/>
                                  <w:sz w:val="16"/>
                                  <w:szCs w:val="16"/>
                                </w:rPr>
                                <w:t xml:space="preserve"> </w:t>
                              </w:r>
                              <w:r w:rsidRPr="002F6184">
                                <w:rPr>
                                  <w:sz w:val="16"/>
                                  <w:szCs w:val="16"/>
                                </w:rPr>
                                <w:t>et</w:t>
                              </w:r>
                              <w:r w:rsidRPr="002F6184">
                                <w:rPr>
                                  <w:spacing w:val="-3"/>
                                  <w:sz w:val="16"/>
                                  <w:szCs w:val="16"/>
                                </w:rPr>
                                <w:t xml:space="preserve"> </w:t>
                              </w:r>
                              <w:r w:rsidRPr="002F6184">
                                <w:rPr>
                                  <w:sz w:val="16"/>
                                  <w:szCs w:val="16"/>
                                </w:rPr>
                                <w:t>cachet :</w:t>
                              </w:r>
                            </w:p>
                          </w:tc>
                        </w:tr>
                      </w:tbl>
                      <w:p w14:paraId="39EBBB57" w14:textId="77777777" w:rsidR="00D668C2" w:rsidRDefault="00D668C2" w:rsidP="00D668C2"/>
                    </w:txbxContent>
                  </v:textbox>
                  <w10:wrap anchorx="margin"/>
                </v:shape>
              </w:pict>
            </mc:Fallback>
          </mc:AlternateContent>
        </w:r>
      </w:ins>
      <w:r w:rsidR="00E40E7A">
        <w:rPr>
          <w:noProof/>
          <w:lang w:eastAsia="fr-FR"/>
        </w:rPr>
        <w:t xml:space="preserve">                                                                                    </w:t>
      </w:r>
      <w:del w:id="91" w:author="Bertille TAGNE" w:date="2025-12-04T16:28:00Z" w16du:dateUtc="2025-12-04T15:28:00Z">
        <w:r w:rsidR="00E40E7A" w:rsidRPr="00D60793" w:rsidDel="008452C2">
          <w:rPr>
            <w:noProof/>
            <w:lang w:eastAsia="fr-FR"/>
          </w:rPr>
          <w:drawing>
            <wp:inline distT="0" distB="0" distL="0" distR="0" wp14:anchorId="3982E366" wp14:editId="04B8E247">
              <wp:extent cx="923925" cy="923925"/>
              <wp:effectExtent l="0" t="0" r="9525" b="9525"/>
              <wp:docPr id="4" name="Image 4"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del>
      <w:r w:rsidR="00C17EA0">
        <w:rPr>
          <w:noProof/>
          <w:lang w:eastAsia="fr-FR"/>
        </w:rPr>
        <w:drawing>
          <wp:anchor distT="0" distB="0" distL="114300" distR="114300" simplePos="0" relativeHeight="251668480" behindDoc="0" locked="0" layoutInCell="1" allowOverlap="1" wp14:anchorId="470580EA" wp14:editId="21E72667">
            <wp:simplePos x="0" y="0"/>
            <wp:positionH relativeFrom="column">
              <wp:posOffset>-497205</wp:posOffset>
            </wp:positionH>
            <wp:positionV relativeFrom="paragraph">
              <wp:posOffset>6951345</wp:posOffset>
            </wp:positionV>
            <wp:extent cx="1602513" cy="723715"/>
            <wp:effectExtent l="0" t="0" r="0" b="63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certification_aft.png"/>
                    <pic:cNvPicPr/>
                  </pic:nvPicPr>
                  <pic:blipFill>
                    <a:blip r:embed="rId14">
                      <a:extLst>
                        <a:ext uri="{28A0092B-C50C-407E-A947-70E740481C1C}">
                          <a14:useLocalDpi xmlns:a14="http://schemas.microsoft.com/office/drawing/2010/main" val="0"/>
                        </a:ext>
                      </a:extLst>
                    </a:blip>
                    <a:stretch>
                      <a:fillRect/>
                    </a:stretch>
                  </pic:blipFill>
                  <pic:spPr>
                    <a:xfrm>
                      <a:off x="0" y="0"/>
                      <a:ext cx="1602513" cy="723715"/>
                    </a:xfrm>
                    <a:prstGeom prst="rect">
                      <a:avLst/>
                    </a:prstGeom>
                  </pic:spPr>
                </pic:pic>
              </a:graphicData>
            </a:graphic>
            <wp14:sizeRelH relativeFrom="margin">
              <wp14:pctWidth>0</wp14:pctWidth>
            </wp14:sizeRelH>
            <wp14:sizeRelV relativeFrom="margin">
              <wp14:pctHeight>0</wp14:pctHeight>
            </wp14:sizeRelV>
          </wp:anchor>
        </w:drawing>
      </w:r>
      <w:r w:rsidR="004B1FCB">
        <w:rPr>
          <w:noProof/>
          <w:lang w:eastAsia="fr-FR"/>
        </w:rPr>
        <mc:AlternateContent>
          <mc:Choice Requires="wpg">
            <w:drawing>
              <wp:anchor distT="0" distB="0" distL="114300" distR="114300" simplePos="0" relativeHeight="251661312" behindDoc="1" locked="0" layoutInCell="1" allowOverlap="1" wp14:anchorId="15F04EA3" wp14:editId="0FDEAE8B">
                <wp:simplePos x="0" y="0"/>
                <wp:positionH relativeFrom="page">
                  <wp:posOffset>-104775</wp:posOffset>
                </wp:positionH>
                <wp:positionV relativeFrom="page">
                  <wp:posOffset>8248650</wp:posOffset>
                </wp:positionV>
                <wp:extent cx="8391525" cy="2560955"/>
                <wp:effectExtent l="0" t="0" r="9525" b="0"/>
                <wp:wrapNone/>
                <wp:docPr id="2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1525" cy="2560955"/>
                          <a:chOff x="-398" y="21044"/>
                          <a:chExt cx="13215" cy="4033"/>
                        </a:xfrm>
                      </wpg:grpSpPr>
                      <wps:wsp>
                        <wps:cNvPr id="26" name="Rectangle 26"/>
                        <wps:cNvSpPr>
                          <a:spLocks noChangeArrowheads="1"/>
                        </wps:cNvSpPr>
                        <wps:spPr bwMode="auto">
                          <a:xfrm>
                            <a:off x="-263" y="21669"/>
                            <a:ext cx="11910" cy="3228"/>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9"/>
                        <wps:cNvSpPr>
                          <a:spLocks noChangeArrowheads="1"/>
                        </wps:cNvSpPr>
                        <wps:spPr bwMode="auto">
                          <a:xfrm>
                            <a:off x="-263" y="21044"/>
                            <a:ext cx="3160" cy="1814"/>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Text Box 8"/>
                        <wps:cNvSpPr txBox="1">
                          <a:spLocks noChangeArrowheads="1"/>
                        </wps:cNvSpPr>
                        <wps:spPr bwMode="auto">
                          <a:xfrm>
                            <a:off x="-398" y="22484"/>
                            <a:ext cx="13215" cy="2593"/>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17389" w14:textId="08B831A0" w:rsidR="00FB5C45" w:rsidRPr="00020D9A" w:rsidRDefault="00FB5C45" w:rsidP="003D4656">
                              <w:pPr>
                                <w:spacing w:before="61"/>
                                <w:ind w:left="4036" w:right="3502"/>
                                <w:jc w:val="center"/>
                                <w:rPr>
                                  <w:b/>
                                  <w:sz w:val="31"/>
                                </w:rPr>
                              </w:pPr>
                              <w:del w:id="92" w:author="Bertille TAGNE" w:date="2025-12-04T16:24:00Z" w16du:dateUtc="2025-12-04T15:24:00Z">
                                <w:r w:rsidDel="0070005B">
                                  <w:rPr>
                                    <w:b/>
                                    <w:color w:val="F4F4F4"/>
                                    <w:spacing w:val="18"/>
                                    <w:w w:val="105"/>
                                    <w:sz w:val="31"/>
                                  </w:rPr>
                                  <w:delText>INFORMATION SUPPLEMENTAIRE (Phase du projet)</w:delText>
                                </w:r>
                              </w:del>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04EA3" id="Group 7" o:spid="_x0000_s1028" style="position:absolute;left:0;text-align:left;margin-left:-8.25pt;margin-top:649.5pt;width:660.75pt;height:201.65pt;z-index:-251655168;mso-position-horizontal-relative:page;mso-position-vertical-relative:page" coordorigin="-398,21044" coordsize="13215,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">
                <v:rect id="Rectangle 26" o:spid="_x0000_s1029" style="position:absolute;left:-263;top:21669;width:11910;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" fillcolor="#4a8bff" stroked="f"/>
                <v:rect id="Rectangle 9" o:spid="_x0000_s1030" style="position:absolute;left:-263;top:21044;width:316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" fillcolor="#003ca2" stroked="f"/>
                <v:shape id="Text Box 8" o:spid="_x0000_s1031" type="#_x0000_t202" style="position:absolute;left:-398;top:22484;width:13215;height: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" fillcolor="#4a8bff" stroked="f">
                  <v:textbox inset="0,0,0,0">
                    <w:txbxContent>
                      <w:p w14:paraId="53E17389" w14:textId="08B831A0" w:rsidR="00FB5C45" w:rsidRPr="00020D9A" w:rsidRDefault="00FB5C45" w:rsidP="003D4656">
                        <w:pPr>
                          <w:spacing w:before="61"/>
                          <w:ind w:left="4036" w:right="3502"/>
                          <w:jc w:val="center"/>
                          <w:rPr>
                            <w:b/>
                            <w:sz w:val="31"/>
                          </w:rPr>
                        </w:pPr>
                        <w:del w:id="95" w:author="Bertille TAGNE" w:date="2025-12-04T16:24:00Z" w16du:dateUtc="2025-12-04T15:24:00Z">
                          <w:r w:rsidDel="0070005B">
                            <w:rPr>
                              <w:b/>
                              <w:color w:val="F4F4F4"/>
                              <w:spacing w:val="18"/>
                              <w:w w:val="105"/>
                              <w:sz w:val="31"/>
                            </w:rPr>
                            <w:delText>INFORMATION SUPPLEMENTAIRE (Phase du projet)</w:delText>
                          </w:r>
                        </w:del>
                      </w:p>
                    </w:txbxContent>
                  </v:textbox>
                </v:shape>
                <w10:wrap anchorx="page" anchory="page"/>
              </v:group>
            </w:pict>
          </mc:Fallback>
        </mc:AlternateContent>
      </w:r>
      <w:r w:rsidR="009E5F65" w:rsidRPr="009E5F65">
        <w:br w:type="page"/>
      </w:r>
    </w:p>
    <w:p w14:paraId="4970F9D9" w14:textId="77777777" w:rsidR="00187FF3" w:rsidRDefault="001325D6" w:rsidP="000E20D4">
      <w:pPr>
        <w:pStyle w:val="En-ttedetabledesmatires"/>
        <w:rPr>
          <w:rFonts w:cs="Courier New"/>
        </w:rPr>
      </w:pPr>
      <w:r w:rsidRPr="002A55BD">
        <w:rPr>
          <w:rFonts w:cs="Courier New"/>
        </w:rPr>
        <w:lastRenderedPageBreak/>
        <w:t>Suivi et références</w:t>
      </w:r>
    </w:p>
    <w:tbl>
      <w:tblPr>
        <w:tblStyle w:val="TableauGrille5Fonc-Accentuation5"/>
        <w:tblW w:w="5000" w:type="pct"/>
        <w:tblLook w:val="04A0" w:firstRow="1" w:lastRow="0" w:firstColumn="1" w:lastColumn="0" w:noHBand="0" w:noVBand="1"/>
      </w:tblPr>
      <w:tblGrid>
        <w:gridCol w:w="1638"/>
        <w:gridCol w:w="4436"/>
        <w:gridCol w:w="1395"/>
        <w:gridCol w:w="2612"/>
      </w:tblGrid>
      <w:tr w:rsidR="004B1FCB" w14:paraId="61E40557" w14:textId="77777777" w:rsidTr="000C3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bottom w:val="single" w:sz="4" w:space="0" w:color="FFFFFF" w:themeColor="background1"/>
              <w:right w:val="single" w:sz="4" w:space="0" w:color="FFFFFF" w:themeColor="background1"/>
            </w:tcBorders>
            <w:shd w:val="clear" w:color="auto" w:fill="2E74B5" w:themeFill="accent1" w:themeFillShade="BF"/>
          </w:tcPr>
          <w:p w14:paraId="0E2DDBD7" w14:textId="77777777" w:rsidR="004B1FCB" w:rsidRDefault="004B1FCB" w:rsidP="000C317A">
            <w:pPr>
              <w:keepNext/>
              <w:keepLines/>
              <w:spacing w:before="60" w:after="60" w:line="240" w:lineRule="auto"/>
              <w:ind w:left="57" w:right="57"/>
              <w:jc w:val="center"/>
              <w:rPr>
                <w:color w:val="auto"/>
                <w:sz w:val="20"/>
                <w:lang w:eastAsia="fr-FR"/>
              </w:rPr>
            </w:pPr>
          </w:p>
        </w:tc>
        <w:tc>
          <w:tcPr>
            <w:tcW w:w="2121" w:type="pct"/>
            <w:tcBorders>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14:paraId="10579110" w14:textId="77777777"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Nom</w:t>
            </w:r>
          </w:p>
        </w:tc>
        <w:tc>
          <w:tcPr>
            <w:tcW w:w="712" w:type="pct"/>
            <w:tcBorders>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14:paraId="0A64D102" w14:textId="77777777"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Date</w:t>
            </w:r>
          </w:p>
        </w:tc>
        <w:tc>
          <w:tcPr>
            <w:tcW w:w="1355" w:type="pct"/>
            <w:tcBorders>
              <w:left w:val="single" w:sz="4" w:space="0" w:color="FFFFFF" w:themeColor="background1"/>
              <w:bottom w:val="single" w:sz="4" w:space="0" w:color="FFFFFF" w:themeColor="background1"/>
            </w:tcBorders>
            <w:shd w:val="clear" w:color="auto" w:fill="2E74B5" w:themeFill="accent1" w:themeFillShade="BF"/>
            <w:hideMark/>
          </w:tcPr>
          <w:p w14:paraId="58B2E40F" w14:textId="77777777"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 xml:space="preserve">Visa </w:t>
            </w:r>
          </w:p>
        </w:tc>
      </w:tr>
      <w:tr w:rsidR="004B1FCB" w14:paraId="55844ECB" w14:textId="77777777" w:rsidTr="000C3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14:paraId="03ADB80C" w14:textId="77777777" w:rsidR="004B1FCB" w:rsidRDefault="004B1FCB" w:rsidP="000C317A">
            <w:pPr>
              <w:keepNext/>
              <w:keepLines/>
              <w:spacing w:before="60" w:after="60" w:line="240" w:lineRule="auto"/>
              <w:ind w:left="57" w:right="57"/>
              <w:rPr>
                <w:b w:val="0"/>
                <w:color w:val="auto"/>
                <w:lang w:eastAsia="fr-FR"/>
              </w:rPr>
            </w:pPr>
            <w:r>
              <w:rPr>
                <w:b w:val="0"/>
                <w:lang w:eastAsia="fr-FR"/>
              </w:rPr>
              <w:t>Rédacteur</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7A44E1" w14:textId="31D7C219" w:rsidR="004B1FCB" w:rsidRPr="00E10AC4" w:rsidRDefault="00E40E7A" w:rsidP="000C317A">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val="en-US" w:eastAsia="fr-FR"/>
                <w:rPrChange w:id="93" w:author="Bertille TAGNE" w:date="2025-12-04T16:29:00Z" w16du:dateUtc="2025-12-04T15:29:00Z">
                  <w:rPr>
                    <w:sz w:val="20"/>
                    <w:highlight w:val="green"/>
                    <w:lang w:eastAsia="fr-FR"/>
                  </w:rPr>
                </w:rPrChange>
              </w:rPr>
            </w:pPr>
            <w:del w:id="94" w:author="Bertille TAGNE" w:date="2025-12-04T16:29:00Z" w16du:dateUtc="2025-12-04T15:29:00Z">
              <w:r w:rsidRPr="00E10AC4" w:rsidDel="00E10AC4">
                <w:rPr>
                  <w:sz w:val="20"/>
                  <w:lang w:val="en-US" w:eastAsia="fr-FR"/>
                  <w:rPrChange w:id="95" w:author="Bertille TAGNE" w:date="2025-12-04T16:29:00Z" w16du:dateUtc="2025-12-04T15:29:00Z">
                    <w:rPr>
                      <w:sz w:val="20"/>
                      <w:highlight w:val="green"/>
                      <w:lang w:eastAsia="fr-FR"/>
                    </w:rPr>
                  </w:rPrChange>
                </w:rPr>
                <w:delText>Junior MALLA</w:delText>
              </w:r>
            </w:del>
            <w:ins w:id="96" w:author="Bertille TAGNE" w:date="2025-12-04T16:29:00Z" w16du:dateUtc="2025-12-04T15:29:00Z">
              <w:r w:rsidR="00E10AC4">
                <w:rPr>
                  <w:sz w:val="20"/>
                  <w:lang w:val="en-US" w:eastAsia="fr-FR"/>
                </w:rPr>
                <w:t>Equipe AFREETECH</w:t>
              </w:r>
            </w:ins>
          </w:p>
          <w:p w14:paraId="7FB13F21" w14:textId="684C36E2" w:rsidR="004B1FCB" w:rsidRPr="00AA7A4C" w:rsidDel="00E10AC4" w:rsidRDefault="004B1FCB" w:rsidP="000C317A">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del w:id="97" w:author="Bertille TAGNE" w:date="2025-12-04T16:29:00Z" w16du:dateUtc="2025-12-04T15:29:00Z"/>
                <w:sz w:val="20"/>
                <w:szCs w:val="20"/>
                <w:lang w:val="en-US" w:eastAsia="fr-FR"/>
                <w:rPrChange w:id="98" w:author="Bertille TAGNE" w:date="2025-12-04T16:30:00Z" w16du:dateUtc="2025-12-04T15:30:00Z">
                  <w:rPr>
                    <w:del w:id="99" w:author="Bertille TAGNE" w:date="2025-12-04T16:29:00Z" w16du:dateUtc="2025-12-04T15:29:00Z"/>
                    <w:sz w:val="20"/>
                    <w:lang w:eastAsia="fr-FR"/>
                  </w:rPr>
                </w:rPrChange>
              </w:rPr>
            </w:pPr>
            <w:del w:id="100" w:author="Bertille TAGNE" w:date="2025-12-04T16:29:00Z" w16du:dateUtc="2025-12-04T15:29:00Z">
              <w:r w:rsidRPr="00AA7A4C" w:rsidDel="00E10AC4">
                <w:rPr>
                  <w:sz w:val="20"/>
                  <w:szCs w:val="20"/>
                  <w:lang w:val="en-US" w:eastAsia="fr-FR"/>
                  <w:rPrChange w:id="101" w:author="Bertille TAGNE" w:date="2025-12-04T16:30:00Z" w16du:dateUtc="2025-12-04T15:30:00Z">
                    <w:rPr>
                      <w:sz w:val="20"/>
                      <w:highlight w:val="green"/>
                      <w:lang w:eastAsia="fr-FR"/>
                    </w:rPr>
                  </w:rPrChange>
                </w:rPr>
                <w:delText>Rôle</w:delText>
              </w:r>
              <w:r w:rsidR="00E40E7A" w:rsidRPr="00AA7A4C" w:rsidDel="00E10AC4">
                <w:rPr>
                  <w:sz w:val="20"/>
                  <w:szCs w:val="20"/>
                  <w:lang w:val="en-US" w:eastAsia="fr-FR"/>
                  <w:rPrChange w:id="102" w:author="Bertille TAGNE" w:date="2025-12-04T16:30:00Z" w16du:dateUtc="2025-12-04T15:30:00Z">
                    <w:rPr>
                      <w:sz w:val="20"/>
                      <w:highlight w:val="green"/>
                      <w:lang w:eastAsia="fr-FR"/>
                    </w:rPr>
                  </w:rPrChange>
                </w:rPr>
                <w:delText> </w:delText>
              </w:r>
              <w:r w:rsidR="00E40E7A" w:rsidRPr="00AA7A4C" w:rsidDel="00E10AC4">
                <w:rPr>
                  <w:sz w:val="20"/>
                  <w:szCs w:val="20"/>
                  <w:lang w:val="en-US" w:eastAsia="fr-FR"/>
                  <w:rPrChange w:id="103" w:author="Bertille TAGNE" w:date="2025-12-04T16:30:00Z" w16du:dateUtc="2025-12-04T15:30:00Z">
                    <w:rPr>
                      <w:sz w:val="20"/>
                      <w:lang w:eastAsia="fr-FR"/>
                    </w:rPr>
                  </w:rPrChange>
                </w:rPr>
                <w:delText>:</w:delText>
              </w:r>
            </w:del>
          </w:p>
          <w:p w14:paraId="4DCFDB8F" w14:textId="09256975" w:rsidR="004B1FCB" w:rsidRPr="00E10AC4" w:rsidRDefault="00AA7A4C"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color w:val="0000FF"/>
                <w:sz w:val="20"/>
                <w:u w:val="single"/>
                <w:lang w:val="en-US"/>
                <w:rPrChange w:id="104" w:author="Bertille TAGNE" w:date="2025-12-04T16:29:00Z" w16du:dateUtc="2025-12-04T15:29:00Z">
                  <w:rPr>
                    <w:color w:val="0000FF"/>
                    <w:sz w:val="20"/>
                    <w:u w:val="single"/>
                  </w:rPr>
                </w:rPrChange>
              </w:rPr>
            </w:pPr>
            <w:ins w:id="105" w:author="Bertille TAGNE" w:date="2025-12-04T16:30:00Z" w16du:dateUtc="2025-12-04T15:30:00Z">
              <w:r w:rsidRPr="00AA7A4C">
                <w:rPr>
                  <w:sz w:val="20"/>
                  <w:szCs w:val="20"/>
                  <w:lang w:val="en-US"/>
                  <w:rPrChange w:id="106" w:author="Bertille TAGNE" w:date="2025-12-04T16:30:00Z" w16du:dateUtc="2025-12-04T15:30:00Z">
                    <w:rPr>
                      <w:lang w:val="en-US"/>
                    </w:rPr>
                  </w:rPrChange>
                </w:rPr>
                <w:fldChar w:fldCharType="begin"/>
              </w:r>
              <w:r w:rsidRPr="00AA7A4C">
                <w:rPr>
                  <w:sz w:val="20"/>
                  <w:szCs w:val="20"/>
                  <w:lang w:val="en-US"/>
                  <w:rPrChange w:id="107" w:author="Bertille TAGNE" w:date="2025-12-04T16:30:00Z" w16du:dateUtc="2025-12-04T15:30:00Z">
                    <w:rPr>
                      <w:lang w:val="en-US"/>
                    </w:rPr>
                  </w:rPrChange>
                </w:rPr>
                <w:instrText>HYPERLINK "mailto:</w:instrText>
              </w:r>
              <w:r w:rsidRPr="00AA7A4C">
                <w:rPr>
                  <w:sz w:val="20"/>
                  <w:szCs w:val="20"/>
                  <w:lang w:val="en-US"/>
                  <w:rPrChange w:id="108" w:author="Bertille TAGNE" w:date="2025-12-04T16:30:00Z" w16du:dateUtc="2025-12-04T15:30:00Z">
                    <w:rPr/>
                  </w:rPrChange>
                </w:rPr>
                <w:instrText xml:space="preserve">dnz@afreetech.com </w:instrText>
              </w:r>
            </w:ins>
            <w:r w:rsidRPr="00AA7A4C">
              <w:rPr>
                <w:szCs w:val="20"/>
                <w:lang w:val="en-US"/>
                <w:rPrChange w:id="109" w:author="Bertille TAGNE" w:date="2025-12-04T16:30:00Z" w16du:dateUtc="2025-12-04T15:30:00Z">
                  <w:rPr>
                    <w:rStyle w:val="Lienhypertexte"/>
                    <w:sz w:val="20"/>
                  </w:rPr>
                </w:rPrChange>
              </w:rPr>
              <w:instrText>@afreetech.com</w:instrText>
            </w:r>
            <w:ins w:id="110" w:author="Bertille TAGNE" w:date="2025-12-04T16:30:00Z" w16du:dateUtc="2025-12-04T15:30:00Z">
              <w:r w:rsidRPr="00AA7A4C">
                <w:rPr>
                  <w:sz w:val="20"/>
                  <w:szCs w:val="20"/>
                  <w:lang w:val="en-US"/>
                  <w:rPrChange w:id="111" w:author="Bertille TAGNE" w:date="2025-12-04T16:30:00Z" w16du:dateUtc="2025-12-04T15:30:00Z">
                    <w:rPr>
                      <w:lang w:val="en-US"/>
                    </w:rPr>
                  </w:rPrChange>
                </w:rPr>
                <w:instrText>"</w:instrText>
              </w:r>
              <w:r w:rsidRPr="00201477">
                <w:rPr>
                  <w:sz w:val="20"/>
                  <w:szCs w:val="20"/>
                  <w:lang w:val="en-US"/>
                </w:rPr>
              </w:r>
              <w:r w:rsidRPr="00AA7A4C">
                <w:rPr>
                  <w:sz w:val="20"/>
                  <w:szCs w:val="20"/>
                  <w:lang w:val="en-US"/>
                  <w:rPrChange w:id="112" w:author="Bertille TAGNE" w:date="2025-12-04T16:30:00Z" w16du:dateUtc="2025-12-04T15:30:00Z">
                    <w:rPr>
                      <w:lang w:val="en-US"/>
                    </w:rPr>
                  </w:rPrChange>
                </w:rPr>
                <w:fldChar w:fldCharType="separate"/>
              </w:r>
              <w:r w:rsidRPr="00AA7A4C">
                <w:rPr>
                  <w:rStyle w:val="Lienhypertexte"/>
                  <w:sz w:val="20"/>
                  <w:szCs w:val="20"/>
                  <w:lang w:val="en-US"/>
                  <w:rPrChange w:id="113" w:author="Bertille TAGNE" w:date="2025-12-04T16:30:00Z" w16du:dateUtc="2025-12-04T15:30:00Z">
                    <w:rPr/>
                  </w:rPrChange>
                </w:rPr>
                <w:t xml:space="preserve">dnz@afreetech.com </w:t>
              </w:r>
            </w:ins>
            <w:del w:id="114" w:author="Bertille TAGNE" w:date="2025-12-04T16:30:00Z" w16du:dateUtc="2025-12-04T15:30:00Z">
              <w:r w:rsidRPr="00AA7A4C" w:rsidDel="00E10AC4">
                <w:rPr>
                  <w:rStyle w:val="Lienhypertexte"/>
                  <w:sz w:val="20"/>
                  <w:szCs w:val="20"/>
                  <w:lang w:val="en-US"/>
                  <w:rPrChange w:id="115" w:author="Bertille TAGNE" w:date="2025-12-04T16:30:00Z" w16du:dateUtc="2025-12-04T15:30:00Z">
                    <w:rPr>
                      <w:rStyle w:val="Lienhypertexte"/>
                      <w:sz w:val="20"/>
                    </w:rPr>
                  </w:rPrChange>
                </w:rPr>
                <w:delText>junior.malla</w:delText>
              </w:r>
              <w:r w:rsidRPr="00AA7A4C" w:rsidDel="00AA7A4C">
                <w:rPr>
                  <w:rStyle w:val="Lienhypertexte"/>
                  <w:sz w:val="20"/>
                  <w:szCs w:val="20"/>
                  <w:lang w:val="en-US"/>
                  <w:rPrChange w:id="116" w:author="Bertille TAGNE" w:date="2025-12-04T16:30:00Z" w16du:dateUtc="2025-12-04T15:30:00Z">
                    <w:rPr>
                      <w:rStyle w:val="Lienhypertexte"/>
                      <w:sz w:val="20"/>
                    </w:rPr>
                  </w:rPrChange>
                </w:rPr>
                <w:delText>@afreetech.com</w:delText>
              </w:r>
            </w:del>
            <w:ins w:id="117" w:author="Bertille TAGNE" w:date="2025-12-04T16:30:00Z" w16du:dateUtc="2025-12-04T15:30:00Z">
              <w:r w:rsidRPr="00AA7A4C">
                <w:rPr>
                  <w:sz w:val="20"/>
                  <w:szCs w:val="20"/>
                  <w:lang w:val="en-US"/>
                  <w:rPrChange w:id="118" w:author="Bertille TAGNE" w:date="2025-12-04T16:30:00Z" w16du:dateUtc="2025-12-04T15:30:00Z">
                    <w:rPr>
                      <w:lang w:val="en-US"/>
                    </w:rPr>
                  </w:rPrChange>
                </w:rPr>
                <w:fldChar w:fldCharType="end"/>
              </w:r>
            </w:ins>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A26DF7B" w14:textId="77777777" w:rsidR="004B1FCB" w:rsidRDefault="00E40E7A" w:rsidP="000C317A">
            <w:pPr>
              <w:keepNext/>
              <w:keepLines/>
              <w:spacing w:before="60" w:after="60" w:line="240" w:lineRule="auto"/>
              <w:ind w:left="57" w:right="57"/>
              <w:cnfStyle w:val="000000100000" w:firstRow="0" w:lastRow="0" w:firstColumn="0" w:lastColumn="0" w:oddVBand="0" w:evenVBand="0" w:oddHBand="1" w:evenHBand="0" w:firstRowFirstColumn="0" w:firstRowLastColumn="0" w:lastRowFirstColumn="0" w:lastRowLastColumn="0"/>
              <w:rPr>
                <w:sz w:val="20"/>
                <w:lang w:eastAsia="fr-FR"/>
              </w:rPr>
            </w:pPr>
            <w:r>
              <w:t>02/12</w:t>
            </w:r>
            <w:r w:rsidR="00C93EDE">
              <w:t>/2025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14:paraId="0058460F" w14:textId="77777777" w:rsidR="004B1FCB" w:rsidRDefault="004B1FCB"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sz w:val="20"/>
                <w:lang w:eastAsia="fr-FR"/>
              </w:rPr>
            </w:pPr>
          </w:p>
        </w:tc>
      </w:tr>
      <w:tr w:rsidR="004B1FCB" w14:paraId="7B15FA7D" w14:textId="77777777" w:rsidTr="000C317A">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14:paraId="4FCF9511" w14:textId="77777777" w:rsidR="004B1FCB" w:rsidRDefault="004B1FCB" w:rsidP="000C317A">
            <w:pPr>
              <w:keepNext/>
              <w:keepLines/>
              <w:spacing w:before="60" w:after="60" w:line="240" w:lineRule="auto"/>
              <w:ind w:left="57" w:right="57"/>
              <w:rPr>
                <w:lang w:eastAsia="fr-FR"/>
              </w:rPr>
            </w:pPr>
            <w:r>
              <w:rPr>
                <w:b w:val="0"/>
                <w:lang w:eastAsia="fr-FR"/>
              </w:rPr>
              <w:t xml:space="preserve">Vérificateur </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99694CD" w14:textId="0327BB53" w:rsidR="004B1FCB" w:rsidRPr="00E10AC4" w:rsidDel="00AA7A4C" w:rsidRDefault="004B1FCB"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del w:id="119" w:author="Bertille TAGNE" w:date="2025-12-04T16:31:00Z" w16du:dateUtc="2025-12-04T15:31:00Z"/>
                <w:sz w:val="20"/>
                <w:lang w:eastAsia="fr-FR"/>
                <w:rPrChange w:id="120" w:author="Bertille TAGNE" w:date="2025-12-04T16:29:00Z" w16du:dateUtc="2025-12-04T15:29:00Z">
                  <w:rPr>
                    <w:del w:id="121" w:author="Bertille TAGNE" w:date="2025-12-04T16:31:00Z" w16du:dateUtc="2025-12-04T15:31:00Z"/>
                    <w:sz w:val="20"/>
                    <w:highlight w:val="green"/>
                    <w:lang w:eastAsia="fr-FR"/>
                  </w:rPr>
                </w:rPrChange>
              </w:rPr>
            </w:pPr>
            <w:del w:id="122" w:author="Bertille TAGNE" w:date="2025-12-04T16:31:00Z" w16du:dateUtc="2025-12-04T15:31:00Z">
              <w:r w:rsidRPr="00E10AC4" w:rsidDel="00AA7A4C">
                <w:rPr>
                  <w:sz w:val="20"/>
                  <w:lang w:eastAsia="fr-FR"/>
                  <w:rPrChange w:id="123" w:author="Bertille TAGNE" w:date="2025-12-04T16:29:00Z" w16du:dateUtc="2025-12-04T15:29:00Z">
                    <w:rPr>
                      <w:sz w:val="20"/>
                      <w:highlight w:val="green"/>
                      <w:lang w:eastAsia="fr-FR"/>
                    </w:rPr>
                  </w:rPrChange>
                </w:rPr>
                <w:delText>Prénom et Nom</w:delText>
              </w:r>
            </w:del>
          </w:p>
          <w:p w14:paraId="50D75E54" w14:textId="53F6881E" w:rsidR="004B1FCB" w:rsidRPr="00E10AC4" w:rsidRDefault="004B1FCB"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sz w:val="20"/>
                <w:lang w:eastAsia="fr-FR"/>
              </w:rPr>
            </w:pPr>
            <w:del w:id="124" w:author="Bertille TAGNE" w:date="2025-12-04T16:31:00Z" w16du:dateUtc="2025-12-04T15:31:00Z">
              <w:r w:rsidRPr="00E10AC4" w:rsidDel="00AA7A4C">
                <w:rPr>
                  <w:sz w:val="20"/>
                  <w:lang w:eastAsia="fr-FR"/>
                  <w:rPrChange w:id="125" w:author="Bertille TAGNE" w:date="2025-12-04T16:29:00Z" w16du:dateUtc="2025-12-04T15:29:00Z">
                    <w:rPr>
                      <w:sz w:val="20"/>
                      <w:highlight w:val="green"/>
                      <w:lang w:eastAsia="fr-FR"/>
                    </w:rPr>
                  </w:rPrChange>
                </w:rPr>
                <w:delText>Rôle</w:delText>
              </w:r>
            </w:del>
            <w:ins w:id="126" w:author="Bertille TAGNE" w:date="2025-12-04T16:31:00Z" w16du:dateUtc="2025-12-04T15:31:00Z">
              <w:r w:rsidR="00AA7A4C">
                <w:rPr>
                  <w:sz w:val="20"/>
                  <w:lang w:eastAsia="fr-FR"/>
                </w:rPr>
                <w:t>R</w:t>
              </w:r>
              <w:r w:rsidR="00AA7A4C">
                <w:rPr>
                  <w:lang w:eastAsia="fr-FR"/>
                </w:rPr>
                <w:t>esponsable qualité</w:t>
              </w:r>
            </w:ins>
          </w:p>
          <w:p w14:paraId="714A9EE5" w14:textId="0CD212BD" w:rsidR="004B1FCB" w:rsidRPr="00E10AC4" w:rsidRDefault="00AA7A4C"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sz w:val="20"/>
                <w:lang w:eastAsia="fr-FR"/>
                <w:rPrChange w:id="127" w:author="Bertille TAGNE" w:date="2025-12-04T16:29:00Z" w16du:dateUtc="2025-12-04T15:29:00Z">
                  <w:rPr>
                    <w:sz w:val="20"/>
                    <w:highlight w:val="green"/>
                    <w:lang w:eastAsia="fr-FR"/>
                  </w:rPr>
                </w:rPrChange>
              </w:rPr>
            </w:pPr>
            <w:ins w:id="128" w:author="Bertille TAGNE" w:date="2025-12-04T16:31:00Z" w16du:dateUtc="2025-12-04T15:31:00Z">
              <w:r>
                <w:rPr>
                  <w:sz w:val="20"/>
                  <w:lang w:eastAsia="fr-FR"/>
                </w:rPr>
                <w:fldChar w:fldCharType="begin"/>
              </w:r>
              <w:r>
                <w:rPr>
                  <w:sz w:val="20"/>
                  <w:lang w:eastAsia="fr-FR"/>
                </w:rPr>
                <w:instrText>HYPERLINK "mailto:</w:instrText>
              </w:r>
              <w:r w:rsidRPr="00AA7A4C">
                <w:rPr>
                  <w:rPrChange w:id="129" w:author="Bertille TAGNE" w:date="2025-12-04T16:31:00Z" w16du:dateUtc="2025-12-04T15:31:00Z">
                    <w:rPr>
                      <w:rStyle w:val="Lienhypertexte"/>
                      <w:sz w:val="20"/>
                      <w:lang w:eastAsia="fr-FR"/>
                    </w:rPr>
                  </w:rPrChange>
                </w:rPr>
                <w:instrText>qualite</w:instrText>
              </w:r>
            </w:ins>
            <w:r w:rsidRPr="00AA7A4C">
              <w:rPr>
                <w:rPrChange w:id="130" w:author="Bertille TAGNE" w:date="2025-12-04T16:31:00Z" w16du:dateUtc="2025-12-04T15:31:00Z">
                  <w:rPr>
                    <w:rStyle w:val="Lienhypertexte"/>
                    <w:sz w:val="20"/>
                    <w:lang w:eastAsia="fr-FR"/>
                  </w:rPr>
                </w:rPrChange>
              </w:rPr>
              <w:instrText>@afreetech.com</w:instrText>
            </w:r>
            <w:ins w:id="131" w:author="Bertille TAGNE" w:date="2025-12-04T16:31:00Z" w16du:dateUtc="2025-12-04T15:31:00Z">
              <w:r>
                <w:rPr>
                  <w:sz w:val="20"/>
                  <w:lang w:eastAsia="fr-FR"/>
                </w:rPr>
                <w:instrText>"</w:instrText>
              </w:r>
              <w:r>
                <w:rPr>
                  <w:sz w:val="20"/>
                  <w:lang w:eastAsia="fr-FR"/>
                </w:rPr>
              </w:r>
              <w:r>
                <w:rPr>
                  <w:sz w:val="20"/>
                  <w:lang w:eastAsia="fr-FR"/>
                </w:rPr>
                <w:fldChar w:fldCharType="separate"/>
              </w:r>
            </w:ins>
            <w:del w:id="132" w:author="Bertille TAGNE" w:date="2025-12-04T16:31:00Z" w16du:dateUtc="2025-12-04T15:31:00Z">
              <w:r w:rsidRPr="005A3698" w:rsidDel="00AA7A4C">
                <w:rPr>
                  <w:rStyle w:val="Lienhypertexte"/>
                  <w:sz w:val="20"/>
                  <w:lang w:eastAsia="fr-FR"/>
                  <w:rPrChange w:id="133" w:author="Bertille TAGNE" w:date="2025-12-04T16:31:00Z" w16du:dateUtc="2025-12-04T15:31:00Z">
                    <w:rPr>
                      <w:rStyle w:val="Lienhypertexte"/>
                      <w:sz w:val="20"/>
                      <w:highlight w:val="green"/>
                      <w:lang w:eastAsia="fr-FR"/>
                    </w:rPr>
                  </w:rPrChange>
                </w:rPr>
                <w:delText>xxx.xx</w:delText>
              </w:r>
            </w:del>
            <w:ins w:id="134" w:author="Bertille TAGNE" w:date="2025-12-04T16:31:00Z" w16du:dateUtc="2025-12-04T15:31:00Z">
              <w:r w:rsidRPr="00AA7A4C">
                <w:rPr>
                  <w:rStyle w:val="Lienhypertexte"/>
                  <w:sz w:val="20"/>
                  <w:lang w:eastAsia="fr-FR"/>
                </w:rPr>
                <w:t>qualite</w:t>
              </w:r>
            </w:ins>
            <w:del w:id="135" w:author="Bertille TAGNE" w:date="2025-12-04T16:31:00Z" w16du:dateUtc="2025-12-04T15:31:00Z">
              <w:r w:rsidRPr="005A3698" w:rsidDel="00AA7A4C">
                <w:rPr>
                  <w:rStyle w:val="Lienhypertexte"/>
                  <w:sz w:val="20"/>
                  <w:lang w:eastAsia="fr-FR"/>
                  <w:rPrChange w:id="136" w:author="Bertille TAGNE" w:date="2025-12-04T16:31:00Z" w16du:dateUtc="2025-12-04T15:31:00Z">
                    <w:rPr>
                      <w:rStyle w:val="Lienhypertexte"/>
                      <w:sz w:val="20"/>
                      <w:highlight w:val="green"/>
                      <w:lang w:eastAsia="fr-FR"/>
                    </w:rPr>
                  </w:rPrChange>
                </w:rPr>
                <w:delText>xx</w:delText>
              </w:r>
            </w:del>
            <w:r w:rsidRPr="00AA7A4C">
              <w:rPr>
                <w:rStyle w:val="Lienhypertexte"/>
                <w:sz w:val="20"/>
                <w:lang w:eastAsia="fr-FR"/>
              </w:rPr>
              <w:t>@afreetech.com</w:t>
            </w:r>
            <w:ins w:id="137" w:author="Bertille TAGNE" w:date="2025-12-04T16:31:00Z" w16du:dateUtc="2025-12-04T15:31:00Z">
              <w:r>
                <w:rPr>
                  <w:sz w:val="20"/>
                  <w:lang w:eastAsia="fr-FR"/>
                </w:rPr>
                <w:fldChar w:fldCharType="end"/>
              </w:r>
            </w:ins>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6BEA3FC" w14:textId="77777777" w:rsidR="004B1FCB" w:rsidRDefault="00C93EDE" w:rsidP="000C317A">
            <w:pPr>
              <w:keepNext/>
              <w:keepLines/>
              <w:spacing w:before="60" w:after="60" w:line="240" w:lineRule="auto"/>
              <w:ind w:left="57" w:right="57"/>
              <w:jc w:val="center"/>
              <w:cnfStyle w:val="000000000000" w:firstRow="0" w:lastRow="0" w:firstColumn="0" w:lastColumn="0" w:oddVBand="0" w:evenVBand="0" w:oddHBand="0" w:evenHBand="0" w:firstRowFirstColumn="0" w:firstRowLastColumn="0" w:lastRowFirstColumn="0" w:lastRowLastColumn="0"/>
              <w:rPr>
                <w:sz w:val="20"/>
                <w:lang w:eastAsia="fr-FR"/>
              </w:rPr>
            </w:pPr>
            <w:r>
              <w:t>18/03/2025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14:paraId="6AA5F0DB" w14:textId="77777777" w:rsidR="004B1FCB" w:rsidRDefault="004B1FCB" w:rsidP="000C317A">
            <w:pPr>
              <w:keepNext/>
              <w:keepLines/>
              <w:spacing w:before="60" w:after="60" w:line="240" w:lineRule="auto"/>
              <w:ind w:left="57" w:right="57"/>
              <w:jc w:val="center"/>
              <w:cnfStyle w:val="000000000000" w:firstRow="0" w:lastRow="0" w:firstColumn="0" w:lastColumn="0" w:oddVBand="0" w:evenVBand="0" w:oddHBand="0" w:evenHBand="0" w:firstRowFirstColumn="0" w:firstRowLastColumn="0" w:lastRowFirstColumn="0" w:lastRowLastColumn="0"/>
              <w:rPr>
                <w:noProof/>
                <w:lang w:eastAsia="fr-FR"/>
              </w:rPr>
            </w:pPr>
            <w:r w:rsidRPr="002A55BD">
              <w:rPr>
                <w:noProof/>
                <w:lang w:eastAsia="fr-FR"/>
              </w:rPr>
              <mc:AlternateContent>
                <mc:Choice Requires="wps">
                  <w:drawing>
                    <wp:inline distT="0" distB="0" distL="0" distR="0" wp14:anchorId="4F599977" wp14:editId="3B613FCD">
                      <wp:extent cx="885825" cy="295275"/>
                      <wp:effectExtent l="0" t="0" r="0" b="0"/>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885825" cy="295275"/>
                              </a:xfrm>
                              <a:prstGeom prst="rect">
                                <a:avLst/>
                              </a:prstGeom>
                              <a:extLst>
                                <a:ext uri="{91240B29-F687-4F45-9708-019B960494DF}">
                                  <a14:hiddenLine xmlns:a14="http://schemas.microsoft.com/office/drawing/2010/main" w="9525" cmpd="sng">
                                    <a:solidFill>
                                      <a:srgbClr val="000000"/>
                                    </a:solidFill>
                                    <a:prstDash val="solid"/>
                                    <a:round/>
                                    <a:headEnd/>
                                    <a:tailEnd/>
                                  </a14:hiddenLine>
                                </a:ext>
                              </a:extLst>
                            </wps:spPr>
                            <wps:txbx>
                              <w:txbxContent>
                                <w:p w14:paraId="083B1BD4" w14:textId="77777777" w:rsidR="00FB5C45" w:rsidRDefault="00FB5C45" w:rsidP="004B1FCB">
                                  <w:pPr>
                                    <w:pStyle w:val="NormalWeb"/>
                                    <w:spacing w:before="0" w:beforeAutospacing="0" w:after="0" w:afterAutospacing="0"/>
                                    <w:jc w:val="center"/>
                                  </w:pPr>
                                  <w:proofErr w:type="gramStart"/>
                                  <w:r w:rsidRPr="00CD6D7A">
                                    <w:rPr>
                                      <w:color w:val="336699"/>
                                      <w:sz w:val="40"/>
                                      <w:szCs w:val="40"/>
                                      <w14:shadow w14:blurRad="0" w14:dist="45847" w14:dir="2021404" w14:sx="100000" w14:sy="100000" w14:kx="0" w14:ky="0" w14:algn="ctr">
                                        <w14:srgbClr w14:val="B2B2B2">
                                          <w14:alpha w14:val="20000"/>
                                        </w14:srgbClr>
                                      </w14:shadow>
                                    </w:rPr>
                                    <w:t>validé</w:t>
                                  </w:r>
                                  <w:proofErr w:type="gramEnd"/>
                                </w:p>
                              </w:txbxContent>
                            </wps:txbx>
                            <wps:bodyPr wrap="square" numCol="1" fromWordArt="1">
                              <a:prstTxWarp prst="textPlain">
                                <a:avLst>
                                  <a:gd name="adj" fmla="val 50000"/>
                                </a:avLst>
                              </a:prstTxWarp>
                              <a:spAutoFit/>
                            </wps:bodyPr>
                          </wps:wsp>
                        </a:graphicData>
                      </a:graphic>
                    </wp:inline>
                  </w:drawing>
                </mc:Choice>
                <mc:Fallback>
                  <w:pict>
                    <v:shape w14:anchorId="4F599977" id="Zone de texte 2" o:spid="_x0000_s1032" type="#_x0000_t202" style="width:69.7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" filled="f" stroked="f">
                      <v:stroke joinstyle="round"/>
                      <o:lock v:ext="edit" shapetype="t"/>
                      <v:textbox style="mso-fit-shape-to-text:t">
                        <w:txbxContent>
                          <w:p w14:paraId="083B1BD4" w14:textId="77777777" w:rsidR="00FB5C45" w:rsidRDefault="00FB5C45" w:rsidP="004B1FCB">
                            <w:pPr>
                              <w:pStyle w:val="NormalWeb"/>
                              <w:spacing w:before="0" w:beforeAutospacing="0" w:after="0" w:afterAutospacing="0"/>
                              <w:jc w:val="center"/>
                            </w:pPr>
                            <w:proofErr w:type="gramStart"/>
                            <w:r w:rsidRPr="00CD6D7A">
                              <w:rPr>
                                <w:color w:val="336699"/>
                                <w:sz w:val="40"/>
                                <w:szCs w:val="40"/>
                                <w14:shadow w14:blurRad="0" w14:dist="45847" w14:dir="2021404" w14:sx="100000" w14:sy="100000" w14:kx="0" w14:ky="0" w14:algn="ctr">
                                  <w14:srgbClr w14:val="B2B2B2">
                                    <w14:alpha w14:val="20000"/>
                                  </w14:srgbClr>
                                </w14:shadow>
                              </w:rPr>
                              <w:t>validé</w:t>
                            </w:r>
                            <w:proofErr w:type="gramEnd"/>
                          </w:p>
                        </w:txbxContent>
                      </v:textbox>
                      <w10:anchorlock/>
                    </v:shape>
                  </w:pict>
                </mc:Fallback>
              </mc:AlternateContent>
            </w:r>
          </w:p>
        </w:tc>
      </w:tr>
      <w:tr w:rsidR="004B1FCB" w14:paraId="313F3CC5" w14:textId="77777777" w:rsidTr="000C3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right w:val="single" w:sz="4" w:space="0" w:color="FFFFFF" w:themeColor="background1"/>
            </w:tcBorders>
            <w:shd w:val="clear" w:color="auto" w:fill="2E74B5" w:themeFill="accent1" w:themeFillShade="BF"/>
            <w:hideMark/>
          </w:tcPr>
          <w:p w14:paraId="1537940F" w14:textId="77777777" w:rsidR="004B1FCB" w:rsidRDefault="004B1FCB" w:rsidP="000C317A">
            <w:pPr>
              <w:keepNext/>
              <w:keepLines/>
              <w:spacing w:before="60" w:after="60" w:line="240" w:lineRule="auto"/>
              <w:ind w:left="57" w:right="57"/>
              <w:jc w:val="center"/>
              <w:rPr>
                <w:lang w:eastAsia="fr-FR"/>
              </w:rPr>
            </w:pPr>
            <w:r>
              <w:rPr>
                <w:b w:val="0"/>
                <w:lang w:eastAsia="fr-FR"/>
              </w:rPr>
              <w:t xml:space="preserve">Approbateur </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37C6AA" w14:textId="09238B4A" w:rsidR="004B1FCB" w:rsidRPr="00E10AC4" w:rsidDel="00AA7A4C" w:rsidRDefault="004B1FCB"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del w:id="138" w:author="Bertille TAGNE" w:date="2025-12-04T16:31:00Z" w16du:dateUtc="2025-12-04T15:31:00Z"/>
                <w:sz w:val="20"/>
                <w:lang w:eastAsia="fr-FR"/>
                <w:rPrChange w:id="139" w:author="Bertille TAGNE" w:date="2025-12-04T16:29:00Z" w16du:dateUtc="2025-12-04T15:29:00Z">
                  <w:rPr>
                    <w:del w:id="140" w:author="Bertille TAGNE" w:date="2025-12-04T16:31:00Z" w16du:dateUtc="2025-12-04T15:31:00Z"/>
                    <w:sz w:val="20"/>
                    <w:highlight w:val="green"/>
                    <w:lang w:eastAsia="fr-FR"/>
                  </w:rPr>
                </w:rPrChange>
              </w:rPr>
            </w:pPr>
            <w:del w:id="141" w:author="Bertille TAGNE" w:date="2025-12-04T16:31:00Z" w16du:dateUtc="2025-12-04T15:31:00Z">
              <w:r w:rsidRPr="00E10AC4" w:rsidDel="00AA7A4C">
                <w:rPr>
                  <w:sz w:val="20"/>
                  <w:lang w:eastAsia="fr-FR"/>
                  <w:rPrChange w:id="142" w:author="Bertille TAGNE" w:date="2025-12-04T16:29:00Z" w16du:dateUtc="2025-12-04T15:29:00Z">
                    <w:rPr>
                      <w:sz w:val="20"/>
                      <w:highlight w:val="green"/>
                      <w:lang w:eastAsia="fr-FR"/>
                    </w:rPr>
                  </w:rPrChange>
                </w:rPr>
                <w:delText>Prénom et Nom</w:delText>
              </w:r>
            </w:del>
          </w:p>
          <w:p w14:paraId="46CD189C" w14:textId="355BFB8E" w:rsidR="004B1FCB" w:rsidRDefault="004B1FCB"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ins w:id="143" w:author="Bertille TAGNE" w:date="2025-12-04T16:31:00Z" w16du:dateUtc="2025-12-04T15:31:00Z"/>
                <w:lang w:eastAsia="fr-FR"/>
              </w:rPr>
            </w:pPr>
            <w:del w:id="144" w:author="Bertille TAGNE" w:date="2025-12-04T16:31:00Z" w16du:dateUtc="2025-12-04T15:31:00Z">
              <w:r w:rsidRPr="00E10AC4" w:rsidDel="00AA7A4C">
                <w:rPr>
                  <w:sz w:val="20"/>
                  <w:lang w:eastAsia="fr-FR"/>
                  <w:rPrChange w:id="145" w:author="Bertille TAGNE" w:date="2025-12-04T16:29:00Z" w16du:dateUtc="2025-12-04T15:29:00Z">
                    <w:rPr>
                      <w:sz w:val="20"/>
                      <w:highlight w:val="green"/>
                      <w:lang w:eastAsia="fr-FR"/>
                    </w:rPr>
                  </w:rPrChange>
                </w:rPr>
                <w:delText>Rôle</w:delText>
              </w:r>
            </w:del>
            <w:ins w:id="146" w:author="Bertille TAGNE" w:date="2025-12-04T16:31:00Z" w16du:dateUtc="2025-12-04T15:31:00Z">
              <w:r w:rsidR="00AA7A4C">
                <w:rPr>
                  <w:sz w:val="20"/>
                  <w:lang w:eastAsia="fr-FR"/>
                </w:rPr>
                <w:t>D</w:t>
              </w:r>
              <w:r w:rsidR="00AA7A4C">
                <w:rPr>
                  <w:lang w:eastAsia="fr-FR"/>
                </w:rPr>
                <w:t>ominique TOUNA MAMA</w:t>
              </w:r>
            </w:ins>
          </w:p>
          <w:p w14:paraId="5A7D9962" w14:textId="6F674841" w:rsidR="00AA7A4C" w:rsidRPr="00E10AC4" w:rsidRDefault="00AA7A4C"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eastAsia="fr-FR"/>
              </w:rPr>
            </w:pPr>
            <w:ins w:id="147" w:author="Bertille TAGNE" w:date="2025-12-04T16:31:00Z" w16du:dateUtc="2025-12-04T15:31:00Z">
              <w:r>
                <w:rPr>
                  <w:lang w:eastAsia="fr-FR"/>
                </w:rPr>
                <w:t>Chef de mission</w:t>
              </w:r>
            </w:ins>
          </w:p>
          <w:p w14:paraId="453602FF" w14:textId="1653D8BE" w:rsidR="004B1FCB" w:rsidRPr="00E10AC4" w:rsidRDefault="00AA7A4C"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eastAsia="fr-FR"/>
              </w:rPr>
            </w:pPr>
            <w:ins w:id="148" w:author="Bertille TAGNE" w:date="2025-12-04T16:32:00Z" w16du:dateUtc="2025-12-04T15:32:00Z">
              <w:r>
                <w:rPr>
                  <w:sz w:val="20"/>
                </w:rPr>
                <w:fldChar w:fldCharType="begin"/>
              </w:r>
              <w:r>
                <w:rPr>
                  <w:sz w:val="20"/>
                </w:rPr>
                <w:instrText>HYPERLINK "mailto:</w:instrText>
              </w:r>
            </w:ins>
            <w:ins w:id="149" w:author="Bertille TAGNE" w:date="2025-12-04T16:31:00Z" w16du:dateUtc="2025-12-04T15:31:00Z">
              <w:r w:rsidRPr="00AA7A4C">
                <w:rPr>
                  <w:rPrChange w:id="150" w:author="Bertille TAGNE" w:date="2025-12-04T16:32:00Z" w16du:dateUtc="2025-12-04T15:32:00Z">
                    <w:rPr>
                      <w:rStyle w:val="Lienhypertexte"/>
                      <w:sz w:val="20"/>
                    </w:rPr>
                  </w:rPrChange>
                </w:rPr>
                <w:instrText>dominique.touna</w:instrText>
              </w:r>
            </w:ins>
            <w:ins w:id="151" w:author="Bertille TAGNE" w:date="2025-12-04T16:32:00Z" w16du:dateUtc="2025-12-04T15:32:00Z">
              <w:r w:rsidRPr="00AA7A4C">
                <w:rPr>
                  <w:rPrChange w:id="152" w:author="Bertille TAGNE" w:date="2025-12-04T16:32:00Z" w16du:dateUtc="2025-12-04T15:32:00Z">
                    <w:rPr>
                      <w:rStyle w:val="Lienhypertexte"/>
                      <w:sz w:val="20"/>
                    </w:rPr>
                  </w:rPrChange>
                </w:rPr>
                <w:instrText>mama</w:instrText>
              </w:r>
            </w:ins>
            <w:r w:rsidRPr="00AA7A4C">
              <w:rPr>
                <w:rPrChange w:id="153" w:author="Bertille TAGNE" w:date="2025-12-04T16:32:00Z" w16du:dateUtc="2025-12-04T15:32:00Z">
                  <w:rPr>
                    <w:rStyle w:val="Lienhypertexte"/>
                    <w:sz w:val="20"/>
                  </w:rPr>
                </w:rPrChange>
              </w:rPr>
              <w:instrText>@afreetech.com</w:instrText>
            </w:r>
            <w:ins w:id="154" w:author="Bertille TAGNE" w:date="2025-12-04T16:32:00Z" w16du:dateUtc="2025-12-04T15:32:00Z">
              <w:r>
                <w:rPr>
                  <w:sz w:val="20"/>
                </w:rPr>
                <w:instrText>"</w:instrText>
              </w:r>
              <w:r>
                <w:rPr>
                  <w:sz w:val="20"/>
                </w:rPr>
              </w:r>
              <w:r>
                <w:rPr>
                  <w:sz w:val="20"/>
                </w:rPr>
                <w:fldChar w:fldCharType="separate"/>
              </w:r>
            </w:ins>
            <w:ins w:id="155" w:author="Bertille TAGNE" w:date="2025-12-04T16:31:00Z" w16du:dateUtc="2025-12-04T15:31:00Z">
              <w:r w:rsidRPr="00AA7A4C">
                <w:rPr>
                  <w:rStyle w:val="Lienhypertexte"/>
                  <w:sz w:val="20"/>
                </w:rPr>
                <w:t>dominique.touna</w:t>
              </w:r>
            </w:ins>
            <w:ins w:id="156" w:author="Bertille TAGNE" w:date="2025-12-04T16:32:00Z" w16du:dateUtc="2025-12-04T15:32:00Z">
              <w:r w:rsidRPr="00AA7A4C">
                <w:rPr>
                  <w:rStyle w:val="Lienhypertexte"/>
                  <w:sz w:val="20"/>
                </w:rPr>
                <w:t>mama</w:t>
              </w:r>
            </w:ins>
            <w:del w:id="157" w:author="Bertille TAGNE" w:date="2025-12-04T16:31:00Z" w16du:dateUtc="2025-12-04T15:31:00Z">
              <w:r w:rsidRPr="005A3698" w:rsidDel="00AA7A4C">
                <w:rPr>
                  <w:rStyle w:val="Lienhypertexte"/>
                  <w:sz w:val="20"/>
                  <w:rPrChange w:id="158" w:author="Bertille TAGNE" w:date="2025-12-04T16:32:00Z" w16du:dateUtc="2025-12-04T15:32:00Z">
                    <w:rPr>
                      <w:rStyle w:val="Lienhypertexte"/>
                      <w:sz w:val="20"/>
                      <w:highlight w:val="green"/>
                    </w:rPr>
                  </w:rPrChange>
                </w:rPr>
                <w:delText>xxx.xxxx</w:delText>
              </w:r>
            </w:del>
            <w:r w:rsidRPr="00AA7A4C">
              <w:rPr>
                <w:rStyle w:val="Lienhypertexte"/>
                <w:sz w:val="20"/>
              </w:rPr>
              <w:t>@afreetech.com</w:t>
            </w:r>
            <w:ins w:id="159" w:author="Bertille TAGNE" w:date="2025-12-04T16:32:00Z" w16du:dateUtc="2025-12-04T15:32:00Z">
              <w:r>
                <w:rPr>
                  <w:sz w:val="20"/>
                </w:rPr>
                <w:fldChar w:fldCharType="end"/>
              </w:r>
            </w:ins>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41DC0CF" w14:textId="77777777" w:rsidR="004B1FCB" w:rsidRDefault="00C93EDE"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sz w:val="20"/>
                <w:lang w:eastAsia="fr-FR"/>
              </w:rPr>
            </w:pPr>
            <w:r>
              <w:t>18/03/2025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14:paraId="447AACAD" w14:textId="77777777" w:rsidR="004B1FCB" w:rsidRDefault="004B1FCB"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noProof/>
                <w:lang w:eastAsia="fr-FR"/>
              </w:rPr>
            </w:pPr>
          </w:p>
        </w:tc>
      </w:tr>
    </w:tbl>
    <w:p w14:paraId="620B15D3" w14:textId="77777777" w:rsidR="004B1FCB" w:rsidRDefault="004B1FCB" w:rsidP="004B1FCB">
      <w:pPr>
        <w:rPr>
          <w:lang w:eastAsia="fr-FR"/>
        </w:rPr>
      </w:pPr>
    </w:p>
    <w:tbl>
      <w:tblPr>
        <w:tblStyle w:val="TableauGrille5Fonc-Accentuation5"/>
        <w:tblW w:w="5000" w:type="pct"/>
        <w:tblLook w:val="04A0" w:firstRow="1" w:lastRow="0" w:firstColumn="1" w:lastColumn="0" w:noHBand="0" w:noVBand="1"/>
      </w:tblPr>
      <w:tblGrid>
        <w:gridCol w:w="1841"/>
        <w:gridCol w:w="8240"/>
      </w:tblGrid>
      <w:tr w:rsidR="001325D6" w:rsidRPr="002A55BD" w14:paraId="6B064904" w14:textId="77777777"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5E512BB3" w14:textId="77777777" w:rsidR="001325D6" w:rsidRPr="002A55BD" w:rsidRDefault="001325D6" w:rsidP="00AF04BE">
            <w:pPr>
              <w:jc w:val="center"/>
              <w:rPr>
                <w:b w:val="0"/>
              </w:rPr>
            </w:pPr>
            <w:r w:rsidRPr="002A55BD">
              <w:t>Liste de diffusions</w:t>
            </w:r>
          </w:p>
        </w:tc>
      </w:tr>
      <w:tr w:rsidR="001325D6" w:rsidRPr="002A55BD" w14:paraId="47E178CA" w14:textId="77777777"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tcPr>
          <w:p w14:paraId="6B2C1A3B" w14:textId="4FFC29E3" w:rsidR="001325D6" w:rsidRPr="002A55BD" w:rsidRDefault="00E40E7A" w:rsidP="009C0BAD">
            <w:pPr>
              <w:spacing w:line="240" w:lineRule="auto"/>
              <w:jc w:val="center"/>
              <w:rPr>
                <w:b w:val="0"/>
                <w:sz w:val="20"/>
                <w:szCs w:val="20"/>
              </w:rPr>
            </w:pPr>
            <w:del w:id="160" w:author="Bertille TAGNE" w:date="2025-12-04T16:32:00Z" w16du:dateUtc="2025-12-04T15:32:00Z">
              <w:r w:rsidDel="005226B9">
                <w:rPr>
                  <w:sz w:val="20"/>
                  <w:szCs w:val="20"/>
                </w:rPr>
                <w:delText>[</w:delText>
              </w:r>
            </w:del>
            <w:r>
              <w:rPr>
                <w:sz w:val="20"/>
                <w:szCs w:val="20"/>
              </w:rPr>
              <w:t>CAMWATER</w:t>
            </w:r>
            <w:del w:id="161" w:author="Bertille TAGNE" w:date="2025-12-04T16:32:00Z" w16du:dateUtc="2025-12-04T15:32:00Z">
              <w:r w:rsidR="001325D6" w:rsidRPr="002A55BD" w:rsidDel="005226B9">
                <w:rPr>
                  <w:sz w:val="20"/>
                  <w:szCs w:val="20"/>
                </w:rPr>
                <w:delText>]</w:delText>
              </w:r>
            </w:del>
          </w:p>
        </w:tc>
        <w:tc>
          <w:tcPr>
            <w:tcW w:w="4087" w:type="pct"/>
          </w:tcPr>
          <w:p w14:paraId="7E62F69A" w14:textId="13A32FBE" w:rsidR="00963B42" w:rsidRPr="00D377B6" w:rsidRDefault="005226B9" w:rsidP="00AF04BE">
            <w:pPr>
              <w:pStyle w:val="TexteTableau0"/>
              <w:cnfStyle w:val="000000100000" w:firstRow="0" w:lastRow="0" w:firstColumn="0" w:lastColumn="0" w:oddVBand="0" w:evenVBand="0" w:oddHBand="1" w:evenHBand="0" w:firstRowFirstColumn="0" w:firstRowLastColumn="0" w:lastRowFirstColumn="0" w:lastRowLastColumn="0"/>
              <w:rPr>
                <w:ins w:id="162" w:author="Bertille TAGNE" w:date="2025-12-04T16:33:00Z" w16du:dateUtc="2025-12-04T15:33:00Z"/>
                <w:rFonts w:ascii="Candara" w:hAnsi="Candara"/>
                <w:sz w:val="20"/>
                <w:lang w:val="fr-FR"/>
                <w:rPrChange w:id="163" w:author="Bertille TAGNE" w:date="2025-12-04T16:34:00Z" w16du:dateUtc="2025-12-04T15:34:00Z">
                  <w:rPr>
                    <w:ins w:id="164" w:author="Bertille TAGNE" w:date="2025-12-04T16:33:00Z" w16du:dateUtc="2025-12-04T15:33:00Z"/>
                    <w:rFonts w:ascii="Candara" w:hAnsi="Candara"/>
                    <w:sz w:val="20"/>
                    <w:highlight w:val="green"/>
                    <w:lang w:val="fr-FR"/>
                  </w:rPr>
                </w:rPrChange>
              </w:rPr>
            </w:pPr>
            <w:ins w:id="165" w:author="Bertille TAGNE" w:date="2025-12-04T16:33:00Z" w16du:dateUtc="2025-12-04T15:33:00Z">
              <w:r w:rsidRPr="00D377B6">
                <w:rPr>
                  <w:rFonts w:ascii="Candara" w:hAnsi="Candara"/>
                  <w:sz w:val="20"/>
                  <w:lang w:val="fr-FR"/>
                  <w:rPrChange w:id="166" w:author="Bertille TAGNE" w:date="2025-12-04T16:34:00Z" w16du:dateUtc="2025-12-04T15:34:00Z">
                    <w:rPr>
                      <w:rFonts w:ascii="Candara" w:hAnsi="Candara"/>
                      <w:sz w:val="20"/>
                      <w:highlight w:val="green"/>
                      <w:lang w:val="fr-FR"/>
                    </w:rPr>
                  </w:rPrChange>
                </w:rPr>
                <w:t>Maitre d’Ouvrage</w:t>
              </w:r>
              <w:r w:rsidR="00963B42" w:rsidRPr="00D377B6">
                <w:rPr>
                  <w:rFonts w:ascii="Candara" w:hAnsi="Candara"/>
                  <w:sz w:val="20"/>
                  <w:lang w:val="fr-FR"/>
                  <w:rPrChange w:id="167" w:author="Bertille TAGNE" w:date="2025-12-04T16:34:00Z" w16du:dateUtc="2025-12-04T15:34:00Z">
                    <w:rPr>
                      <w:rFonts w:ascii="Candara" w:hAnsi="Candara"/>
                      <w:sz w:val="20"/>
                      <w:highlight w:val="green"/>
                      <w:lang w:val="fr-FR"/>
                    </w:rPr>
                  </w:rPrChange>
                </w:rPr>
                <w:t xml:space="preserve"> – Directeur </w:t>
              </w:r>
            </w:ins>
            <w:ins w:id="168" w:author="Bertille TAGNE" w:date="2025-12-04T16:34:00Z" w16du:dateUtc="2025-12-04T15:34:00Z">
              <w:r w:rsidR="00D377B6" w:rsidRPr="00D377B6">
                <w:rPr>
                  <w:rFonts w:ascii="Candara" w:hAnsi="Candara"/>
                  <w:sz w:val="20"/>
                  <w:lang w:val="fr-FR"/>
                  <w:rPrChange w:id="169" w:author="Bertille TAGNE" w:date="2025-12-04T16:34:00Z" w16du:dateUtc="2025-12-04T15:34:00Z">
                    <w:rPr>
                      <w:rFonts w:ascii="Candara" w:hAnsi="Candara"/>
                      <w:sz w:val="20"/>
                      <w:highlight w:val="green"/>
                      <w:lang w:val="fr-FR"/>
                    </w:rPr>
                  </w:rPrChange>
                </w:rPr>
                <w:t>Général</w:t>
              </w:r>
            </w:ins>
          </w:p>
          <w:p w14:paraId="5601BC0A" w14:textId="77777777" w:rsidR="00963B42" w:rsidRPr="00D377B6" w:rsidRDefault="00963B42" w:rsidP="00AF04BE">
            <w:pPr>
              <w:pStyle w:val="TexteTableau0"/>
              <w:cnfStyle w:val="000000100000" w:firstRow="0" w:lastRow="0" w:firstColumn="0" w:lastColumn="0" w:oddVBand="0" w:evenVBand="0" w:oddHBand="1" w:evenHBand="0" w:firstRowFirstColumn="0" w:firstRowLastColumn="0" w:lastRowFirstColumn="0" w:lastRowLastColumn="0"/>
              <w:rPr>
                <w:ins w:id="170" w:author="Bertille TAGNE" w:date="2025-12-04T16:33:00Z" w16du:dateUtc="2025-12-04T15:33:00Z"/>
                <w:rFonts w:ascii="Candara" w:hAnsi="Candara"/>
                <w:sz w:val="20"/>
                <w:lang w:val="fr-FR"/>
                <w:rPrChange w:id="171" w:author="Bertille TAGNE" w:date="2025-12-04T16:34:00Z" w16du:dateUtc="2025-12-04T15:34:00Z">
                  <w:rPr>
                    <w:ins w:id="172" w:author="Bertille TAGNE" w:date="2025-12-04T16:33:00Z" w16du:dateUtc="2025-12-04T15:33:00Z"/>
                    <w:rFonts w:ascii="Candara" w:hAnsi="Candara"/>
                    <w:sz w:val="20"/>
                    <w:highlight w:val="green"/>
                    <w:lang w:val="fr-FR"/>
                  </w:rPr>
                </w:rPrChange>
              </w:rPr>
            </w:pPr>
            <w:ins w:id="173" w:author="Bertille TAGNE" w:date="2025-12-04T16:33:00Z" w16du:dateUtc="2025-12-04T15:33:00Z">
              <w:r w:rsidRPr="00D377B6">
                <w:rPr>
                  <w:rFonts w:ascii="Candara" w:hAnsi="Candara"/>
                  <w:sz w:val="20"/>
                  <w:lang w:val="fr-FR"/>
                  <w:rPrChange w:id="174" w:author="Bertille TAGNE" w:date="2025-12-04T16:34:00Z" w16du:dateUtc="2025-12-04T15:34:00Z">
                    <w:rPr>
                      <w:rFonts w:ascii="Candara" w:hAnsi="Candara"/>
                      <w:sz w:val="20"/>
                      <w:highlight w:val="green"/>
                      <w:lang w:val="fr-FR"/>
                    </w:rPr>
                  </w:rPrChange>
                </w:rPr>
                <w:t xml:space="preserve">Chef Service du Marché – Chef de Division en charge de l’Informatique </w:t>
              </w:r>
            </w:ins>
          </w:p>
          <w:p w14:paraId="15F74C56" w14:textId="297FC0C3" w:rsidR="001325D6" w:rsidRPr="004B1FCB" w:rsidDel="00D377B6" w:rsidRDefault="00963B42">
            <w:pPr>
              <w:pStyle w:val="TexteTableau0"/>
              <w:cnfStyle w:val="000000100000" w:firstRow="0" w:lastRow="0" w:firstColumn="0" w:lastColumn="0" w:oddVBand="0" w:evenVBand="0" w:oddHBand="1" w:evenHBand="0" w:firstRowFirstColumn="0" w:firstRowLastColumn="0" w:lastRowFirstColumn="0" w:lastRowLastColumn="0"/>
              <w:rPr>
                <w:del w:id="175" w:author="Bertille TAGNE" w:date="2025-12-04T16:34:00Z" w16du:dateUtc="2025-12-04T15:34:00Z"/>
                <w:rFonts w:ascii="Candara" w:hAnsi="Candara"/>
                <w:sz w:val="20"/>
                <w:highlight w:val="green"/>
                <w:lang w:val="fr-FR"/>
              </w:rPr>
            </w:pPr>
            <w:ins w:id="176" w:author="Bertille TAGNE" w:date="2025-12-04T16:33:00Z" w16du:dateUtc="2025-12-04T15:33:00Z">
              <w:r w:rsidRPr="00C53E26">
                <w:rPr>
                  <w:sz w:val="20"/>
                  <w:lang w:val="fr-FR"/>
                  <w:rPrChange w:id="177" w:author="Bertille TAGNE" w:date="2025-12-05T09:11:00Z" w16du:dateUtc="2025-12-05T08:11:00Z">
                    <w:rPr>
                      <w:sz w:val="20"/>
                      <w:highlight w:val="green"/>
                    </w:rPr>
                  </w:rPrChange>
                </w:rPr>
                <w:t xml:space="preserve">Ingénieur du Marché </w:t>
              </w:r>
            </w:ins>
            <w:ins w:id="178" w:author="Bertille TAGNE" w:date="2025-12-04T16:34:00Z" w16du:dateUtc="2025-12-04T15:34:00Z">
              <w:r w:rsidRPr="00C53E26">
                <w:rPr>
                  <w:sz w:val="20"/>
                  <w:lang w:val="fr-FR"/>
                  <w:rPrChange w:id="179" w:author="Bertille TAGNE" w:date="2025-12-05T09:11:00Z" w16du:dateUtc="2025-12-05T08:11:00Z">
                    <w:rPr>
                      <w:sz w:val="20"/>
                      <w:highlight w:val="green"/>
                    </w:rPr>
                  </w:rPrChange>
                </w:rPr>
                <w:t>–</w:t>
              </w:r>
            </w:ins>
            <w:ins w:id="180" w:author="Bertille TAGNE" w:date="2025-12-04T16:33:00Z" w16du:dateUtc="2025-12-04T15:33:00Z">
              <w:r w:rsidRPr="00C53E26">
                <w:rPr>
                  <w:sz w:val="20"/>
                  <w:lang w:val="fr-FR"/>
                  <w:rPrChange w:id="181" w:author="Bertille TAGNE" w:date="2025-12-05T09:11:00Z" w16du:dateUtc="2025-12-05T08:11:00Z">
                    <w:rPr>
                      <w:sz w:val="20"/>
                      <w:highlight w:val="green"/>
                    </w:rPr>
                  </w:rPrChange>
                </w:rPr>
                <w:t xml:space="preserve"> </w:t>
              </w:r>
            </w:ins>
            <w:ins w:id="182" w:author="Bertille TAGNE" w:date="2025-12-04T16:34:00Z" w16du:dateUtc="2025-12-04T15:34:00Z">
              <w:r w:rsidRPr="00C53E26">
                <w:rPr>
                  <w:sz w:val="20"/>
                  <w:lang w:val="fr-FR"/>
                  <w:rPrChange w:id="183" w:author="Bertille TAGNE" w:date="2025-12-05T09:11:00Z" w16du:dateUtc="2025-12-05T08:11:00Z">
                    <w:rPr>
                      <w:sz w:val="20"/>
                      <w:highlight w:val="green"/>
                    </w:rPr>
                  </w:rPrChange>
                </w:rPr>
                <w:t>Chef Cellule en charge du Développement des applications</w:t>
              </w:r>
            </w:ins>
            <w:del w:id="184" w:author="Bertille TAGNE" w:date="2025-12-04T16:34:00Z" w16du:dateUtc="2025-12-04T15:34:00Z">
              <w:r w:rsidR="001325D6" w:rsidRPr="004B1FCB" w:rsidDel="00D377B6">
                <w:rPr>
                  <w:rFonts w:ascii="Candara" w:hAnsi="Candara"/>
                  <w:sz w:val="20"/>
                  <w:highlight w:val="green"/>
                  <w:lang w:val="fr-FR"/>
                </w:rPr>
                <w:delText xml:space="preserve">[Titre NOM et Prénom] – [Fonction / Rôle] – </w:delText>
              </w:r>
              <w:r w:rsidR="001325D6" w:rsidRPr="004B1FCB" w:rsidDel="00D377B6">
                <w:rPr>
                  <w:rFonts w:ascii="Candara" w:hAnsi="Candara"/>
                  <w:highlight w:val="green"/>
                  <w:lang w:val="fr-FR"/>
                </w:rPr>
                <w:delText xml:space="preserve"> </w:delText>
              </w:r>
              <w:r w:rsidR="001325D6" w:rsidRPr="004B1FCB" w:rsidDel="00D377B6">
                <w:rPr>
                  <w:rFonts w:ascii="Candara" w:hAnsi="Candara"/>
                  <w:sz w:val="20"/>
                  <w:highlight w:val="green"/>
                  <w:lang w:val="fr-FR"/>
                </w:rPr>
                <w:delText>[Email]</w:delText>
              </w:r>
            </w:del>
          </w:p>
          <w:p w14:paraId="4B383F4E" w14:textId="5AE5DA4E" w:rsidR="001325D6" w:rsidRPr="002A55BD" w:rsidRDefault="001325D6" w:rsidP="00D377B6">
            <w:pPr>
              <w:pStyle w:val="TexteTableau0"/>
              <w:cnfStyle w:val="000000100000" w:firstRow="0" w:lastRow="0" w:firstColumn="0" w:lastColumn="0" w:oddVBand="0" w:evenVBand="0" w:oddHBand="1" w:evenHBand="0" w:firstRowFirstColumn="0" w:firstRowLastColumn="0" w:lastRowFirstColumn="0" w:lastRowLastColumn="0"/>
              <w:rPr>
                <w:rFonts w:ascii="Candara" w:hAnsi="Candara"/>
                <w:sz w:val="20"/>
                <w:lang w:val="fr-FR"/>
              </w:rPr>
            </w:pPr>
            <w:del w:id="185" w:author="Bertille TAGNE" w:date="2025-12-04T16:34:00Z" w16du:dateUtc="2025-12-04T15:34:00Z">
              <w:r w:rsidRPr="004B1FCB" w:rsidDel="00D377B6">
                <w:rPr>
                  <w:rFonts w:ascii="Candara" w:hAnsi="Candara"/>
                  <w:sz w:val="20"/>
                  <w:highlight w:val="green"/>
                  <w:lang w:val="fr-FR"/>
                </w:rPr>
                <w:delText xml:space="preserve">[Titre NOM et Prénom] – [Fonction / Rôle] – </w:delText>
              </w:r>
              <w:r w:rsidRPr="004B1FCB" w:rsidDel="00D377B6">
                <w:rPr>
                  <w:rFonts w:ascii="Candara" w:hAnsi="Candara"/>
                  <w:highlight w:val="green"/>
                  <w:lang w:val="fr-FR"/>
                </w:rPr>
                <w:delText xml:space="preserve"> </w:delText>
              </w:r>
              <w:r w:rsidRPr="004B1FCB" w:rsidDel="00D377B6">
                <w:rPr>
                  <w:rFonts w:ascii="Candara" w:hAnsi="Candara"/>
                  <w:sz w:val="20"/>
                  <w:highlight w:val="green"/>
                  <w:lang w:val="fr-FR"/>
                </w:rPr>
                <w:delText>[Email]</w:delText>
              </w:r>
            </w:del>
          </w:p>
        </w:tc>
      </w:tr>
    </w:tbl>
    <w:p w14:paraId="2FE3B4FA" w14:textId="77777777" w:rsidR="001325D6" w:rsidRPr="002A55BD" w:rsidRDefault="001325D6" w:rsidP="001325D6"/>
    <w:tbl>
      <w:tblPr>
        <w:tblStyle w:val="TableauGrille4-Accentuation5"/>
        <w:tblW w:w="5000" w:type="pct"/>
        <w:tblLayout w:type="fixed"/>
        <w:tblLook w:val="04A0" w:firstRow="1" w:lastRow="0" w:firstColumn="1" w:lastColumn="0" w:noHBand="0" w:noVBand="1"/>
      </w:tblPr>
      <w:tblGrid>
        <w:gridCol w:w="2109"/>
        <w:gridCol w:w="3067"/>
        <w:gridCol w:w="1510"/>
        <w:gridCol w:w="1097"/>
        <w:gridCol w:w="2298"/>
      </w:tblGrid>
      <w:tr w:rsidR="001325D6" w:rsidRPr="002A55BD" w14:paraId="722B14E8" w14:textId="77777777"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14:paraId="4DA29B42" w14:textId="77777777" w:rsidR="001325D6" w:rsidRPr="002A55BD" w:rsidRDefault="001325D6" w:rsidP="00AF04BE">
            <w:pPr>
              <w:jc w:val="center"/>
              <w:rPr>
                <w:b w:val="0"/>
              </w:rPr>
            </w:pPr>
            <w:r w:rsidRPr="002A55BD">
              <w:t>Références</w:t>
            </w:r>
          </w:p>
        </w:tc>
      </w:tr>
      <w:tr w:rsidR="001325D6" w:rsidRPr="002A55BD" w14:paraId="6C9E7209" w14:textId="77777777"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14:paraId="79CDF1A1" w14:textId="77777777" w:rsidR="001325D6" w:rsidRPr="004B1FCB" w:rsidRDefault="001325D6" w:rsidP="00AF04BE">
            <w:pPr>
              <w:pStyle w:val="SousTitreTableau"/>
              <w:rPr>
                <w:b/>
                <w:color w:val="000000" w:themeColor="text1"/>
              </w:rPr>
            </w:pPr>
            <w:r w:rsidRPr="004B1FCB">
              <w:rPr>
                <w:b/>
                <w:color w:val="000000" w:themeColor="text1"/>
              </w:rPr>
              <w:t>Titre du document</w:t>
            </w:r>
          </w:p>
        </w:tc>
        <w:tc>
          <w:tcPr>
            <w:tcW w:w="1521" w:type="pct"/>
          </w:tcPr>
          <w:p w14:paraId="6CBB9650" w14:textId="77777777"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Description</w:t>
            </w:r>
          </w:p>
        </w:tc>
        <w:tc>
          <w:tcPr>
            <w:tcW w:w="749" w:type="pct"/>
          </w:tcPr>
          <w:p w14:paraId="73825965" w14:textId="77777777"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Rédacteur / Propriétaire</w:t>
            </w:r>
          </w:p>
        </w:tc>
        <w:tc>
          <w:tcPr>
            <w:tcW w:w="544" w:type="pct"/>
          </w:tcPr>
          <w:p w14:paraId="6AAC6BE7" w14:textId="77777777"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4B1FCB">
              <w:rPr>
                <w:color w:val="000000" w:themeColor="text1"/>
              </w:rPr>
              <w:t>version</w:t>
            </w:r>
            <w:proofErr w:type="gramEnd"/>
          </w:p>
        </w:tc>
        <w:tc>
          <w:tcPr>
            <w:tcW w:w="1140" w:type="pct"/>
          </w:tcPr>
          <w:p w14:paraId="73B472A1" w14:textId="77777777"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Nom du document</w:t>
            </w:r>
          </w:p>
        </w:tc>
      </w:tr>
      <w:tr w:rsidR="001325D6" w:rsidRPr="002A55BD" w14:paraId="1BB5CDE6" w14:textId="77777777" w:rsidTr="00F37600">
        <w:tc>
          <w:tcPr>
            <w:cnfStyle w:val="001000000000" w:firstRow="0" w:lastRow="0" w:firstColumn="1" w:lastColumn="0" w:oddVBand="0" w:evenVBand="0" w:oddHBand="0" w:evenHBand="0" w:firstRowFirstColumn="0" w:firstRowLastColumn="0" w:lastRowFirstColumn="0" w:lastRowLastColumn="0"/>
            <w:tcW w:w="1046" w:type="pct"/>
          </w:tcPr>
          <w:p w14:paraId="1589C4AC" w14:textId="356B3B76" w:rsidR="001325D6" w:rsidRPr="00A41F44" w:rsidRDefault="00B71485" w:rsidP="001325D6">
            <w:pPr>
              <w:pStyle w:val="Sansinterligne"/>
              <w:jc w:val="center"/>
              <w:rPr>
                <w:b w:val="0"/>
                <w:bCs w:val="0"/>
                <w:sz w:val="20"/>
                <w:rPrChange w:id="186" w:author="Bertille TAGNE" w:date="2025-12-04T16:39:00Z" w16du:dateUtc="2025-12-04T15:39:00Z">
                  <w:rPr>
                    <w:sz w:val="20"/>
                    <w:highlight w:val="green"/>
                  </w:rPr>
                </w:rPrChange>
              </w:rPr>
            </w:pPr>
            <w:ins w:id="187" w:author="Bertille TAGNE" w:date="2025-12-04T16:37:00Z" w16du:dateUtc="2025-12-04T15:37:00Z">
              <w:r w:rsidRPr="00A41F44">
                <w:rPr>
                  <w:sz w:val="20"/>
                </w:rPr>
                <w:t>MARCHE N°0088/M/CAMWATER/DG/CIPM/2025 DU 05 NOVEMBRE 2025</w:t>
              </w:r>
            </w:ins>
            <w:del w:id="188" w:author="Bertille TAGNE" w:date="2025-12-04T16:36:00Z" w16du:dateUtc="2025-12-04T15:36:00Z">
              <w:r w:rsidR="001325D6" w:rsidRPr="00A41F44" w:rsidDel="007E3087">
                <w:rPr>
                  <w:sz w:val="20"/>
                  <w:rPrChange w:id="189" w:author="Bertille TAGNE" w:date="2025-12-04T16:39:00Z" w16du:dateUtc="2025-12-04T15:39:00Z">
                    <w:rPr>
                      <w:sz w:val="20"/>
                      <w:highlight w:val="green"/>
                    </w:rPr>
                  </w:rPrChange>
                </w:rPr>
                <w:delText>xxx</w:delText>
              </w:r>
            </w:del>
          </w:p>
        </w:tc>
        <w:tc>
          <w:tcPr>
            <w:tcW w:w="1521" w:type="pct"/>
          </w:tcPr>
          <w:p w14:paraId="4BAC26CC" w14:textId="77777777" w:rsidR="007E3087" w:rsidRPr="00A41F44" w:rsidRDefault="007E3087" w:rsidP="007E3087">
            <w:pPr>
              <w:pStyle w:val="Sansinterligne"/>
              <w:cnfStyle w:val="000000000000" w:firstRow="0" w:lastRow="0" w:firstColumn="0" w:lastColumn="0" w:oddVBand="0" w:evenVBand="0" w:oddHBand="0" w:evenHBand="0" w:firstRowFirstColumn="0" w:firstRowLastColumn="0" w:lastRowFirstColumn="0" w:lastRowLastColumn="0"/>
              <w:rPr>
                <w:ins w:id="190" w:author="Bertille TAGNE" w:date="2025-12-04T16:36:00Z"/>
                <w:sz w:val="20"/>
                <w:rPrChange w:id="191" w:author="Bertille TAGNE" w:date="2025-12-04T16:39:00Z" w16du:dateUtc="2025-12-04T15:39:00Z">
                  <w:rPr>
                    <w:ins w:id="192" w:author="Bertille TAGNE" w:date="2025-12-04T16:36:00Z"/>
                    <w:b/>
                    <w:sz w:val="20"/>
                    <w:highlight w:val="green"/>
                  </w:rPr>
                </w:rPrChange>
              </w:rPr>
            </w:pPr>
            <w:ins w:id="193" w:author="Bertille TAGNE" w:date="2025-12-04T16:36:00Z">
              <w:r w:rsidRPr="00A41F44">
                <w:rPr>
                  <w:sz w:val="20"/>
                  <w:rPrChange w:id="194" w:author="Bertille TAGNE" w:date="2025-12-04T16:39:00Z" w16du:dateUtc="2025-12-04T15:39:00Z">
                    <w:rPr>
                      <w:b/>
                      <w:bCs/>
                      <w:sz w:val="20"/>
                      <w:highlight w:val="green"/>
                    </w:rPr>
                  </w:rPrChange>
                </w:rPr>
                <w:t>MARCHE N°0088/M/CAMWATER/DG/CIPM/2025 DU 05 NOVEMBRE 2025 PASSE APRES APPEL D’OFFRES NATIONAL OUVERT N°009/AONO/CAMWATER/DG/CIPM/2025 DU 08 SEPTEMBRE 2025 POUR LA CONCEPTION, LE DEVELOPPEMENT ET LA MISE EN SERVICE D’UNE SOLUTION INFORMATIQUE DE GESTION COMMERCIALE A LA CAMWATER</w:t>
              </w:r>
            </w:ins>
          </w:p>
          <w:p w14:paraId="614AC8A2" w14:textId="68FCF767" w:rsidR="001325D6" w:rsidRPr="00A41F44" w:rsidRDefault="001325D6" w:rsidP="00AF04BE">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195" w:author="Bertille TAGNE" w:date="2025-12-04T16:39:00Z" w16du:dateUtc="2025-12-04T15:39:00Z">
                  <w:rPr>
                    <w:sz w:val="20"/>
                    <w:highlight w:val="green"/>
                  </w:rPr>
                </w:rPrChange>
              </w:rPr>
            </w:pPr>
            <w:del w:id="196" w:author="Bertille TAGNE" w:date="2025-12-04T16:36:00Z" w16du:dateUtc="2025-12-04T15:36:00Z">
              <w:r w:rsidRPr="00A41F44" w:rsidDel="007E3087">
                <w:rPr>
                  <w:sz w:val="20"/>
                  <w:rPrChange w:id="197" w:author="Bertille TAGNE" w:date="2025-12-04T16:39:00Z" w16du:dateUtc="2025-12-04T15:39:00Z">
                    <w:rPr>
                      <w:sz w:val="20"/>
                      <w:highlight w:val="green"/>
                    </w:rPr>
                  </w:rPrChange>
                </w:rPr>
                <w:delText>xxx</w:delText>
              </w:r>
            </w:del>
          </w:p>
        </w:tc>
        <w:tc>
          <w:tcPr>
            <w:tcW w:w="749" w:type="pct"/>
          </w:tcPr>
          <w:p w14:paraId="0CFFDA01" w14:textId="09DD6B2D" w:rsidR="001325D6" w:rsidRPr="001D0E41" w:rsidRDefault="00E40E7A"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198" w:author="Bertille TAGNE" w:date="2025-12-04T16:37:00Z" w16du:dateUtc="2025-12-04T15:37:00Z">
                  <w:rPr>
                    <w:sz w:val="20"/>
                    <w:highlight w:val="green"/>
                  </w:rPr>
                </w:rPrChange>
              </w:rPr>
            </w:pPr>
            <w:del w:id="199" w:author="Bertille TAGNE" w:date="2025-12-04T16:36:00Z" w16du:dateUtc="2025-12-04T15:36:00Z">
              <w:r w:rsidRPr="001D0E41" w:rsidDel="007E3087">
                <w:rPr>
                  <w:sz w:val="20"/>
                  <w:rPrChange w:id="200" w:author="Bertille TAGNE" w:date="2025-12-04T16:37:00Z" w16du:dateUtc="2025-12-04T15:37:00Z">
                    <w:rPr>
                      <w:sz w:val="20"/>
                      <w:highlight w:val="green"/>
                    </w:rPr>
                  </w:rPrChange>
                </w:rPr>
                <w:delText>[</w:delText>
              </w:r>
            </w:del>
            <w:r w:rsidRPr="001D0E41">
              <w:rPr>
                <w:sz w:val="20"/>
                <w:rPrChange w:id="201" w:author="Bertille TAGNE" w:date="2025-12-04T16:37:00Z" w16du:dateUtc="2025-12-04T15:37:00Z">
                  <w:rPr>
                    <w:sz w:val="20"/>
                    <w:highlight w:val="green"/>
                  </w:rPr>
                </w:rPrChange>
              </w:rPr>
              <w:t>CAMWATER</w:t>
            </w:r>
            <w:del w:id="202" w:author="Bertille TAGNE" w:date="2025-12-04T16:36:00Z" w16du:dateUtc="2025-12-04T15:36:00Z">
              <w:r w:rsidR="001325D6" w:rsidRPr="001D0E41" w:rsidDel="007E3087">
                <w:rPr>
                  <w:sz w:val="20"/>
                  <w:rPrChange w:id="203" w:author="Bertille TAGNE" w:date="2025-12-04T16:37:00Z" w16du:dateUtc="2025-12-04T15:37:00Z">
                    <w:rPr>
                      <w:sz w:val="20"/>
                      <w:highlight w:val="green"/>
                    </w:rPr>
                  </w:rPrChange>
                </w:rPr>
                <w:delText>]</w:delText>
              </w:r>
            </w:del>
          </w:p>
        </w:tc>
        <w:tc>
          <w:tcPr>
            <w:tcW w:w="544" w:type="pct"/>
          </w:tcPr>
          <w:p w14:paraId="4E5B0219" w14:textId="76782A3F" w:rsidR="001325D6" w:rsidRPr="001D0E41" w:rsidRDefault="001325D6"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204" w:author="Bertille TAGNE" w:date="2025-12-04T16:37:00Z" w16du:dateUtc="2025-12-04T15:37:00Z">
                  <w:rPr>
                    <w:sz w:val="20"/>
                    <w:highlight w:val="green"/>
                  </w:rPr>
                </w:rPrChange>
              </w:rPr>
            </w:pPr>
            <w:r w:rsidRPr="001D0E41">
              <w:rPr>
                <w:sz w:val="20"/>
                <w:rPrChange w:id="205" w:author="Bertille TAGNE" w:date="2025-12-04T16:37:00Z" w16du:dateUtc="2025-12-04T15:37:00Z">
                  <w:rPr>
                    <w:sz w:val="20"/>
                    <w:highlight w:val="green"/>
                  </w:rPr>
                </w:rPrChange>
              </w:rPr>
              <w:t xml:space="preserve">V1 </w:t>
            </w:r>
            <w:del w:id="206" w:author="Bertille TAGNE" w:date="2025-12-04T16:36:00Z" w16du:dateUtc="2025-12-04T15:36:00Z">
              <w:r w:rsidRPr="001D0E41" w:rsidDel="00B71485">
                <w:rPr>
                  <w:sz w:val="20"/>
                  <w:rPrChange w:id="207" w:author="Bertille TAGNE" w:date="2025-12-04T16:37:00Z" w16du:dateUtc="2025-12-04T15:37:00Z">
                    <w:rPr>
                      <w:sz w:val="20"/>
                      <w:highlight w:val="green"/>
                    </w:rPr>
                  </w:rPrChange>
                </w:rPr>
                <w:delText>du xx/xx/2013</w:delText>
              </w:r>
            </w:del>
          </w:p>
        </w:tc>
        <w:tc>
          <w:tcPr>
            <w:tcW w:w="1140" w:type="pct"/>
          </w:tcPr>
          <w:p w14:paraId="146C5998" w14:textId="3C0F6694" w:rsidR="001325D6" w:rsidRPr="001D0E41" w:rsidRDefault="001325D6"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208" w:author="Bertille TAGNE" w:date="2025-12-04T16:37:00Z" w16du:dateUtc="2025-12-04T15:37:00Z">
                  <w:rPr>
                    <w:sz w:val="20"/>
                    <w:highlight w:val="green"/>
                  </w:rPr>
                </w:rPrChange>
              </w:rPr>
            </w:pPr>
            <w:del w:id="209" w:author="Bertille TAGNE" w:date="2025-12-04T16:37:00Z" w16du:dateUtc="2025-12-04T15:37:00Z">
              <w:r w:rsidRPr="001D0E41" w:rsidDel="00B71485">
                <w:rPr>
                  <w:sz w:val="20"/>
                  <w:rPrChange w:id="210" w:author="Bertille TAGNE" w:date="2025-12-04T16:37:00Z" w16du:dateUtc="2025-12-04T15:37:00Z">
                    <w:rPr>
                      <w:sz w:val="20"/>
                      <w:highlight w:val="green"/>
                    </w:rPr>
                  </w:rPrChange>
                </w:rPr>
                <w:delText>Xx_yy.pdf</w:delText>
              </w:r>
            </w:del>
            <w:ins w:id="211" w:author="Bertille TAGNE" w:date="2025-12-04T16:37:00Z" w16du:dateUtc="2025-12-04T15:37:00Z">
              <w:r w:rsidR="00B71485" w:rsidRPr="001D0E41">
                <w:rPr>
                  <w:sz w:val="20"/>
                  <w:rPrChange w:id="212" w:author="Bertille TAGNE" w:date="2025-12-04T16:37:00Z" w16du:dateUtc="2025-12-04T15:37:00Z">
                    <w:rPr>
                      <w:sz w:val="20"/>
                      <w:highlight w:val="green"/>
                    </w:rPr>
                  </w:rPrChange>
                </w:rPr>
                <w:t>Contrat</w:t>
              </w:r>
            </w:ins>
          </w:p>
        </w:tc>
      </w:tr>
    </w:tbl>
    <w:p w14:paraId="28A8B471" w14:textId="77777777" w:rsidR="001325D6" w:rsidRPr="002A55BD" w:rsidRDefault="001325D6" w:rsidP="001325D6"/>
    <w:tbl>
      <w:tblPr>
        <w:tblStyle w:val="TableauGrille4-Accentuation5"/>
        <w:tblW w:w="5000" w:type="pct"/>
        <w:tblLook w:val="04A0" w:firstRow="1" w:lastRow="0" w:firstColumn="1" w:lastColumn="0" w:noHBand="0" w:noVBand="1"/>
      </w:tblPr>
      <w:tblGrid>
        <w:gridCol w:w="904"/>
        <w:gridCol w:w="2040"/>
        <w:gridCol w:w="1622"/>
        <w:gridCol w:w="874"/>
        <w:gridCol w:w="4641"/>
      </w:tblGrid>
      <w:tr w:rsidR="001325D6" w:rsidRPr="002A55BD" w14:paraId="238BD536" w14:textId="77777777"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14:paraId="6B1F1C41" w14:textId="77777777" w:rsidR="001325D6" w:rsidRPr="002A55BD" w:rsidRDefault="001325D6" w:rsidP="00AF04BE">
            <w:pPr>
              <w:jc w:val="center"/>
              <w:rPr>
                <w:b w:val="0"/>
              </w:rPr>
            </w:pPr>
            <w:r w:rsidRPr="002A55BD">
              <w:t>Suivi des versions</w:t>
            </w:r>
          </w:p>
        </w:tc>
      </w:tr>
      <w:tr w:rsidR="00187FF3" w:rsidRPr="002A55BD" w14:paraId="20C1432F" w14:textId="77777777"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tcPr>
          <w:p w14:paraId="467F4C2A" w14:textId="77777777" w:rsidR="00187FF3" w:rsidRPr="004B1FCB" w:rsidRDefault="00187FF3" w:rsidP="004B1FCB">
            <w:pPr>
              <w:pStyle w:val="SousTitreTableau"/>
              <w:rPr>
                <w:b/>
              </w:rPr>
            </w:pPr>
            <w:r w:rsidRPr="004B1FCB">
              <w:rPr>
                <w:b/>
              </w:rPr>
              <w:t>Version</w:t>
            </w:r>
          </w:p>
        </w:tc>
        <w:tc>
          <w:tcPr>
            <w:tcW w:w="670" w:type="pct"/>
          </w:tcPr>
          <w:p w14:paraId="1C99AF0B" w14:textId="77777777"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Date</w:t>
            </w:r>
          </w:p>
        </w:tc>
        <w:tc>
          <w:tcPr>
            <w:tcW w:w="876" w:type="pct"/>
          </w:tcPr>
          <w:p w14:paraId="4EDCECEC" w14:textId="77777777"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Statut</w:t>
            </w:r>
          </w:p>
        </w:tc>
        <w:tc>
          <w:tcPr>
            <w:tcW w:w="423" w:type="pct"/>
          </w:tcPr>
          <w:p w14:paraId="0C79EEDB" w14:textId="77777777"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Auteur</w:t>
            </w:r>
          </w:p>
        </w:tc>
        <w:tc>
          <w:tcPr>
            <w:tcW w:w="2541" w:type="pct"/>
          </w:tcPr>
          <w:p w14:paraId="3CCD0839" w14:textId="77777777" w:rsidR="00187FF3" w:rsidRPr="004B1FCB" w:rsidRDefault="00187FF3" w:rsidP="004B1FCB">
            <w:pPr>
              <w:pStyle w:val="Sansinterligne"/>
              <w:jc w:val="center"/>
              <w:cnfStyle w:val="000000100000" w:firstRow="0" w:lastRow="0" w:firstColumn="0" w:lastColumn="0" w:oddVBand="0" w:evenVBand="0" w:oddHBand="1" w:evenHBand="0" w:firstRowFirstColumn="0" w:firstRowLastColumn="0" w:lastRowFirstColumn="0" w:lastRowLastColumn="0"/>
              <w:rPr>
                <w:b/>
                <w:i/>
              </w:rPr>
            </w:pPr>
            <w:r w:rsidRPr="004B1FCB">
              <w:rPr>
                <w:b/>
                <w:i/>
              </w:rPr>
              <w:t>Nature de la modification</w:t>
            </w:r>
          </w:p>
        </w:tc>
      </w:tr>
      <w:tr w:rsidR="00187FF3" w:rsidRPr="002A55BD" w14:paraId="287F6E9D" w14:textId="77777777" w:rsidTr="00F37600">
        <w:tc>
          <w:tcPr>
            <w:cnfStyle w:val="001000000000" w:firstRow="0" w:lastRow="0" w:firstColumn="1" w:lastColumn="0" w:oddVBand="0" w:evenVBand="0" w:oddHBand="0" w:evenHBand="0" w:firstRowFirstColumn="0" w:firstRowLastColumn="0" w:lastRowFirstColumn="0" w:lastRowLastColumn="0"/>
            <w:tcW w:w="490" w:type="pct"/>
          </w:tcPr>
          <w:p w14:paraId="313B18B3" w14:textId="77777777" w:rsidR="00187FF3" w:rsidRPr="00A41F44" w:rsidRDefault="00187FF3" w:rsidP="009C0BAD">
            <w:pPr>
              <w:pStyle w:val="Sansinterligne"/>
              <w:jc w:val="center"/>
              <w:rPr>
                <w:sz w:val="20"/>
              </w:rPr>
            </w:pPr>
            <w:r w:rsidRPr="00A41F44">
              <w:rPr>
                <w:sz w:val="20"/>
              </w:rPr>
              <w:t>0.1</w:t>
            </w:r>
          </w:p>
        </w:tc>
        <w:tc>
          <w:tcPr>
            <w:tcW w:w="670" w:type="pct"/>
          </w:tcPr>
          <w:p w14:paraId="432F4E77" w14:textId="36A29BDE" w:rsidR="00187FF3" w:rsidRPr="00A41F44" w:rsidRDefault="00187FF3" w:rsidP="004B1FCB">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213" w:author="Bertille TAGNE" w:date="2025-12-04T16:39:00Z" w16du:dateUtc="2025-12-04T15:39:00Z">
                  <w:rPr>
                    <w:sz w:val="20"/>
                    <w:highlight w:val="green"/>
                  </w:rPr>
                </w:rPrChange>
              </w:rPr>
            </w:pPr>
            <w:del w:id="214" w:author="Bertille TAGNE" w:date="2025-12-04T16:38:00Z" w16du:dateUtc="2025-12-04T15:38:00Z">
              <w:r w:rsidRPr="00A41F44" w:rsidDel="00A41F44">
                <w:rPr>
                  <w:sz w:val="20"/>
                  <w:rPrChange w:id="215" w:author="Bertille TAGNE" w:date="2025-12-04T16:39:00Z" w16du:dateUtc="2025-12-04T15:39:00Z">
                    <w:rPr>
                      <w:sz w:val="20"/>
                      <w:highlight w:val="green"/>
                    </w:rPr>
                  </w:rPrChange>
                </w:rPr>
                <w:delText>XX/</w:delText>
              </w:r>
            </w:del>
            <w:ins w:id="216" w:author="Bertille TAGNE" w:date="2025-12-04T16:38:00Z" w16du:dateUtc="2025-12-04T15:38:00Z">
              <w:r w:rsidR="00A41F44" w:rsidRPr="00A41F44">
                <w:rPr>
                  <w:sz w:val="20"/>
                  <w:rPrChange w:id="217" w:author="Bertille TAGNE" w:date="2025-12-04T16:39:00Z" w16du:dateUtc="2025-12-04T15:39:00Z">
                    <w:rPr>
                      <w:sz w:val="20"/>
                      <w:highlight w:val="green"/>
                    </w:rPr>
                  </w:rPrChange>
                </w:rPr>
                <w:t>02/12/2025</w:t>
              </w:r>
            </w:ins>
            <w:del w:id="218" w:author="Bertille TAGNE" w:date="2025-12-04T16:38:00Z" w16du:dateUtc="2025-12-04T15:38:00Z">
              <w:r w:rsidRPr="00A41F44" w:rsidDel="00A41F44">
                <w:rPr>
                  <w:sz w:val="20"/>
                  <w:rPrChange w:id="219" w:author="Bertille TAGNE" w:date="2025-12-04T16:39:00Z" w16du:dateUtc="2025-12-04T15:39:00Z">
                    <w:rPr>
                      <w:sz w:val="20"/>
                      <w:highlight w:val="green"/>
                    </w:rPr>
                  </w:rPrChange>
                </w:rPr>
                <w:delText>XX/</w:delText>
              </w:r>
              <w:r w:rsidRPr="00A41F44" w:rsidDel="00A41F44">
                <w:rPr>
                  <w:sz w:val="20"/>
                </w:rPr>
                <w:delText>20</w:delText>
              </w:r>
              <w:r w:rsidR="004B1FCB" w:rsidRPr="00A41F44" w:rsidDel="00A41F44">
                <w:rPr>
                  <w:sz w:val="20"/>
                </w:rPr>
                <w:delText>2</w:delText>
              </w:r>
              <w:r w:rsidRPr="00A41F44" w:rsidDel="00A41F44">
                <w:rPr>
                  <w:sz w:val="20"/>
                  <w:rPrChange w:id="220" w:author="Bertille TAGNE" w:date="2025-12-04T16:39:00Z" w16du:dateUtc="2025-12-04T15:39:00Z">
                    <w:rPr>
                      <w:sz w:val="20"/>
                      <w:highlight w:val="green"/>
                    </w:rPr>
                  </w:rPrChange>
                </w:rPr>
                <w:delText>X</w:delText>
              </w:r>
            </w:del>
          </w:p>
        </w:tc>
        <w:tc>
          <w:tcPr>
            <w:tcW w:w="876" w:type="pct"/>
          </w:tcPr>
          <w:p w14:paraId="08E1F0FE" w14:textId="4D23EBEB" w:rsidR="00187FF3" w:rsidRPr="00A41F44" w:rsidRDefault="00187FF3" w:rsidP="00AF04BE">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221" w:author="Bertille TAGNE" w:date="2025-12-04T16:39:00Z" w16du:dateUtc="2025-12-04T15:39:00Z">
                  <w:rPr>
                    <w:sz w:val="20"/>
                    <w:highlight w:val="green"/>
                  </w:rPr>
                </w:rPrChange>
              </w:rPr>
            </w:pPr>
            <w:del w:id="222" w:author="Bertille TAGNE" w:date="2025-12-04T16:39:00Z" w16du:dateUtc="2025-12-04T15:39:00Z">
              <w:r w:rsidRPr="00A41F44" w:rsidDel="00A41F44">
                <w:rPr>
                  <w:sz w:val="20"/>
                  <w:rPrChange w:id="223" w:author="Bertille TAGNE" w:date="2025-12-04T16:39:00Z" w16du:dateUtc="2025-12-04T15:39:00Z">
                    <w:rPr>
                      <w:sz w:val="20"/>
                      <w:highlight w:val="green"/>
                    </w:rPr>
                  </w:rPrChange>
                </w:rPr>
                <w:delText>création/maj mineure/maj majeure</w:delText>
              </w:r>
            </w:del>
            <w:ins w:id="224" w:author="Bertille TAGNE" w:date="2025-12-04T16:39:00Z" w16du:dateUtc="2025-12-04T15:39:00Z">
              <w:r w:rsidR="00A41F44" w:rsidRPr="00A41F44">
                <w:rPr>
                  <w:sz w:val="20"/>
                  <w:rPrChange w:id="225" w:author="Bertille TAGNE" w:date="2025-12-04T16:39:00Z" w16du:dateUtc="2025-12-04T15:39:00Z">
                    <w:rPr>
                      <w:sz w:val="20"/>
                      <w:highlight w:val="green"/>
                    </w:rPr>
                  </w:rPrChange>
                </w:rPr>
                <w:t>Création</w:t>
              </w:r>
            </w:ins>
          </w:p>
        </w:tc>
        <w:tc>
          <w:tcPr>
            <w:tcW w:w="423" w:type="pct"/>
          </w:tcPr>
          <w:p w14:paraId="5EE6F7DE" w14:textId="68ED9E8E" w:rsidR="00187FF3" w:rsidRPr="00A41F44" w:rsidRDefault="00187FF3" w:rsidP="00187FF3">
            <w:pPr>
              <w:pStyle w:val="Sansinterligne"/>
              <w:jc w:val="center"/>
              <w:cnfStyle w:val="000000000000" w:firstRow="0" w:lastRow="0" w:firstColumn="0" w:lastColumn="0" w:oddVBand="0" w:evenVBand="0" w:oddHBand="0" w:evenHBand="0" w:firstRowFirstColumn="0" w:firstRowLastColumn="0" w:lastRowFirstColumn="0" w:lastRowLastColumn="0"/>
              <w:rPr>
                <w:sz w:val="20"/>
                <w:rPrChange w:id="226" w:author="Bertille TAGNE" w:date="2025-12-04T16:39:00Z" w16du:dateUtc="2025-12-04T15:39:00Z">
                  <w:rPr>
                    <w:sz w:val="20"/>
                    <w:highlight w:val="green"/>
                  </w:rPr>
                </w:rPrChange>
              </w:rPr>
            </w:pPr>
            <w:del w:id="227" w:author="Bertille TAGNE" w:date="2025-12-04T16:39:00Z" w16du:dateUtc="2025-12-04T15:39:00Z">
              <w:r w:rsidRPr="00A41F44" w:rsidDel="00A41F44">
                <w:rPr>
                  <w:sz w:val="20"/>
                  <w:rPrChange w:id="228" w:author="Bertille TAGNE" w:date="2025-12-04T16:39:00Z" w16du:dateUtc="2025-12-04T15:39:00Z">
                    <w:rPr>
                      <w:sz w:val="20"/>
                      <w:highlight w:val="green"/>
                    </w:rPr>
                  </w:rPrChange>
                </w:rPr>
                <w:delText>XXX</w:delText>
              </w:r>
            </w:del>
            <w:ins w:id="229" w:author="Bertille TAGNE" w:date="2025-12-04T16:39:00Z" w16du:dateUtc="2025-12-04T15:39:00Z">
              <w:r w:rsidR="00A41F44" w:rsidRPr="00A41F44">
                <w:rPr>
                  <w:sz w:val="20"/>
                  <w:rPrChange w:id="230" w:author="Bertille TAGNE" w:date="2025-12-04T16:39:00Z" w16du:dateUtc="2025-12-04T15:39:00Z">
                    <w:rPr>
                      <w:sz w:val="20"/>
                      <w:highlight w:val="green"/>
                    </w:rPr>
                  </w:rPrChange>
                </w:rPr>
                <w:t>AFT</w:t>
              </w:r>
            </w:ins>
          </w:p>
        </w:tc>
        <w:tc>
          <w:tcPr>
            <w:tcW w:w="2541" w:type="pct"/>
          </w:tcPr>
          <w:p w14:paraId="5DBFF74F" w14:textId="77777777" w:rsidR="00187FF3" w:rsidRPr="002A55BD" w:rsidRDefault="00187FF3" w:rsidP="00AF04BE">
            <w:pPr>
              <w:pStyle w:val="Sansinterligne"/>
              <w:cnfStyle w:val="000000000000" w:firstRow="0" w:lastRow="0" w:firstColumn="0" w:lastColumn="0" w:oddVBand="0" w:evenVBand="0" w:oddHBand="0" w:evenHBand="0" w:firstRowFirstColumn="0" w:firstRowLastColumn="0" w:lastRowFirstColumn="0" w:lastRowLastColumn="0"/>
              <w:rPr>
                <w:sz w:val="20"/>
              </w:rPr>
            </w:pPr>
            <w:r w:rsidRPr="00A41F44">
              <w:rPr>
                <w:sz w:val="20"/>
              </w:rPr>
              <w:t>Version initiale</w:t>
            </w:r>
          </w:p>
        </w:tc>
      </w:tr>
    </w:tbl>
    <w:p w14:paraId="3BC33981" w14:textId="77777777" w:rsidR="001325D6" w:rsidRPr="002A55BD" w:rsidRDefault="001325D6" w:rsidP="001325D6"/>
    <w:p w14:paraId="4B81D3BE" w14:textId="77777777" w:rsidR="0033649F" w:rsidRPr="002A55BD" w:rsidRDefault="0033649F" w:rsidP="0033649F"/>
    <w:p w14:paraId="4EA4FD9C" w14:textId="77777777" w:rsidR="0033649F" w:rsidRPr="002A55BD" w:rsidRDefault="0033649F" w:rsidP="0033649F"/>
    <w:p w14:paraId="2AA21E7E" w14:textId="77777777" w:rsidR="009C0BAD" w:rsidRPr="002A55BD" w:rsidRDefault="009C0BAD" w:rsidP="0033649F">
      <w:pPr>
        <w:rPr>
          <w:lang w:bidi="en-US"/>
        </w:rPr>
      </w:pPr>
      <w:r w:rsidRPr="002A55BD">
        <w:rPr>
          <w:lang w:bidi="en-US"/>
        </w:rPr>
        <w:br w:type="page"/>
      </w:r>
    </w:p>
    <w:p w14:paraId="287892EE" w14:textId="77777777" w:rsidR="004242CD" w:rsidRPr="002A55BD" w:rsidRDefault="004242CD" w:rsidP="008648E9">
      <w:pPr>
        <w:pStyle w:val="En-ttedetabledesmatires"/>
      </w:pPr>
      <w:r w:rsidRPr="002A55BD">
        <w:lastRenderedPageBreak/>
        <w:t>Sommaire</w:t>
      </w:r>
    </w:p>
    <w:p w14:paraId="1396B3C3" w14:textId="3A204A75" w:rsidR="00A41F44" w:rsidRDefault="004242CD">
      <w:pPr>
        <w:pStyle w:val="TM1"/>
        <w:rPr>
          <w:ins w:id="231"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r w:rsidRPr="002A55BD">
        <w:rPr>
          <w:rStyle w:val="Lienhypertexte"/>
        </w:rPr>
        <w:fldChar w:fldCharType="begin"/>
      </w:r>
      <w:r w:rsidRPr="002A55BD">
        <w:rPr>
          <w:rStyle w:val="Lienhypertexte"/>
        </w:rPr>
        <w:instrText xml:space="preserve"> TOC \o "1-3" \h \z \u </w:instrText>
      </w:r>
      <w:r w:rsidRPr="002A55BD">
        <w:rPr>
          <w:rStyle w:val="Lienhypertexte"/>
        </w:rPr>
        <w:fldChar w:fldCharType="separate"/>
      </w:r>
      <w:ins w:id="232" w:author="Bertille TAGNE" w:date="2025-12-04T16:40:00Z" w16du:dateUtc="2025-12-04T15:40:00Z">
        <w:r w:rsidR="00A41F44" w:rsidRPr="0030554C">
          <w:rPr>
            <w:rStyle w:val="Lienhypertexte"/>
            <w:noProof/>
          </w:rPr>
          <w:fldChar w:fldCharType="begin"/>
        </w:r>
        <w:r w:rsidR="00A41F44" w:rsidRPr="0030554C">
          <w:rPr>
            <w:rStyle w:val="Lienhypertexte"/>
            <w:noProof/>
          </w:rPr>
          <w:instrText xml:space="preserve"> </w:instrText>
        </w:r>
        <w:r w:rsidR="00A41F44">
          <w:rPr>
            <w:noProof/>
          </w:rPr>
          <w:instrText>HYPERLINK \l "_Toc215758825"</w:instrText>
        </w:r>
        <w:r w:rsidR="00A41F44" w:rsidRPr="0030554C">
          <w:rPr>
            <w:rStyle w:val="Lienhypertexte"/>
            <w:noProof/>
          </w:rPr>
          <w:instrText xml:space="preserve"> </w:instrText>
        </w:r>
        <w:r w:rsidR="00A41F44" w:rsidRPr="0030554C">
          <w:rPr>
            <w:rStyle w:val="Lienhypertexte"/>
            <w:noProof/>
          </w:rPr>
        </w:r>
        <w:r w:rsidR="00A41F44" w:rsidRPr="0030554C">
          <w:rPr>
            <w:rStyle w:val="Lienhypertexte"/>
            <w:noProof/>
          </w:rPr>
          <w:fldChar w:fldCharType="separate"/>
        </w:r>
        <w:r w:rsidR="00A41F44" w:rsidRPr="0030554C">
          <w:rPr>
            <w:rStyle w:val="Lienhypertexte"/>
            <w:noProof/>
          </w:rPr>
          <w:t>1</w:t>
        </w:r>
        <w:r w:rsidR="00A41F44">
          <w:rPr>
            <w:rFonts w:asciiTheme="minorHAnsi" w:eastAsiaTheme="minorEastAsia" w:hAnsiTheme="minorHAnsi" w:cstheme="minorBidi"/>
            <w:b w:val="0"/>
            <w:bCs w:val="0"/>
            <w:caps w:val="0"/>
            <w:noProof/>
            <w:color w:val="auto"/>
            <w:kern w:val="2"/>
            <w:sz w:val="24"/>
            <w:szCs w:val="24"/>
            <w:lang w:eastAsia="fr-FR"/>
            <w14:ligatures w14:val="standardContextual"/>
          </w:rPr>
          <w:tab/>
        </w:r>
        <w:r w:rsidR="00A41F44" w:rsidRPr="0030554C">
          <w:rPr>
            <w:rStyle w:val="Lienhypertexte"/>
            <w:noProof/>
          </w:rPr>
          <w:t>OBJET ET CADRAGE</w:t>
        </w:r>
        <w:r w:rsidR="00A41F44" w:rsidRPr="0030554C">
          <w:rPr>
            <w:rStyle w:val="Lienhypertexte"/>
            <w:noProof/>
          </w:rPr>
          <w:t xml:space="preserve"> </w:t>
        </w:r>
        <w:r w:rsidR="00A41F44" w:rsidRPr="0030554C">
          <w:rPr>
            <w:rStyle w:val="Lienhypertexte"/>
            <w:noProof/>
          </w:rPr>
          <w:t>DE REFERENCE</w:t>
        </w:r>
        <w:r w:rsidR="00A41F44">
          <w:rPr>
            <w:noProof/>
            <w:webHidden/>
          </w:rPr>
          <w:tab/>
        </w:r>
        <w:r w:rsidR="00A41F44">
          <w:rPr>
            <w:noProof/>
            <w:webHidden/>
          </w:rPr>
          <w:fldChar w:fldCharType="begin"/>
        </w:r>
        <w:r w:rsidR="00A41F44">
          <w:rPr>
            <w:noProof/>
            <w:webHidden/>
          </w:rPr>
          <w:instrText xml:space="preserve"> PAGEREF _Toc215758825 \h </w:instrText>
        </w:r>
      </w:ins>
      <w:r w:rsidR="00A41F44">
        <w:rPr>
          <w:noProof/>
          <w:webHidden/>
        </w:rPr>
      </w:r>
      <w:ins w:id="233" w:author="Bertille TAGNE" w:date="2025-12-04T16:40:00Z" w16du:dateUtc="2025-12-04T15:40:00Z">
        <w:r w:rsidR="00A41F44">
          <w:rPr>
            <w:noProof/>
            <w:webHidden/>
          </w:rPr>
          <w:fldChar w:fldCharType="separate"/>
        </w:r>
        <w:r w:rsidR="00A41F44">
          <w:rPr>
            <w:noProof/>
            <w:webHidden/>
          </w:rPr>
          <w:t>7</w:t>
        </w:r>
        <w:r w:rsidR="00A41F44">
          <w:rPr>
            <w:noProof/>
            <w:webHidden/>
          </w:rPr>
          <w:fldChar w:fldCharType="end"/>
        </w:r>
        <w:r w:rsidR="00A41F44" w:rsidRPr="0030554C">
          <w:rPr>
            <w:rStyle w:val="Lienhypertexte"/>
            <w:noProof/>
          </w:rPr>
          <w:fldChar w:fldCharType="end"/>
        </w:r>
      </w:ins>
    </w:p>
    <w:p w14:paraId="177AF62A" w14:textId="26080886" w:rsidR="00A41F44" w:rsidRDefault="00A41F44">
      <w:pPr>
        <w:pStyle w:val="TM1"/>
        <w:rPr>
          <w:ins w:id="234"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23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"_Toc215758826"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2</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OBJECTIFS DU PROGRAMME D’EXECUTION</w:t>
        </w:r>
        <w:r>
          <w:rPr>
            <w:noProof/>
            <w:webHidden/>
          </w:rPr>
          <w:tab/>
        </w:r>
        <w:r>
          <w:rPr>
            <w:noProof/>
            <w:webHidden/>
          </w:rPr>
          <w:fldChar w:fldCharType="begin"/>
        </w:r>
        <w:r>
          <w:rPr>
            <w:noProof/>
            <w:webHidden/>
          </w:rPr>
          <w:instrText xml:space="preserve"> PAGEREF _Toc215758826 \h </w:instrText>
        </w:r>
      </w:ins>
      <w:r>
        <w:rPr>
          <w:noProof/>
          <w:webHidden/>
        </w:rPr>
      </w:r>
      <w:ins w:id="236" w:author="Bertille TAGNE" w:date="2025-12-04T16:40:00Z" w16du:dateUtc="2025-12-04T15:40:00Z">
        <w:r>
          <w:rPr>
            <w:noProof/>
            <w:webHidden/>
          </w:rPr>
          <w:fldChar w:fldCharType="separate"/>
        </w:r>
        <w:r>
          <w:rPr>
            <w:noProof/>
            <w:webHidden/>
          </w:rPr>
          <w:t>8</w:t>
        </w:r>
        <w:r>
          <w:rPr>
            <w:noProof/>
            <w:webHidden/>
          </w:rPr>
          <w:fldChar w:fldCharType="end"/>
        </w:r>
        <w:r w:rsidRPr="0030554C">
          <w:rPr>
            <w:rStyle w:val="Lienhypertexte"/>
            <w:noProof/>
          </w:rPr>
          <w:fldChar w:fldCharType="end"/>
        </w:r>
      </w:ins>
    </w:p>
    <w:p w14:paraId="6342772E" w14:textId="19BE93B8" w:rsidR="00A41F44" w:rsidRDefault="00A41F44">
      <w:pPr>
        <w:pStyle w:val="TM1"/>
        <w:rPr>
          <w:ins w:id="237"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23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"_Toc215758827"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CONTEXTE ET OBJECTIFS DU PROJET</w:t>
        </w:r>
        <w:r>
          <w:rPr>
            <w:noProof/>
            <w:webHidden/>
          </w:rPr>
          <w:tab/>
        </w:r>
        <w:r>
          <w:rPr>
            <w:noProof/>
            <w:webHidden/>
          </w:rPr>
          <w:fldChar w:fldCharType="begin"/>
        </w:r>
        <w:r>
          <w:rPr>
            <w:noProof/>
            <w:webHidden/>
          </w:rPr>
          <w:instrText xml:space="preserve"> PAGEREF _Toc215758827 \h </w:instrText>
        </w:r>
      </w:ins>
      <w:r>
        <w:rPr>
          <w:noProof/>
          <w:webHidden/>
        </w:rPr>
      </w:r>
      <w:ins w:id="239" w:author="Bertille TAGNE" w:date="2025-12-04T16:40:00Z" w16du:dateUtc="2025-12-04T15:40:00Z">
        <w:r>
          <w:rPr>
            <w:noProof/>
            <w:webHidden/>
          </w:rPr>
          <w:fldChar w:fldCharType="separate"/>
        </w:r>
        <w:r>
          <w:rPr>
            <w:noProof/>
            <w:webHidden/>
          </w:rPr>
          <w:t>10</w:t>
        </w:r>
        <w:r>
          <w:rPr>
            <w:noProof/>
            <w:webHidden/>
          </w:rPr>
          <w:fldChar w:fldCharType="end"/>
        </w:r>
        <w:r w:rsidRPr="0030554C">
          <w:rPr>
            <w:rStyle w:val="Lienhypertexte"/>
            <w:noProof/>
          </w:rPr>
          <w:fldChar w:fldCharType="end"/>
        </w:r>
      </w:ins>
    </w:p>
    <w:p w14:paraId="07E31C52" w14:textId="097AB223" w:rsidR="00A41F44" w:rsidRDefault="00A41F44">
      <w:pPr>
        <w:pStyle w:val="TM2"/>
        <w:rPr>
          <w:ins w:id="240"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4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"_Toc215758828"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Contexte</w:t>
        </w:r>
        <w:r>
          <w:rPr>
            <w:noProof/>
            <w:webHidden/>
          </w:rPr>
          <w:tab/>
        </w:r>
        <w:r>
          <w:rPr>
            <w:noProof/>
            <w:webHidden/>
          </w:rPr>
          <w:fldChar w:fldCharType="begin"/>
        </w:r>
        <w:r>
          <w:rPr>
            <w:noProof/>
            <w:webHidden/>
          </w:rPr>
          <w:instrText xml:space="preserve"> PAGEREF _Toc215758828 \h </w:instrText>
        </w:r>
      </w:ins>
      <w:r>
        <w:rPr>
          <w:noProof/>
          <w:webHidden/>
        </w:rPr>
      </w:r>
      <w:ins w:id="242" w:author="Bertille TAGNE" w:date="2025-12-04T16:40:00Z" w16du:dateUtc="2025-12-04T15:40:00Z">
        <w:r>
          <w:rPr>
            <w:noProof/>
            <w:webHidden/>
          </w:rPr>
          <w:fldChar w:fldCharType="separate"/>
        </w:r>
        <w:r>
          <w:rPr>
            <w:noProof/>
            <w:webHidden/>
          </w:rPr>
          <w:t>10</w:t>
        </w:r>
        <w:r>
          <w:rPr>
            <w:noProof/>
            <w:webHidden/>
          </w:rPr>
          <w:fldChar w:fldCharType="end"/>
        </w:r>
        <w:r w:rsidRPr="0030554C">
          <w:rPr>
            <w:rStyle w:val="Lienhypertexte"/>
            <w:noProof/>
          </w:rPr>
          <w:fldChar w:fldCharType="end"/>
        </w:r>
      </w:ins>
    </w:p>
    <w:p w14:paraId="2EC22BE3" w14:textId="6F9551D9" w:rsidR="00A41F44" w:rsidRDefault="00A41F44">
      <w:pPr>
        <w:pStyle w:val="TM2"/>
        <w:rPr>
          <w:ins w:id="243"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4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"_Toc215758829"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Objectifs</w:t>
        </w:r>
        <w:r>
          <w:rPr>
            <w:noProof/>
            <w:webHidden/>
          </w:rPr>
          <w:tab/>
        </w:r>
        <w:r>
          <w:rPr>
            <w:noProof/>
            <w:webHidden/>
          </w:rPr>
          <w:fldChar w:fldCharType="begin"/>
        </w:r>
        <w:r>
          <w:rPr>
            <w:noProof/>
            <w:webHidden/>
          </w:rPr>
          <w:instrText xml:space="preserve"> PAGEREF _Toc215758829 \h </w:instrText>
        </w:r>
      </w:ins>
      <w:r>
        <w:rPr>
          <w:noProof/>
          <w:webHidden/>
        </w:rPr>
      </w:r>
      <w:ins w:id="245" w:author="Bertille TAGNE" w:date="2025-12-04T16:40:00Z" w16du:dateUtc="2025-12-04T15:40:00Z">
        <w:r>
          <w:rPr>
            <w:noProof/>
            <w:webHidden/>
          </w:rPr>
          <w:fldChar w:fldCharType="separate"/>
        </w:r>
        <w:r>
          <w:rPr>
            <w:noProof/>
            <w:webHidden/>
          </w:rPr>
          <w:t>11</w:t>
        </w:r>
        <w:r>
          <w:rPr>
            <w:noProof/>
            <w:webHidden/>
          </w:rPr>
          <w:fldChar w:fldCharType="end"/>
        </w:r>
        <w:r w:rsidRPr="0030554C">
          <w:rPr>
            <w:rStyle w:val="Lienhypertexte"/>
            <w:noProof/>
          </w:rPr>
          <w:fldChar w:fldCharType="end"/>
        </w:r>
      </w:ins>
    </w:p>
    <w:p w14:paraId="6A1A82D9" w14:textId="04425650" w:rsidR="00A41F44" w:rsidRDefault="00A41F44">
      <w:pPr>
        <w:pStyle w:val="TM3"/>
        <w:rPr>
          <w:ins w:id="246"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24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3.2.1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Objectif principal</w:t>
        </w:r>
        <w:r>
          <w:rPr>
            <w:noProof/>
            <w:webHidden/>
          </w:rPr>
          <w:tab/>
        </w:r>
        <w:r>
          <w:rPr>
            <w:noProof/>
            <w:webHidden/>
          </w:rPr>
          <w:fldChar w:fldCharType="begin"/>
        </w:r>
        <w:r>
          <w:rPr>
            <w:noProof/>
            <w:webHidden/>
          </w:rPr>
          <w:instrText xml:space="preserve"> PAGEREF _Toc215758830 \h </w:instrText>
        </w:r>
      </w:ins>
      <w:r>
        <w:rPr>
          <w:noProof/>
          <w:webHidden/>
        </w:rPr>
      </w:r>
      <w:ins w:id="248" w:author="Bertille TAGNE" w:date="2025-12-04T16:40:00Z" w16du:dateUtc="2025-12-04T15:40:00Z">
        <w:r>
          <w:rPr>
            <w:noProof/>
            <w:webHidden/>
          </w:rPr>
          <w:fldChar w:fldCharType="separate"/>
        </w:r>
        <w:r>
          <w:rPr>
            <w:noProof/>
            <w:webHidden/>
          </w:rPr>
          <w:t>11</w:t>
        </w:r>
        <w:r>
          <w:rPr>
            <w:noProof/>
            <w:webHidden/>
          </w:rPr>
          <w:fldChar w:fldCharType="end"/>
        </w:r>
        <w:r w:rsidRPr="0030554C">
          <w:rPr>
            <w:rStyle w:val="Lienhypertexte"/>
            <w:noProof/>
          </w:rPr>
          <w:fldChar w:fldCharType="end"/>
        </w:r>
      </w:ins>
    </w:p>
    <w:p w14:paraId="161AA171" w14:textId="1A3445A4" w:rsidR="00A41F44" w:rsidRDefault="00A41F44">
      <w:pPr>
        <w:pStyle w:val="TM3"/>
        <w:rPr>
          <w:ins w:id="249"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25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3.2.2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Objectifs spécifiques</w:t>
        </w:r>
        <w:r>
          <w:rPr>
            <w:noProof/>
            <w:webHidden/>
          </w:rPr>
          <w:tab/>
        </w:r>
        <w:r>
          <w:rPr>
            <w:noProof/>
            <w:webHidden/>
          </w:rPr>
          <w:fldChar w:fldCharType="begin"/>
        </w:r>
        <w:r>
          <w:rPr>
            <w:noProof/>
            <w:webHidden/>
          </w:rPr>
          <w:instrText xml:space="preserve"> PAGEREF _Toc215758831 \h </w:instrText>
        </w:r>
      </w:ins>
      <w:r>
        <w:rPr>
          <w:noProof/>
          <w:webHidden/>
        </w:rPr>
      </w:r>
      <w:ins w:id="251" w:author="Bertille TAGNE" w:date="2025-12-04T16:40:00Z" w16du:dateUtc="2025-12-04T15:40:00Z">
        <w:r>
          <w:rPr>
            <w:noProof/>
            <w:webHidden/>
          </w:rPr>
          <w:fldChar w:fldCharType="separate"/>
        </w:r>
        <w:r>
          <w:rPr>
            <w:noProof/>
            <w:webHidden/>
          </w:rPr>
          <w:t>11</w:t>
        </w:r>
        <w:r>
          <w:rPr>
            <w:noProof/>
            <w:webHidden/>
          </w:rPr>
          <w:fldChar w:fldCharType="end"/>
        </w:r>
        <w:r w:rsidRPr="0030554C">
          <w:rPr>
            <w:rStyle w:val="Lienhypertexte"/>
            <w:noProof/>
          </w:rPr>
          <w:fldChar w:fldCharType="end"/>
        </w:r>
      </w:ins>
    </w:p>
    <w:p w14:paraId="16B02107" w14:textId="285ABD84" w:rsidR="00A41F44" w:rsidRDefault="00A41F44">
      <w:pPr>
        <w:pStyle w:val="TM3"/>
        <w:rPr>
          <w:ins w:id="252"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25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3.2.3</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Enjeux</w:t>
        </w:r>
        <w:r>
          <w:rPr>
            <w:noProof/>
            <w:webHidden/>
          </w:rPr>
          <w:tab/>
        </w:r>
        <w:r>
          <w:rPr>
            <w:noProof/>
            <w:webHidden/>
          </w:rPr>
          <w:fldChar w:fldCharType="begin"/>
        </w:r>
        <w:r>
          <w:rPr>
            <w:noProof/>
            <w:webHidden/>
          </w:rPr>
          <w:instrText xml:space="preserve"> PAGEREF _Toc215758832 \h </w:instrText>
        </w:r>
      </w:ins>
      <w:r>
        <w:rPr>
          <w:noProof/>
          <w:webHidden/>
        </w:rPr>
      </w:r>
      <w:ins w:id="254" w:author="Bertille TAGNE" w:date="2025-12-04T16:40:00Z" w16du:dateUtc="2025-12-04T15:40:00Z">
        <w:r>
          <w:rPr>
            <w:noProof/>
            <w:webHidden/>
          </w:rPr>
          <w:fldChar w:fldCharType="separate"/>
        </w:r>
        <w:r>
          <w:rPr>
            <w:noProof/>
            <w:webHidden/>
          </w:rPr>
          <w:t>12</w:t>
        </w:r>
        <w:r>
          <w:rPr>
            <w:noProof/>
            <w:webHidden/>
          </w:rPr>
          <w:fldChar w:fldCharType="end"/>
        </w:r>
        <w:r w:rsidRPr="0030554C">
          <w:rPr>
            <w:rStyle w:val="Lienhypertexte"/>
            <w:noProof/>
          </w:rPr>
          <w:fldChar w:fldCharType="end"/>
        </w:r>
      </w:ins>
    </w:p>
    <w:p w14:paraId="7DEFCD20" w14:textId="783E1E44" w:rsidR="00A41F44" w:rsidRDefault="00A41F44">
      <w:pPr>
        <w:pStyle w:val="TM3"/>
        <w:rPr>
          <w:ins w:id="255"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25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3.2.4</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bCs/>
            <w:noProof/>
          </w:rPr>
          <w:t>Les bénéfices attendus</w:t>
        </w:r>
        <w:r>
          <w:rPr>
            <w:noProof/>
            <w:webHidden/>
          </w:rPr>
          <w:tab/>
        </w:r>
        <w:r>
          <w:rPr>
            <w:noProof/>
            <w:webHidden/>
          </w:rPr>
          <w:fldChar w:fldCharType="begin"/>
        </w:r>
        <w:r>
          <w:rPr>
            <w:noProof/>
            <w:webHidden/>
          </w:rPr>
          <w:instrText xml:space="preserve"> PAGEREF _Toc215758833 \h </w:instrText>
        </w:r>
      </w:ins>
      <w:r>
        <w:rPr>
          <w:noProof/>
          <w:webHidden/>
        </w:rPr>
      </w:r>
      <w:ins w:id="257" w:author="Bertille TAGNE" w:date="2025-12-04T16:40:00Z" w16du:dateUtc="2025-12-04T15:40:00Z">
        <w:r>
          <w:rPr>
            <w:noProof/>
            <w:webHidden/>
          </w:rPr>
          <w:fldChar w:fldCharType="separate"/>
        </w:r>
        <w:r>
          <w:rPr>
            <w:noProof/>
            <w:webHidden/>
          </w:rPr>
          <w:t>13</w:t>
        </w:r>
        <w:r>
          <w:rPr>
            <w:noProof/>
            <w:webHidden/>
          </w:rPr>
          <w:fldChar w:fldCharType="end"/>
        </w:r>
        <w:r w:rsidRPr="0030554C">
          <w:rPr>
            <w:rStyle w:val="Lienhypertexte"/>
            <w:noProof/>
          </w:rPr>
          <w:fldChar w:fldCharType="end"/>
        </w:r>
      </w:ins>
    </w:p>
    <w:p w14:paraId="739D3EAE" w14:textId="0BC70719" w:rsidR="00A41F44" w:rsidRDefault="00A41F44">
      <w:pPr>
        <w:pStyle w:val="TM2"/>
        <w:rPr>
          <w:ins w:id="258"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5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bCs/>
            <w:noProof/>
          </w:rPr>
          <w:t>3.3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bCs/>
            <w:noProof/>
          </w:rPr>
          <w:t>Critères de</w:t>
        </w:r>
        <w:r w:rsidRPr="0030554C">
          <w:rPr>
            <w:rStyle w:val="Lienhypertexte"/>
            <w:bCs/>
            <w:noProof/>
          </w:rPr>
          <w:t xml:space="preserve"> </w:t>
        </w:r>
        <w:r w:rsidRPr="0030554C">
          <w:rPr>
            <w:rStyle w:val="Lienhypertexte"/>
            <w:bCs/>
            <w:noProof/>
          </w:rPr>
          <w:t>succès</w:t>
        </w:r>
        <w:r>
          <w:rPr>
            <w:noProof/>
            <w:webHidden/>
          </w:rPr>
          <w:tab/>
        </w:r>
        <w:r>
          <w:rPr>
            <w:noProof/>
            <w:webHidden/>
          </w:rPr>
          <w:fldChar w:fldCharType="begin"/>
        </w:r>
        <w:r>
          <w:rPr>
            <w:noProof/>
            <w:webHidden/>
          </w:rPr>
          <w:instrText xml:space="preserve"> PAGEREF _Toc215758834 \h </w:instrText>
        </w:r>
      </w:ins>
      <w:r>
        <w:rPr>
          <w:noProof/>
          <w:webHidden/>
        </w:rPr>
      </w:r>
      <w:ins w:id="260" w:author="Bertille TAGNE" w:date="2025-12-04T16:40:00Z" w16du:dateUtc="2025-12-04T15:40:00Z">
        <w:r>
          <w:rPr>
            <w:noProof/>
            <w:webHidden/>
          </w:rPr>
          <w:fldChar w:fldCharType="separate"/>
        </w:r>
        <w:r>
          <w:rPr>
            <w:noProof/>
            <w:webHidden/>
          </w:rPr>
          <w:t>15</w:t>
        </w:r>
        <w:r>
          <w:rPr>
            <w:noProof/>
            <w:webHidden/>
          </w:rPr>
          <w:fldChar w:fldCharType="end"/>
        </w:r>
        <w:r w:rsidRPr="0030554C">
          <w:rPr>
            <w:rStyle w:val="Lienhypertexte"/>
            <w:noProof/>
          </w:rPr>
          <w:fldChar w:fldCharType="end"/>
        </w:r>
      </w:ins>
    </w:p>
    <w:p w14:paraId="727A955D" w14:textId="4BECC34B" w:rsidR="00A41F44" w:rsidRDefault="00A41F44">
      <w:pPr>
        <w:pStyle w:val="TM2"/>
        <w:rPr>
          <w:ins w:id="261"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6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3.4</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Normes et référentiels applicables au projet</w:t>
        </w:r>
        <w:r>
          <w:rPr>
            <w:noProof/>
            <w:webHidden/>
          </w:rPr>
          <w:tab/>
        </w:r>
        <w:r>
          <w:rPr>
            <w:noProof/>
            <w:webHidden/>
          </w:rPr>
          <w:fldChar w:fldCharType="begin"/>
        </w:r>
        <w:r>
          <w:rPr>
            <w:noProof/>
            <w:webHidden/>
          </w:rPr>
          <w:instrText xml:space="preserve"> PAGEREF _Toc215758835 \h </w:instrText>
        </w:r>
      </w:ins>
      <w:r>
        <w:rPr>
          <w:noProof/>
          <w:webHidden/>
        </w:rPr>
      </w:r>
      <w:ins w:id="263" w:author="Bertille TAGNE" w:date="2025-12-04T16:40:00Z" w16du:dateUtc="2025-12-04T15:40:00Z">
        <w:r>
          <w:rPr>
            <w:noProof/>
            <w:webHidden/>
          </w:rPr>
          <w:fldChar w:fldCharType="separate"/>
        </w:r>
        <w:r>
          <w:rPr>
            <w:noProof/>
            <w:webHidden/>
          </w:rPr>
          <w:t>16</w:t>
        </w:r>
        <w:r>
          <w:rPr>
            <w:noProof/>
            <w:webHidden/>
          </w:rPr>
          <w:fldChar w:fldCharType="end"/>
        </w:r>
        <w:r w:rsidRPr="0030554C">
          <w:rPr>
            <w:rStyle w:val="Lienhypertexte"/>
            <w:noProof/>
          </w:rPr>
          <w:fldChar w:fldCharType="end"/>
        </w:r>
      </w:ins>
    </w:p>
    <w:p w14:paraId="63C1103C" w14:textId="6B1F5EC9" w:rsidR="00A41F44" w:rsidRDefault="00A41F44">
      <w:pPr>
        <w:pStyle w:val="TM1"/>
        <w:rPr>
          <w:ins w:id="264"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26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4</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ORGANISATION DU PROJET</w:t>
        </w:r>
        <w:r>
          <w:rPr>
            <w:noProof/>
            <w:webHidden/>
          </w:rPr>
          <w:tab/>
        </w:r>
        <w:r>
          <w:rPr>
            <w:noProof/>
            <w:webHidden/>
          </w:rPr>
          <w:fldChar w:fldCharType="begin"/>
        </w:r>
        <w:r>
          <w:rPr>
            <w:noProof/>
            <w:webHidden/>
          </w:rPr>
          <w:instrText xml:space="preserve"> PAGEREF _Toc215758836 \h </w:instrText>
        </w:r>
      </w:ins>
      <w:r>
        <w:rPr>
          <w:noProof/>
          <w:webHidden/>
        </w:rPr>
      </w:r>
      <w:ins w:id="266" w:author="Bertille TAGNE" w:date="2025-12-04T16:40:00Z" w16du:dateUtc="2025-12-04T15:40:00Z">
        <w:r>
          <w:rPr>
            <w:noProof/>
            <w:webHidden/>
          </w:rPr>
          <w:fldChar w:fldCharType="separate"/>
        </w:r>
        <w:r>
          <w:rPr>
            <w:noProof/>
            <w:webHidden/>
          </w:rPr>
          <w:t>17</w:t>
        </w:r>
        <w:r>
          <w:rPr>
            <w:noProof/>
            <w:webHidden/>
          </w:rPr>
          <w:fldChar w:fldCharType="end"/>
        </w:r>
        <w:r w:rsidRPr="0030554C">
          <w:rPr>
            <w:rStyle w:val="Lienhypertexte"/>
            <w:noProof/>
          </w:rPr>
          <w:fldChar w:fldCharType="end"/>
        </w:r>
      </w:ins>
    </w:p>
    <w:p w14:paraId="0098CCF4" w14:textId="41EE20AB" w:rsidR="00A41F44" w:rsidRDefault="00A41F44">
      <w:pPr>
        <w:pStyle w:val="TM2"/>
        <w:rPr>
          <w:ins w:id="267"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6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4.1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Phases principales de projet</w:t>
        </w:r>
        <w:r>
          <w:rPr>
            <w:noProof/>
            <w:webHidden/>
          </w:rPr>
          <w:tab/>
        </w:r>
        <w:r>
          <w:rPr>
            <w:noProof/>
            <w:webHidden/>
          </w:rPr>
          <w:fldChar w:fldCharType="begin"/>
        </w:r>
        <w:r>
          <w:rPr>
            <w:noProof/>
            <w:webHidden/>
          </w:rPr>
          <w:instrText xml:space="preserve"> PAGEREF _Toc215758837 \h </w:instrText>
        </w:r>
      </w:ins>
      <w:r>
        <w:rPr>
          <w:noProof/>
          <w:webHidden/>
        </w:rPr>
      </w:r>
      <w:ins w:id="269" w:author="Bertille TAGNE" w:date="2025-12-04T16:40:00Z" w16du:dateUtc="2025-12-04T15:40:00Z">
        <w:r>
          <w:rPr>
            <w:noProof/>
            <w:webHidden/>
          </w:rPr>
          <w:fldChar w:fldCharType="separate"/>
        </w:r>
        <w:r>
          <w:rPr>
            <w:noProof/>
            <w:webHidden/>
          </w:rPr>
          <w:t>17</w:t>
        </w:r>
        <w:r>
          <w:rPr>
            <w:noProof/>
            <w:webHidden/>
          </w:rPr>
          <w:fldChar w:fldCharType="end"/>
        </w:r>
        <w:r w:rsidRPr="0030554C">
          <w:rPr>
            <w:rStyle w:val="Lienhypertexte"/>
            <w:noProof/>
          </w:rPr>
          <w:fldChar w:fldCharType="end"/>
        </w:r>
      </w:ins>
    </w:p>
    <w:p w14:paraId="00FB697D" w14:textId="1E0C7750" w:rsidR="00A41F44" w:rsidRDefault="00A41F44">
      <w:pPr>
        <w:pStyle w:val="TM2"/>
        <w:rPr>
          <w:ins w:id="270"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7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4.2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Indépendance technologique</w:t>
        </w:r>
        <w:r>
          <w:rPr>
            <w:noProof/>
            <w:webHidden/>
          </w:rPr>
          <w:tab/>
        </w:r>
        <w:r>
          <w:rPr>
            <w:noProof/>
            <w:webHidden/>
          </w:rPr>
          <w:fldChar w:fldCharType="begin"/>
        </w:r>
        <w:r>
          <w:rPr>
            <w:noProof/>
            <w:webHidden/>
          </w:rPr>
          <w:instrText xml:space="preserve"> PAGEREF _Toc215758838 \h </w:instrText>
        </w:r>
      </w:ins>
      <w:r>
        <w:rPr>
          <w:noProof/>
          <w:webHidden/>
        </w:rPr>
      </w:r>
      <w:ins w:id="272" w:author="Bertille TAGNE" w:date="2025-12-04T16:40:00Z" w16du:dateUtc="2025-12-04T15:40:00Z">
        <w:r>
          <w:rPr>
            <w:noProof/>
            <w:webHidden/>
          </w:rPr>
          <w:fldChar w:fldCharType="separate"/>
        </w:r>
        <w:r>
          <w:rPr>
            <w:noProof/>
            <w:webHidden/>
          </w:rPr>
          <w:t>17</w:t>
        </w:r>
        <w:r>
          <w:rPr>
            <w:noProof/>
            <w:webHidden/>
          </w:rPr>
          <w:fldChar w:fldCharType="end"/>
        </w:r>
        <w:r w:rsidRPr="0030554C">
          <w:rPr>
            <w:rStyle w:val="Lienhypertexte"/>
            <w:noProof/>
          </w:rPr>
          <w:fldChar w:fldCharType="end"/>
        </w:r>
      </w:ins>
    </w:p>
    <w:p w14:paraId="480A8068" w14:textId="31D53F32" w:rsidR="00A41F44" w:rsidRDefault="00A41F44">
      <w:pPr>
        <w:pStyle w:val="TM1"/>
        <w:rPr>
          <w:ins w:id="273"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27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"_Toc215758839"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PERIMETRE ET LIVRABLES</w:t>
        </w:r>
        <w:r>
          <w:rPr>
            <w:noProof/>
            <w:webHidden/>
          </w:rPr>
          <w:tab/>
        </w:r>
        <w:r>
          <w:rPr>
            <w:noProof/>
            <w:webHidden/>
          </w:rPr>
          <w:fldChar w:fldCharType="begin"/>
        </w:r>
        <w:r>
          <w:rPr>
            <w:noProof/>
            <w:webHidden/>
          </w:rPr>
          <w:instrText xml:space="preserve"> PAGEREF _Toc215758839 \h </w:instrText>
        </w:r>
      </w:ins>
      <w:r>
        <w:rPr>
          <w:noProof/>
          <w:webHidden/>
        </w:rPr>
      </w:r>
      <w:ins w:id="275" w:author="Bertille TAGNE" w:date="2025-12-04T16:40:00Z" w16du:dateUtc="2025-12-04T15:40:00Z">
        <w:r>
          <w:rPr>
            <w:noProof/>
            <w:webHidden/>
          </w:rPr>
          <w:fldChar w:fldCharType="separate"/>
        </w:r>
        <w:r>
          <w:rPr>
            <w:noProof/>
            <w:webHidden/>
          </w:rPr>
          <w:t>18</w:t>
        </w:r>
        <w:r>
          <w:rPr>
            <w:noProof/>
            <w:webHidden/>
          </w:rPr>
          <w:fldChar w:fldCharType="end"/>
        </w:r>
        <w:r w:rsidRPr="0030554C">
          <w:rPr>
            <w:rStyle w:val="Lienhypertexte"/>
            <w:noProof/>
          </w:rPr>
          <w:fldChar w:fldCharType="end"/>
        </w:r>
      </w:ins>
    </w:p>
    <w:p w14:paraId="55ECEA42" w14:textId="037BB4B1" w:rsidR="00A41F44" w:rsidRDefault="00A41F44">
      <w:pPr>
        <w:pStyle w:val="TM2"/>
        <w:rPr>
          <w:ins w:id="276"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7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Workflow</w:t>
        </w:r>
        <w:r>
          <w:rPr>
            <w:noProof/>
            <w:webHidden/>
          </w:rPr>
          <w:tab/>
        </w:r>
        <w:r>
          <w:rPr>
            <w:noProof/>
            <w:webHidden/>
          </w:rPr>
          <w:fldChar w:fldCharType="begin"/>
        </w:r>
        <w:r>
          <w:rPr>
            <w:noProof/>
            <w:webHidden/>
          </w:rPr>
          <w:instrText xml:space="preserve"> PAGEREF _Toc215758840 \h </w:instrText>
        </w:r>
      </w:ins>
      <w:r>
        <w:rPr>
          <w:noProof/>
          <w:webHidden/>
        </w:rPr>
      </w:r>
      <w:ins w:id="278" w:author="Bertille TAGNE" w:date="2025-12-04T16:40:00Z" w16du:dateUtc="2025-12-04T15:40:00Z">
        <w:r>
          <w:rPr>
            <w:noProof/>
            <w:webHidden/>
          </w:rPr>
          <w:fldChar w:fldCharType="separate"/>
        </w:r>
        <w:r>
          <w:rPr>
            <w:noProof/>
            <w:webHidden/>
          </w:rPr>
          <w:t>18</w:t>
        </w:r>
        <w:r>
          <w:rPr>
            <w:noProof/>
            <w:webHidden/>
          </w:rPr>
          <w:fldChar w:fldCharType="end"/>
        </w:r>
        <w:r w:rsidRPr="0030554C">
          <w:rPr>
            <w:rStyle w:val="Lienhypertexte"/>
            <w:noProof/>
          </w:rPr>
          <w:fldChar w:fldCharType="end"/>
        </w:r>
      </w:ins>
    </w:p>
    <w:p w14:paraId="7CE3DAB6" w14:textId="265D930C" w:rsidR="00A41F44" w:rsidRDefault="00A41F44">
      <w:pPr>
        <w:pStyle w:val="TM2"/>
        <w:rPr>
          <w:ins w:id="279"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8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Gestion Électronique des Documents (GED)</w:t>
        </w:r>
        <w:r>
          <w:rPr>
            <w:noProof/>
            <w:webHidden/>
          </w:rPr>
          <w:tab/>
        </w:r>
        <w:r>
          <w:rPr>
            <w:noProof/>
            <w:webHidden/>
          </w:rPr>
          <w:fldChar w:fldCharType="begin"/>
        </w:r>
        <w:r>
          <w:rPr>
            <w:noProof/>
            <w:webHidden/>
          </w:rPr>
          <w:instrText xml:space="preserve"> PAGEREF _Toc215758841 \h </w:instrText>
        </w:r>
      </w:ins>
      <w:r>
        <w:rPr>
          <w:noProof/>
          <w:webHidden/>
        </w:rPr>
      </w:r>
      <w:ins w:id="281" w:author="Bertille TAGNE" w:date="2025-12-04T16:40:00Z" w16du:dateUtc="2025-12-04T15:40:00Z">
        <w:r>
          <w:rPr>
            <w:noProof/>
            <w:webHidden/>
          </w:rPr>
          <w:fldChar w:fldCharType="separate"/>
        </w:r>
        <w:r>
          <w:rPr>
            <w:noProof/>
            <w:webHidden/>
          </w:rPr>
          <w:t>18</w:t>
        </w:r>
        <w:r>
          <w:rPr>
            <w:noProof/>
            <w:webHidden/>
          </w:rPr>
          <w:fldChar w:fldCharType="end"/>
        </w:r>
        <w:r w:rsidRPr="0030554C">
          <w:rPr>
            <w:rStyle w:val="Lienhypertexte"/>
            <w:noProof/>
          </w:rPr>
          <w:fldChar w:fldCharType="end"/>
        </w:r>
      </w:ins>
    </w:p>
    <w:p w14:paraId="4C4A782B" w14:textId="78810EF4" w:rsidR="00A41F44" w:rsidRDefault="00A41F44">
      <w:pPr>
        <w:pStyle w:val="TM2"/>
        <w:rPr>
          <w:ins w:id="282"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8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Module de paramétrage</w:t>
        </w:r>
        <w:r>
          <w:rPr>
            <w:noProof/>
            <w:webHidden/>
          </w:rPr>
          <w:tab/>
        </w:r>
        <w:r>
          <w:rPr>
            <w:noProof/>
            <w:webHidden/>
          </w:rPr>
          <w:fldChar w:fldCharType="begin"/>
        </w:r>
        <w:r>
          <w:rPr>
            <w:noProof/>
            <w:webHidden/>
          </w:rPr>
          <w:instrText xml:space="preserve"> PAGEREF _Toc215758842 \h </w:instrText>
        </w:r>
      </w:ins>
      <w:r>
        <w:rPr>
          <w:noProof/>
          <w:webHidden/>
        </w:rPr>
      </w:r>
      <w:ins w:id="284" w:author="Bertille TAGNE" w:date="2025-12-04T16:40:00Z" w16du:dateUtc="2025-12-04T15:40:00Z">
        <w:r>
          <w:rPr>
            <w:noProof/>
            <w:webHidden/>
          </w:rPr>
          <w:fldChar w:fldCharType="separate"/>
        </w:r>
        <w:r>
          <w:rPr>
            <w:noProof/>
            <w:webHidden/>
          </w:rPr>
          <w:t>18</w:t>
        </w:r>
        <w:r>
          <w:rPr>
            <w:noProof/>
            <w:webHidden/>
          </w:rPr>
          <w:fldChar w:fldCharType="end"/>
        </w:r>
        <w:r w:rsidRPr="0030554C">
          <w:rPr>
            <w:rStyle w:val="Lienhypertexte"/>
            <w:noProof/>
          </w:rPr>
          <w:fldChar w:fldCharType="end"/>
        </w:r>
      </w:ins>
    </w:p>
    <w:p w14:paraId="5FF0F3CB" w14:textId="2DEDC194" w:rsidR="00A41F44" w:rsidRDefault="00A41F44">
      <w:pPr>
        <w:pStyle w:val="TM2"/>
        <w:rPr>
          <w:ins w:id="285"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8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5.4</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Module de gestion des accès</w:t>
        </w:r>
        <w:r>
          <w:rPr>
            <w:noProof/>
            <w:webHidden/>
          </w:rPr>
          <w:tab/>
        </w:r>
        <w:r>
          <w:rPr>
            <w:noProof/>
            <w:webHidden/>
          </w:rPr>
          <w:fldChar w:fldCharType="begin"/>
        </w:r>
        <w:r>
          <w:rPr>
            <w:noProof/>
            <w:webHidden/>
          </w:rPr>
          <w:instrText xml:space="preserve"> PAGEREF _Toc215758843 \h </w:instrText>
        </w:r>
      </w:ins>
      <w:r>
        <w:rPr>
          <w:noProof/>
          <w:webHidden/>
        </w:rPr>
      </w:r>
      <w:ins w:id="287" w:author="Bertille TAGNE" w:date="2025-12-04T16:40:00Z" w16du:dateUtc="2025-12-04T15:40:00Z">
        <w:r>
          <w:rPr>
            <w:noProof/>
            <w:webHidden/>
          </w:rPr>
          <w:fldChar w:fldCharType="separate"/>
        </w:r>
        <w:r>
          <w:rPr>
            <w:noProof/>
            <w:webHidden/>
          </w:rPr>
          <w:t>19</w:t>
        </w:r>
        <w:r>
          <w:rPr>
            <w:noProof/>
            <w:webHidden/>
          </w:rPr>
          <w:fldChar w:fldCharType="end"/>
        </w:r>
        <w:r w:rsidRPr="0030554C">
          <w:rPr>
            <w:rStyle w:val="Lienhypertexte"/>
            <w:noProof/>
          </w:rPr>
          <w:fldChar w:fldCharType="end"/>
        </w:r>
      </w:ins>
    </w:p>
    <w:p w14:paraId="39C59B59" w14:textId="3FDA8270" w:rsidR="00A41F44" w:rsidRDefault="00A41F44">
      <w:pPr>
        <w:pStyle w:val="TM2"/>
        <w:rPr>
          <w:ins w:id="288"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8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5.5</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Facturation et Recouvrement</w:t>
        </w:r>
        <w:r>
          <w:rPr>
            <w:noProof/>
            <w:webHidden/>
          </w:rPr>
          <w:tab/>
        </w:r>
        <w:r>
          <w:rPr>
            <w:noProof/>
            <w:webHidden/>
          </w:rPr>
          <w:fldChar w:fldCharType="begin"/>
        </w:r>
        <w:r>
          <w:rPr>
            <w:noProof/>
            <w:webHidden/>
          </w:rPr>
          <w:instrText xml:space="preserve"> PAGEREF _Toc215758844 \h </w:instrText>
        </w:r>
      </w:ins>
      <w:r>
        <w:rPr>
          <w:noProof/>
          <w:webHidden/>
        </w:rPr>
      </w:r>
      <w:ins w:id="290" w:author="Bertille TAGNE" w:date="2025-12-04T16:40:00Z" w16du:dateUtc="2025-12-04T15:40:00Z">
        <w:r>
          <w:rPr>
            <w:noProof/>
            <w:webHidden/>
          </w:rPr>
          <w:fldChar w:fldCharType="separate"/>
        </w:r>
        <w:r>
          <w:rPr>
            <w:noProof/>
            <w:webHidden/>
          </w:rPr>
          <w:t>19</w:t>
        </w:r>
        <w:r>
          <w:rPr>
            <w:noProof/>
            <w:webHidden/>
          </w:rPr>
          <w:fldChar w:fldCharType="end"/>
        </w:r>
        <w:r w:rsidRPr="0030554C">
          <w:rPr>
            <w:rStyle w:val="Lienhypertexte"/>
            <w:noProof/>
          </w:rPr>
          <w:fldChar w:fldCharType="end"/>
        </w:r>
      </w:ins>
    </w:p>
    <w:p w14:paraId="6CE56EAF" w14:textId="4DA616C6" w:rsidR="00A41F44" w:rsidRDefault="00A41F44">
      <w:pPr>
        <w:pStyle w:val="TM2"/>
        <w:rPr>
          <w:ins w:id="291"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9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5.6</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Principaux processus métier</w:t>
        </w:r>
        <w:r>
          <w:rPr>
            <w:noProof/>
            <w:webHidden/>
          </w:rPr>
          <w:tab/>
        </w:r>
        <w:r>
          <w:rPr>
            <w:noProof/>
            <w:webHidden/>
          </w:rPr>
          <w:fldChar w:fldCharType="begin"/>
        </w:r>
        <w:r>
          <w:rPr>
            <w:noProof/>
            <w:webHidden/>
          </w:rPr>
          <w:instrText xml:space="preserve"> PAGEREF _Toc215758845 \h </w:instrText>
        </w:r>
      </w:ins>
      <w:r>
        <w:rPr>
          <w:noProof/>
          <w:webHidden/>
        </w:rPr>
      </w:r>
      <w:ins w:id="293" w:author="Bertille TAGNE" w:date="2025-12-04T16:40:00Z" w16du:dateUtc="2025-12-04T15:40:00Z">
        <w:r>
          <w:rPr>
            <w:noProof/>
            <w:webHidden/>
          </w:rPr>
          <w:fldChar w:fldCharType="separate"/>
        </w:r>
        <w:r>
          <w:rPr>
            <w:noProof/>
            <w:webHidden/>
          </w:rPr>
          <w:t>19</w:t>
        </w:r>
        <w:r>
          <w:rPr>
            <w:noProof/>
            <w:webHidden/>
          </w:rPr>
          <w:fldChar w:fldCharType="end"/>
        </w:r>
        <w:r w:rsidRPr="0030554C">
          <w:rPr>
            <w:rStyle w:val="Lienhypertexte"/>
            <w:noProof/>
          </w:rPr>
          <w:fldChar w:fldCharType="end"/>
        </w:r>
      </w:ins>
    </w:p>
    <w:p w14:paraId="38D4291C" w14:textId="4B2AB547" w:rsidR="00A41F44" w:rsidRDefault="00A41F44">
      <w:pPr>
        <w:pStyle w:val="TM2"/>
        <w:rPr>
          <w:ins w:id="294"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9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5.7</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Agence en ligne</w:t>
        </w:r>
        <w:r>
          <w:rPr>
            <w:noProof/>
            <w:webHidden/>
          </w:rPr>
          <w:tab/>
        </w:r>
        <w:r>
          <w:rPr>
            <w:noProof/>
            <w:webHidden/>
          </w:rPr>
          <w:fldChar w:fldCharType="begin"/>
        </w:r>
        <w:r>
          <w:rPr>
            <w:noProof/>
            <w:webHidden/>
          </w:rPr>
          <w:instrText xml:space="preserve"> PAGEREF _Toc215758846 \h </w:instrText>
        </w:r>
      </w:ins>
      <w:r>
        <w:rPr>
          <w:noProof/>
          <w:webHidden/>
        </w:rPr>
      </w:r>
      <w:ins w:id="296" w:author="Bertille TAGNE" w:date="2025-12-04T16:40:00Z" w16du:dateUtc="2025-12-04T15:40:00Z">
        <w:r>
          <w:rPr>
            <w:noProof/>
            <w:webHidden/>
          </w:rPr>
          <w:fldChar w:fldCharType="separate"/>
        </w:r>
        <w:r>
          <w:rPr>
            <w:noProof/>
            <w:webHidden/>
          </w:rPr>
          <w:t>20</w:t>
        </w:r>
        <w:r>
          <w:rPr>
            <w:noProof/>
            <w:webHidden/>
          </w:rPr>
          <w:fldChar w:fldCharType="end"/>
        </w:r>
        <w:r w:rsidRPr="0030554C">
          <w:rPr>
            <w:rStyle w:val="Lienhypertexte"/>
            <w:noProof/>
          </w:rPr>
          <w:fldChar w:fldCharType="end"/>
        </w:r>
      </w:ins>
    </w:p>
    <w:p w14:paraId="3E39E2A0" w14:textId="07E00D75" w:rsidR="00A41F44" w:rsidRDefault="00A41F44">
      <w:pPr>
        <w:pStyle w:val="TM2"/>
        <w:rPr>
          <w:ins w:id="297"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29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5.8</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CONTRAINTES INFORMATIQUES</w:t>
        </w:r>
        <w:r>
          <w:rPr>
            <w:noProof/>
            <w:webHidden/>
          </w:rPr>
          <w:tab/>
        </w:r>
        <w:r>
          <w:rPr>
            <w:noProof/>
            <w:webHidden/>
          </w:rPr>
          <w:fldChar w:fldCharType="begin"/>
        </w:r>
        <w:r>
          <w:rPr>
            <w:noProof/>
            <w:webHidden/>
          </w:rPr>
          <w:instrText xml:space="preserve"> PAGEREF _Toc215758847 \h </w:instrText>
        </w:r>
      </w:ins>
      <w:r>
        <w:rPr>
          <w:noProof/>
          <w:webHidden/>
        </w:rPr>
      </w:r>
      <w:ins w:id="299" w:author="Bertille TAGNE" w:date="2025-12-04T16:40:00Z" w16du:dateUtc="2025-12-04T15:40:00Z">
        <w:r>
          <w:rPr>
            <w:noProof/>
            <w:webHidden/>
          </w:rPr>
          <w:fldChar w:fldCharType="separate"/>
        </w:r>
        <w:r>
          <w:rPr>
            <w:noProof/>
            <w:webHidden/>
          </w:rPr>
          <w:t>20</w:t>
        </w:r>
        <w:r>
          <w:rPr>
            <w:noProof/>
            <w:webHidden/>
          </w:rPr>
          <w:fldChar w:fldCharType="end"/>
        </w:r>
        <w:r w:rsidRPr="0030554C">
          <w:rPr>
            <w:rStyle w:val="Lienhypertexte"/>
            <w:noProof/>
          </w:rPr>
          <w:fldChar w:fldCharType="end"/>
        </w:r>
      </w:ins>
    </w:p>
    <w:p w14:paraId="4DB7EA97" w14:textId="3C595F88" w:rsidR="00A41F44" w:rsidRDefault="00A41F44">
      <w:pPr>
        <w:pStyle w:val="TM2"/>
        <w:rPr>
          <w:ins w:id="300"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0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5.9</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ATTENTES EN COMMUNICATION ET ECHANGE DE DONNSES</w:t>
        </w:r>
        <w:r>
          <w:rPr>
            <w:noProof/>
            <w:webHidden/>
          </w:rPr>
          <w:tab/>
        </w:r>
        <w:r>
          <w:rPr>
            <w:noProof/>
            <w:webHidden/>
          </w:rPr>
          <w:fldChar w:fldCharType="begin"/>
        </w:r>
        <w:r>
          <w:rPr>
            <w:noProof/>
            <w:webHidden/>
          </w:rPr>
          <w:instrText xml:space="preserve"> PAGEREF _Toc215758848 \h </w:instrText>
        </w:r>
      </w:ins>
      <w:r>
        <w:rPr>
          <w:noProof/>
          <w:webHidden/>
        </w:rPr>
      </w:r>
      <w:ins w:id="302" w:author="Bertille TAGNE" w:date="2025-12-04T16:40:00Z" w16du:dateUtc="2025-12-04T15:40:00Z">
        <w:r>
          <w:rPr>
            <w:noProof/>
            <w:webHidden/>
          </w:rPr>
          <w:fldChar w:fldCharType="separate"/>
        </w:r>
        <w:r>
          <w:rPr>
            <w:noProof/>
            <w:webHidden/>
          </w:rPr>
          <w:t>21</w:t>
        </w:r>
        <w:r>
          <w:rPr>
            <w:noProof/>
            <w:webHidden/>
          </w:rPr>
          <w:fldChar w:fldCharType="end"/>
        </w:r>
        <w:r w:rsidRPr="0030554C">
          <w:rPr>
            <w:rStyle w:val="Lienhypertexte"/>
            <w:noProof/>
          </w:rPr>
          <w:fldChar w:fldCharType="end"/>
        </w:r>
      </w:ins>
    </w:p>
    <w:p w14:paraId="23AF9439" w14:textId="207068A2" w:rsidR="00A41F44" w:rsidRDefault="00A41F44">
      <w:pPr>
        <w:pStyle w:val="TM2"/>
        <w:rPr>
          <w:ins w:id="303"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0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"_Toc215758849"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5.10</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SPECIFICATIONS DES PARAMETRES TECHNIQUES A CONSIDERER</w:t>
        </w:r>
        <w:r>
          <w:rPr>
            <w:noProof/>
            <w:webHidden/>
          </w:rPr>
          <w:tab/>
        </w:r>
        <w:r>
          <w:rPr>
            <w:noProof/>
            <w:webHidden/>
          </w:rPr>
          <w:fldChar w:fldCharType="begin"/>
        </w:r>
        <w:r>
          <w:rPr>
            <w:noProof/>
            <w:webHidden/>
          </w:rPr>
          <w:instrText xml:space="preserve"> PAGEREF _Toc215758849 \h </w:instrText>
        </w:r>
      </w:ins>
      <w:r>
        <w:rPr>
          <w:noProof/>
          <w:webHidden/>
        </w:rPr>
      </w:r>
      <w:ins w:id="305" w:author="Bertille TAGNE" w:date="2025-12-04T16:40:00Z" w16du:dateUtc="2025-12-04T15:40:00Z">
        <w:r>
          <w:rPr>
            <w:noProof/>
            <w:webHidden/>
          </w:rPr>
          <w:fldChar w:fldCharType="separate"/>
        </w:r>
        <w:r>
          <w:rPr>
            <w:noProof/>
            <w:webHidden/>
          </w:rPr>
          <w:t>21</w:t>
        </w:r>
        <w:r>
          <w:rPr>
            <w:noProof/>
            <w:webHidden/>
          </w:rPr>
          <w:fldChar w:fldCharType="end"/>
        </w:r>
        <w:r w:rsidRPr="0030554C">
          <w:rPr>
            <w:rStyle w:val="Lienhypertexte"/>
            <w:noProof/>
          </w:rPr>
          <w:fldChar w:fldCharType="end"/>
        </w:r>
      </w:ins>
    </w:p>
    <w:p w14:paraId="21D621BB" w14:textId="054B788C" w:rsidR="00A41F44" w:rsidRDefault="00A41F44">
      <w:pPr>
        <w:pStyle w:val="TM2"/>
        <w:rPr>
          <w:ins w:id="306"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0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GESTION DE LA HAUTE DISPONIBILITE</w:t>
        </w:r>
        <w:r>
          <w:rPr>
            <w:noProof/>
            <w:webHidden/>
          </w:rPr>
          <w:tab/>
        </w:r>
        <w:r>
          <w:rPr>
            <w:noProof/>
            <w:webHidden/>
          </w:rPr>
          <w:fldChar w:fldCharType="begin"/>
        </w:r>
        <w:r>
          <w:rPr>
            <w:noProof/>
            <w:webHidden/>
          </w:rPr>
          <w:instrText xml:space="preserve"> PAGEREF _Toc215758850 \h </w:instrText>
        </w:r>
      </w:ins>
      <w:r>
        <w:rPr>
          <w:noProof/>
          <w:webHidden/>
        </w:rPr>
      </w:r>
      <w:ins w:id="308" w:author="Bertille TAGNE" w:date="2025-12-04T16:40:00Z" w16du:dateUtc="2025-12-04T15:40:00Z">
        <w:r>
          <w:rPr>
            <w:noProof/>
            <w:webHidden/>
          </w:rPr>
          <w:fldChar w:fldCharType="separate"/>
        </w:r>
        <w:r>
          <w:rPr>
            <w:noProof/>
            <w:webHidden/>
          </w:rPr>
          <w:t>22</w:t>
        </w:r>
        <w:r>
          <w:rPr>
            <w:noProof/>
            <w:webHidden/>
          </w:rPr>
          <w:fldChar w:fldCharType="end"/>
        </w:r>
        <w:r w:rsidRPr="0030554C">
          <w:rPr>
            <w:rStyle w:val="Lienhypertexte"/>
            <w:noProof/>
          </w:rPr>
          <w:fldChar w:fldCharType="end"/>
        </w:r>
      </w:ins>
    </w:p>
    <w:p w14:paraId="2ED8C04D" w14:textId="604D8888" w:rsidR="00A41F44" w:rsidRDefault="00A41F44">
      <w:pPr>
        <w:pStyle w:val="TM2"/>
        <w:rPr>
          <w:ins w:id="309"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1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PROCESSUS COUVERT</w:t>
        </w:r>
        <w:r>
          <w:rPr>
            <w:noProof/>
            <w:webHidden/>
          </w:rPr>
          <w:tab/>
        </w:r>
        <w:r>
          <w:rPr>
            <w:noProof/>
            <w:webHidden/>
          </w:rPr>
          <w:fldChar w:fldCharType="begin"/>
        </w:r>
        <w:r>
          <w:rPr>
            <w:noProof/>
            <w:webHidden/>
          </w:rPr>
          <w:instrText xml:space="preserve"> PAGEREF _Toc215758851 \h </w:instrText>
        </w:r>
      </w:ins>
      <w:r>
        <w:rPr>
          <w:noProof/>
          <w:webHidden/>
        </w:rPr>
      </w:r>
      <w:ins w:id="311" w:author="Bertille TAGNE" w:date="2025-12-04T16:40:00Z" w16du:dateUtc="2025-12-04T15:40:00Z">
        <w:r>
          <w:rPr>
            <w:noProof/>
            <w:webHidden/>
          </w:rPr>
          <w:fldChar w:fldCharType="separate"/>
        </w:r>
        <w:r>
          <w:rPr>
            <w:noProof/>
            <w:webHidden/>
          </w:rPr>
          <w:t>23</w:t>
        </w:r>
        <w:r>
          <w:rPr>
            <w:noProof/>
            <w:webHidden/>
          </w:rPr>
          <w:fldChar w:fldCharType="end"/>
        </w:r>
        <w:r w:rsidRPr="0030554C">
          <w:rPr>
            <w:rStyle w:val="Lienhypertexte"/>
            <w:noProof/>
          </w:rPr>
          <w:fldChar w:fldCharType="end"/>
        </w:r>
      </w:ins>
    </w:p>
    <w:p w14:paraId="4C561ABF" w14:textId="379FB4A5" w:rsidR="00A41F44" w:rsidRDefault="00A41F44">
      <w:pPr>
        <w:pStyle w:val="TM2"/>
        <w:rPr>
          <w:ins w:id="312"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1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INTERFACES PREVUES</w:t>
        </w:r>
        <w:r>
          <w:rPr>
            <w:noProof/>
            <w:webHidden/>
          </w:rPr>
          <w:tab/>
        </w:r>
        <w:r>
          <w:rPr>
            <w:noProof/>
            <w:webHidden/>
          </w:rPr>
          <w:fldChar w:fldCharType="begin"/>
        </w:r>
        <w:r>
          <w:rPr>
            <w:noProof/>
            <w:webHidden/>
          </w:rPr>
          <w:instrText xml:space="preserve"> PAGEREF _Toc215758852 \h </w:instrText>
        </w:r>
      </w:ins>
      <w:r>
        <w:rPr>
          <w:noProof/>
          <w:webHidden/>
        </w:rPr>
      </w:r>
      <w:ins w:id="314" w:author="Bertille TAGNE" w:date="2025-12-04T16:40:00Z" w16du:dateUtc="2025-12-04T15:40:00Z">
        <w:r>
          <w:rPr>
            <w:noProof/>
            <w:webHidden/>
          </w:rPr>
          <w:fldChar w:fldCharType="separate"/>
        </w:r>
        <w:r>
          <w:rPr>
            <w:noProof/>
            <w:webHidden/>
          </w:rPr>
          <w:t>23</w:t>
        </w:r>
        <w:r>
          <w:rPr>
            <w:noProof/>
            <w:webHidden/>
          </w:rPr>
          <w:fldChar w:fldCharType="end"/>
        </w:r>
        <w:r w:rsidRPr="0030554C">
          <w:rPr>
            <w:rStyle w:val="Lienhypertexte"/>
            <w:noProof/>
          </w:rPr>
          <w:fldChar w:fldCharType="end"/>
        </w:r>
      </w:ins>
    </w:p>
    <w:p w14:paraId="1E4CE3E3" w14:textId="6B618B89" w:rsidR="00A41F44" w:rsidRDefault="00A41F44">
      <w:pPr>
        <w:pStyle w:val="TM3"/>
        <w:rPr>
          <w:ins w:id="315"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1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Interfaces prévues et mécanisme de transition</w:t>
        </w:r>
        <w:r>
          <w:rPr>
            <w:noProof/>
            <w:webHidden/>
          </w:rPr>
          <w:tab/>
        </w:r>
        <w:r>
          <w:rPr>
            <w:noProof/>
            <w:webHidden/>
          </w:rPr>
          <w:fldChar w:fldCharType="begin"/>
        </w:r>
        <w:r>
          <w:rPr>
            <w:noProof/>
            <w:webHidden/>
          </w:rPr>
          <w:instrText xml:space="preserve"> PAGEREF _Toc215758853 \h </w:instrText>
        </w:r>
      </w:ins>
      <w:r>
        <w:rPr>
          <w:noProof/>
          <w:webHidden/>
        </w:rPr>
      </w:r>
      <w:ins w:id="317" w:author="Bertille TAGNE" w:date="2025-12-04T16:40:00Z" w16du:dateUtc="2025-12-04T15:40:00Z">
        <w:r>
          <w:rPr>
            <w:noProof/>
            <w:webHidden/>
          </w:rPr>
          <w:fldChar w:fldCharType="separate"/>
        </w:r>
        <w:r>
          <w:rPr>
            <w:noProof/>
            <w:webHidden/>
          </w:rPr>
          <w:t>24</w:t>
        </w:r>
        <w:r>
          <w:rPr>
            <w:noProof/>
            <w:webHidden/>
          </w:rPr>
          <w:fldChar w:fldCharType="end"/>
        </w:r>
        <w:r w:rsidRPr="0030554C">
          <w:rPr>
            <w:rStyle w:val="Lienhypertexte"/>
            <w:noProof/>
          </w:rPr>
          <w:fldChar w:fldCharType="end"/>
        </w:r>
      </w:ins>
    </w:p>
    <w:p w14:paraId="06CF2E6B" w14:textId="73B448D8" w:rsidR="00A41F44" w:rsidRDefault="00A41F44">
      <w:pPr>
        <w:pStyle w:val="TM3"/>
        <w:rPr>
          <w:ins w:id="318"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1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Principe général</w:t>
        </w:r>
        <w:r>
          <w:rPr>
            <w:noProof/>
            <w:webHidden/>
          </w:rPr>
          <w:tab/>
        </w:r>
        <w:r>
          <w:rPr>
            <w:noProof/>
            <w:webHidden/>
          </w:rPr>
          <w:fldChar w:fldCharType="begin"/>
        </w:r>
        <w:r>
          <w:rPr>
            <w:noProof/>
            <w:webHidden/>
          </w:rPr>
          <w:instrText xml:space="preserve"> PAGEREF _Toc215758854 \h </w:instrText>
        </w:r>
      </w:ins>
      <w:r>
        <w:rPr>
          <w:noProof/>
          <w:webHidden/>
        </w:rPr>
      </w:r>
      <w:ins w:id="320" w:author="Bertille TAGNE" w:date="2025-12-04T16:40:00Z" w16du:dateUtc="2025-12-04T15:40:00Z">
        <w:r>
          <w:rPr>
            <w:noProof/>
            <w:webHidden/>
          </w:rPr>
          <w:fldChar w:fldCharType="separate"/>
        </w:r>
        <w:r>
          <w:rPr>
            <w:noProof/>
            <w:webHidden/>
          </w:rPr>
          <w:t>24</w:t>
        </w:r>
        <w:r>
          <w:rPr>
            <w:noProof/>
            <w:webHidden/>
          </w:rPr>
          <w:fldChar w:fldCharType="end"/>
        </w:r>
        <w:r w:rsidRPr="0030554C">
          <w:rPr>
            <w:rStyle w:val="Lienhypertexte"/>
            <w:noProof/>
          </w:rPr>
          <w:fldChar w:fldCharType="end"/>
        </w:r>
      </w:ins>
    </w:p>
    <w:p w14:paraId="55348620" w14:textId="618F178A" w:rsidR="00A41F44" w:rsidRDefault="00A41F44">
      <w:pPr>
        <w:pStyle w:val="TM3"/>
        <w:rPr>
          <w:ins w:id="321"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2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5.13.3</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Reprise et migration des données</w:t>
        </w:r>
        <w:r>
          <w:rPr>
            <w:noProof/>
            <w:webHidden/>
          </w:rPr>
          <w:tab/>
        </w:r>
        <w:r>
          <w:rPr>
            <w:noProof/>
            <w:webHidden/>
          </w:rPr>
          <w:fldChar w:fldCharType="begin"/>
        </w:r>
        <w:r>
          <w:rPr>
            <w:noProof/>
            <w:webHidden/>
          </w:rPr>
          <w:instrText xml:space="preserve"> PAGEREF _Toc215758855 \h </w:instrText>
        </w:r>
      </w:ins>
      <w:r>
        <w:rPr>
          <w:noProof/>
          <w:webHidden/>
        </w:rPr>
      </w:r>
      <w:ins w:id="323" w:author="Bertille TAGNE" w:date="2025-12-04T16:40:00Z" w16du:dateUtc="2025-12-04T15:40:00Z">
        <w:r>
          <w:rPr>
            <w:noProof/>
            <w:webHidden/>
          </w:rPr>
          <w:fldChar w:fldCharType="separate"/>
        </w:r>
        <w:r>
          <w:rPr>
            <w:noProof/>
            <w:webHidden/>
          </w:rPr>
          <w:t>25</w:t>
        </w:r>
        <w:r>
          <w:rPr>
            <w:noProof/>
            <w:webHidden/>
          </w:rPr>
          <w:fldChar w:fldCharType="end"/>
        </w:r>
        <w:r w:rsidRPr="0030554C">
          <w:rPr>
            <w:rStyle w:val="Lienhypertexte"/>
            <w:noProof/>
          </w:rPr>
          <w:fldChar w:fldCharType="end"/>
        </w:r>
      </w:ins>
    </w:p>
    <w:p w14:paraId="5B0A6FDC" w14:textId="5BA0A3DF" w:rsidR="00A41F44" w:rsidRDefault="00A41F44">
      <w:pPr>
        <w:pStyle w:val="TM3"/>
        <w:rPr>
          <w:ins w:id="324"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2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5.13.4</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Interfaces temporaires pendant la phase de bascule</w:t>
        </w:r>
        <w:r>
          <w:rPr>
            <w:noProof/>
            <w:webHidden/>
          </w:rPr>
          <w:tab/>
        </w:r>
        <w:r>
          <w:rPr>
            <w:noProof/>
            <w:webHidden/>
          </w:rPr>
          <w:fldChar w:fldCharType="begin"/>
        </w:r>
        <w:r>
          <w:rPr>
            <w:noProof/>
            <w:webHidden/>
          </w:rPr>
          <w:instrText xml:space="preserve"> PAGEREF _Toc215758856 \h </w:instrText>
        </w:r>
      </w:ins>
      <w:r>
        <w:rPr>
          <w:noProof/>
          <w:webHidden/>
        </w:rPr>
      </w:r>
      <w:ins w:id="326" w:author="Bertille TAGNE" w:date="2025-12-04T16:40:00Z" w16du:dateUtc="2025-12-04T15:40:00Z">
        <w:r>
          <w:rPr>
            <w:noProof/>
            <w:webHidden/>
          </w:rPr>
          <w:fldChar w:fldCharType="separate"/>
        </w:r>
        <w:r>
          <w:rPr>
            <w:noProof/>
            <w:webHidden/>
          </w:rPr>
          <w:t>25</w:t>
        </w:r>
        <w:r>
          <w:rPr>
            <w:noProof/>
            <w:webHidden/>
          </w:rPr>
          <w:fldChar w:fldCharType="end"/>
        </w:r>
        <w:r w:rsidRPr="0030554C">
          <w:rPr>
            <w:rStyle w:val="Lienhypertexte"/>
            <w:noProof/>
          </w:rPr>
          <w:fldChar w:fldCharType="end"/>
        </w:r>
      </w:ins>
    </w:p>
    <w:p w14:paraId="3A723CE3" w14:textId="01097AAC" w:rsidR="00A41F44" w:rsidRDefault="00A41F44">
      <w:pPr>
        <w:pStyle w:val="TM3"/>
        <w:rPr>
          <w:ins w:id="327"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2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5.13.5</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Interopérabilité future</w:t>
        </w:r>
        <w:r>
          <w:rPr>
            <w:noProof/>
            <w:webHidden/>
          </w:rPr>
          <w:tab/>
        </w:r>
        <w:r>
          <w:rPr>
            <w:noProof/>
            <w:webHidden/>
          </w:rPr>
          <w:fldChar w:fldCharType="begin"/>
        </w:r>
        <w:r>
          <w:rPr>
            <w:noProof/>
            <w:webHidden/>
          </w:rPr>
          <w:instrText xml:space="preserve"> PAGEREF _Toc215758857 \h </w:instrText>
        </w:r>
      </w:ins>
      <w:r>
        <w:rPr>
          <w:noProof/>
          <w:webHidden/>
        </w:rPr>
      </w:r>
      <w:ins w:id="329" w:author="Bertille TAGNE" w:date="2025-12-04T16:40:00Z" w16du:dateUtc="2025-12-04T15:40:00Z">
        <w:r>
          <w:rPr>
            <w:noProof/>
            <w:webHidden/>
          </w:rPr>
          <w:fldChar w:fldCharType="separate"/>
        </w:r>
        <w:r>
          <w:rPr>
            <w:noProof/>
            <w:webHidden/>
          </w:rPr>
          <w:t>25</w:t>
        </w:r>
        <w:r>
          <w:rPr>
            <w:noProof/>
            <w:webHidden/>
          </w:rPr>
          <w:fldChar w:fldCharType="end"/>
        </w:r>
        <w:r w:rsidRPr="0030554C">
          <w:rPr>
            <w:rStyle w:val="Lienhypertexte"/>
            <w:noProof/>
          </w:rPr>
          <w:fldChar w:fldCharType="end"/>
        </w:r>
      </w:ins>
    </w:p>
    <w:p w14:paraId="4B96B4DE" w14:textId="01ECA1D5" w:rsidR="00A41F44" w:rsidRDefault="00A41F44">
      <w:pPr>
        <w:pStyle w:val="TM3"/>
        <w:rPr>
          <w:ins w:id="330"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3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5.13.6</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Documentation et validation</w:t>
        </w:r>
        <w:r>
          <w:rPr>
            <w:noProof/>
            <w:webHidden/>
          </w:rPr>
          <w:tab/>
        </w:r>
        <w:r>
          <w:rPr>
            <w:noProof/>
            <w:webHidden/>
          </w:rPr>
          <w:fldChar w:fldCharType="begin"/>
        </w:r>
        <w:r>
          <w:rPr>
            <w:noProof/>
            <w:webHidden/>
          </w:rPr>
          <w:instrText xml:space="preserve"> PAGEREF _Toc215758858 \h </w:instrText>
        </w:r>
      </w:ins>
      <w:r>
        <w:rPr>
          <w:noProof/>
          <w:webHidden/>
        </w:rPr>
      </w:r>
      <w:ins w:id="332" w:author="Bertille TAGNE" w:date="2025-12-04T16:40:00Z" w16du:dateUtc="2025-12-04T15:40:00Z">
        <w:r>
          <w:rPr>
            <w:noProof/>
            <w:webHidden/>
          </w:rPr>
          <w:fldChar w:fldCharType="separate"/>
        </w:r>
        <w:r>
          <w:rPr>
            <w:noProof/>
            <w:webHidden/>
          </w:rPr>
          <w:t>26</w:t>
        </w:r>
        <w:r>
          <w:rPr>
            <w:noProof/>
            <w:webHidden/>
          </w:rPr>
          <w:fldChar w:fldCharType="end"/>
        </w:r>
        <w:r w:rsidRPr="0030554C">
          <w:rPr>
            <w:rStyle w:val="Lienhypertexte"/>
            <w:noProof/>
          </w:rPr>
          <w:fldChar w:fldCharType="end"/>
        </w:r>
      </w:ins>
    </w:p>
    <w:p w14:paraId="6FA591C5" w14:textId="6CE64498" w:rsidR="00A41F44" w:rsidRDefault="00A41F44">
      <w:pPr>
        <w:pStyle w:val="TM2"/>
        <w:rPr>
          <w:ins w:id="333"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3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"_Toc215758859"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5.14</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Livrables organisationnels et contractuels</w:t>
        </w:r>
        <w:r>
          <w:rPr>
            <w:noProof/>
            <w:webHidden/>
          </w:rPr>
          <w:tab/>
        </w:r>
        <w:r>
          <w:rPr>
            <w:noProof/>
            <w:webHidden/>
          </w:rPr>
          <w:fldChar w:fldCharType="begin"/>
        </w:r>
        <w:r>
          <w:rPr>
            <w:noProof/>
            <w:webHidden/>
          </w:rPr>
          <w:instrText xml:space="preserve"> PAGEREF _Toc215758859 \h </w:instrText>
        </w:r>
      </w:ins>
      <w:r>
        <w:rPr>
          <w:noProof/>
          <w:webHidden/>
        </w:rPr>
      </w:r>
      <w:ins w:id="335" w:author="Bertille TAGNE" w:date="2025-12-04T16:40:00Z" w16du:dateUtc="2025-12-04T15:40:00Z">
        <w:r>
          <w:rPr>
            <w:noProof/>
            <w:webHidden/>
          </w:rPr>
          <w:fldChar w:fldCharType="separate"/>
        </w:r>
        <w:r>
          <w:rPr>
            <w:noProof/>
            <w:webHidden/>
          </w:rPr>
          <w:t>26</w:t>
        </w:r>
        <w:r>
          <w:rPr>
            <w:noProof/>
            <w:webHidden/>
          </w:rPr>
          <w:fldChar w:fldCharType="end"/>
        </w:r>
        <w:r w:rsidRPr="0030554C">
          <w:rPr>
            <w:rStyle w:val="Lienhypertexte"/>
            <w:noProof/>
          </w:rPr>
          <w:fldChar w:fldCharType="end"/>
        </w:r>
      </w:ins>
    </w:p>
    <w:p w14:paraId="3DD62CB3" w14:textId="02BFBA55" w:rsidR="00A41F44" w:rsidRDefault="00A41F44">
      <w:pPr>
        <w:pStyle w:val="TM2"/>
        <w:rPr>
          <w:ins w:id="336"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3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5.15</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Livrables attendus</w:t>
        </w:r>
        <w:r>
          <w:rPr>
            <w:noProof/>
            <w:webHidden/>
          </w:rPr>
          <w:tab/>
        </w:r>
        <w:r>
          <w:rPr>
            <w:noProof/>
            <w:webHidden/>
          </w:rPr>
          <w:fldChar w:fldCharType="begin"/>
        </w:r>
        <w:r>
          <w:rPr>
            <w:noProof/>
            <w:webHidden/>
          </w:rPr>
          <w:instrText xml:space="preserve"> PAGEREF _Toc215758860 \h </w:instrText>
        </w:r>
      </w:ins>
      <w:r>
        <w:rPr>
          <w:noProof/>
          <w:webHidden/>
        </w:rPr>
      </w:r>
      <w:ins w:id="338" w:author="Bertille TAGNE" w:date="2025-12-04T16:40:00Z" w16du:dateUtc="2025-12-04T15:40:00Z">
        <w:r>
          <w:rPr>
            <w:noProof/>
            <w:webHidden/>
          </w:rPr>
          <w:fldChar w:fldCharType="separate"/>
        </w:r>
        <w:r>
          <w:rPr>
            <w:noProof/>
            <w:webHidden/>
          </w:rPr>
          <w:t>27</w:t>
        </w:r>
        <w:r>
          <w:rPr>
            <w:noProof/>
            <w:webHidden/>
          </w:rPr>
          <w:fldChar w:fldCharType="end"/>
        </w:r>
        <w:r w:rsidRPr="0030554C">
          <w:rPr>
            <w:rStyle w:val="Lienhypertexte"/>
            <w:noProof/>
          </w:rPr>
          <w:fldChar w:fldCharType="end"/>
        </w:r>
      </w:ins>
    </w:p>
    <w:p w14:paraId="5C7DABDD" w14:textId="33775E62" w:rsidR="00A41F44" w:rsidRDefault="00A41F44">
      <w:pPr>
        <w:pStyle w:val="TM1"/>
        <w:rPr>
          <w:ins w:id="339"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34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METHODOLOGIE D’EXECUTION</w:t>
        </w:r>
        <w:r>
          <w:rPr>
            <w:noProof/>
            <w:webHidden/>
          </w:rPr>
          <w:tab/>
        </w:r>
        <w:r>
          <w:rPr>
            <w:noProof/>
            <w:webHidden/>
          </w:rPr>
          <w:fldChar w:fldCharType="begin"/>
        </w:r>
        <w:r>
          <w:rPr>
            <w:noProof/>
            <w:webHidden/>
          </w:rPr>
          <w:instrText xml:space="preserve"> PAGEREF _Toc215758861 \h </w:instrText>
        </w:r>
      </w:ins>
      <w:r>
        <w:rPr>
          <w:noProof/>
          <w:webHidden/>
        </w:rPr>
      </w:r>
      <w:ins w:id="341" w:author="Bertille TAGNE" w:date="2025-12-04T16:40:00Z" w16du:dateUtc="2025-12-04T15:40:00Z">
        <w:r>
          <w:rPr>
            <w:noProof/>
            <w:webHidden/>
          </w:rPr>
          <w:fldChar w:fldCharType="separate"/>
        </w:r>
        <w:r>
          <w:rPr>
            <w:noProof/>
            <w:webHidden/>
          </w:rPr>
          <w:t>28</w:t>
        </w:r>
        <w:r>
          <w:rPr>
            <w:noProof/>
            <w:webHidden/>
          </w:rPr>
          <w:fldChar w:fldCharType="end"/>
        </w:r>
        <w:r w:rsidRPr="0030554C">
          <w:rPr>
            <w:rStyle w:val="Lienhypertexte"/>
            <w:noProof/>
          </w:rPr>
          <w:fldChar w:fldCharType="end"/>
        </w:r>
      </w:ins>
    </w:p>
    <w:p w14:paraId="5C371925" w14:textId="3331EF24" w:rsidR="00A41F44" w:rsidRDefault="00A41F44">
      <w:pPr>
        <w:pStyle w:val="TM2"/>
        <w:rPr>
          <w:ins w:id="342"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4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Méthodologie adoptée (agile)</w:t>
        </w:r>
        <w:r>
          <w:rPr>
            <w:noProof/>
            <w:webHidden/>
          </w:rPr>
          <w:tab/>
        </w:r>
        <w:r>
          <w:rPr>
            <w:noProof/>
            <w:webHidden/>
          </w:rPr>
          <w:fldChar w:fldCharType="begin"/>
        </w:r>
        <w:r>
          <w:rPr>
            <w:noProof/>
            <w:webHidden/>
          </w:rPr>
          <w:instrText xml:space="preserve"> PAGEREF _Toc215758862 \h </w:instrText>
        </w:r>
      </w:ins>
      <w:r>
        <w:rPr>
          <w:noProof/>
          <w:webHidden/>
        </w:rPr>
      </w:r>
      <w:ins w:id="344" w:author="Bertille TAGNE" w:date="2025-12-04T16:40:00Z" w16du:dateUtc="2025-12-04T15:40:00Z">
        <w:r>
          <w:rPr>
            <w:noProof/>
            <w:webHidden/>
          </w:rPr>
          <w:fldChar w:fldCharType="separate"/>
        </w:r>
        <w:r>
          <w:rPr>
            <w:noProof/>
            <w:webHidden/>
          </w:rPr>
          <w:t>28</w:t>
        </w:r>
        <w:r>
          <w:rPr>
            <w:noProof/>
            <w:webHidden/>
          </w:rPr>
          <w:fldChar w:fldCharType="end"/>
        </w:r>
        <w:r w:rsidRPr="0030554C">
          <w:rPr>
            <w:rStyle w:val="Lienhypertexte"/>
            <w:noProof/>
          </w:rPr>
          <w:fldChar w:fldCharType="end"/>
        </w:r>
      </w:ins>
    </w:p>
    <w:p w14:paraId="48CC94CE" w14:textId="054D85D3" w:rsidR="00A41F44" w:rsidRDefault="00A41F44">
      <w:pPr>
        <w:pStyle w:val="TM2"/>
        <w:rPr>
          <w:ins w:id="345"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4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Méthode de gestion des exigences et de validation</w:t>
        </w:r>
        <w:r>
          <w:rPr>
            <w:noProof/>
            <w:webHidden/>
          </w:rPr>
          <w:tab/>
        </w:r>
        <w:r>
          <w:rPr>
            <w:noProof/>
            <w:webHidden/>
          </w:rPr>
          <w:fldChar w:fldCharType="begin"/>
        </w:r>
        <w:r>
          <w:rPr>
            <w:noProof/>
            <w:webHidden/>
          </w:rPr>
          <w:instrText xml:space="preserve"> PAGEREF _Toc215758863 \h </w:instrText>
        </w:r>
      </w:ins>
      <w:r>
        <w:rPr>
          <w:noProof/>
          <w:webHidden/>
        </w:rPr>
      </w:r>
      <w:ins w:id="347" w:author="Bertille TAGNE" w:date="2025-12-04T16:40:00Z" w16du:dateUtc="2025-12-04T15:40:00Z">
        <w:r>
          <w:rPr>
            <w:noProof/>
            <w:webHidden/>
          </w:rPr>
          <w:fldChar w:fldCharType="separate"/>
        </w:r>
        <w:r>
          <w:rPr>
            <w:noProof/>
            <w:webHidden/>
          </w:rPr>
          <w:t>29</w:t>
        </w:r>
        <w:r>
          <w:rPr>
            <w:noProof/>
            <w:webHidden/>
          </w:rPr>
          <w:fldChar w:fldCharType="end"/>
        </w:r>
        <w:r w:rsidRPr="0030554C">
          <w:rPr>
            <w:rStyle w:val="Lienhypertexte"/>
            <w:noProof/>
          </w:rPr>
          <w:fldChar w:fldCharType="end"/>
        </w:r>
      </w:ins>
    </w:p>
    <w:p w14:paraId="6B75800B" w14:textId="2EEFF474" w:rsidR="00A41F44" w:rsidRDefault="00A41F44">
      <w:pPr>
        <w:pStyle w:val="TM3"/>
        <w:rPr>
          <w:ins w:id="348"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4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6.2.1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Exigences identifiées dans les TDR</w:t>
        </w:r>
        <w:r>
          <w:rPr>
            <w:noProof/>
            <w:webHidden/>
          </w:rPr>
          <w:tab/>
        </w:r>
        <w:r>
          <w:rPr>
            <w:noProof/>
            <w:webHidden/>
          </w:rPr>
          <w:fldChar w:fldCharType="begin"/>
        </w:r>
        <w:r>
          <w:rPr>
            <w:noProof/>
            <w:webHidden/>
          </w:rPr>
          <w:instrText xml:space="preserve"> PAGEREF _Toc215758864 \h </w:instrText>
        </w:r>
      </w:ins>
      <w:r>
        <w:rPr>
          <w:noProof/>
          <w:webHidden/>
        </w:rPr>
      </w:r>
      <w:ins w:id="350" w:author="Bertille TAGNE" w:date="2025-12-04T16:40:00Z" w16du:dateUtc="2025-12-04T15:40:00Z">
        <w:r>
          <w:rPr>
            <w:noProof/>
            <w:webHidden/>
          </w:rPr>
          <w:fldChar w:fldCharType="separate"/>
        </w:r>
        <w:r>
          <w:rPr>
            <w:noProof/>
            <w:webHidden/>
          </w:rPr>
          <w:t>29</w:t>
        </w:r>
        <w:r>
          <w:rPr>
            <w:noProof/>
            <w:webHidden/>
          </w:rPr>
          <w:fldChar w:fldCharType="end"/>
        </w:r>
        <w:r w:rsidRPr="0030554C">
          <w:rPr>
            <w:rStyle w:val="Lienhypertexte"/>
            <w:noProof/>
          </w:rPr>
          <w:fldChar w:fldCharType="end"/>
        </w:r>
      </w:ins>
    </w:p>
    <w:p w14:paraId="15BE24B4" w14:textId="7E833CF9" w:rsidR="00A41F44" w:rsidRDefault="00A41F44">
      <w:pPr>
        <w:pStyle w:val="TM3"/>
        <w:rPr>
          <w:ins w:id="351"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5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6.2.2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Méthode de gestion des exigences fonctionnelles</w:t>
        </w:r>
        <w:r>
          <w:rPr>
            <w:noProof/>
            <w:webHidden/>
          </w:rPr>
          <w:tab/>
        </w:r>
        <w:r>
          <w:rPr>
            <w:noProof/>
            <w:webHidden/>
          </w:rPr>
          <w:fldChar w:fldCharType="begin"/>
        </w:r>
        <w:r>
          <w:rPr>
            <w:noProof/>
            <w:webHidden/>
          </w:rPr>
          <w:instrText xml:space="preserve"> PAGEREF _Toc215758865 \h </w:instrText>
        </w:r>
      </w:ins>
      <w:r>
        <w:rPr>
          <w:noProof/>
          <w:webHidden/>
        </w:rPr>
      </w:r>
      <w:ins w:id="353" w:author="Bertille TAGNE" w:date="2025-12-04T16:40:00Z" w16du:dateUtc="2025-12-04T15:40:00Z">
        <w:r>
          <w:rPr>
            <w:noProof/>
            <w:webHidden/>
          </w:rPr>
          <w:fldChar w:fldCharType="separate"/>
        </w:r>
        <w:r>
          <w:rPr>
            <w:noProof/>
            <w:webHidden/>
          </w:rPr>
          <w:t>30</w:t>
        </w:r>
        <w:r>
          <w:rPr>
            <w:noProof/>
            <w:webHidden/>
          </w:rPr>
          <w:fldChar w:fldCharType="end"/>
        </w:r>
        <w:r w:rsidRPr="0030554C">
          <w:rPr>
            <w:rStyle w:val="Lienhypertexte"/>
            <w:noProof/>
          </w:rPr>
          <w:fldChar w:fldCharType="end"/>
        </w:r>
      </w:ins>
    </w:p>
    <w:p w14:paraId="3A92C6DC" w14:textId="71F0C223" w:rsidR="00A41F44" w:rsidRDefault="00A41F44">
      <w:pPr>
        <w:pStyle w:val="TM3"/>
        <w:rPr>
          <w:ins w:id="354"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5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6.2.3</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Méthode de gestion des exigences techniques</w:t>
        </w:r>
        <w:r>
          <w:rPr>
            <w:noProof/>
            <w:webHidden/>
          </w:rPr>
          <w:tab/>
        </w:r>
        <w:r>
          <w:rPr>
            <w:noProof/>
            <w:webHidden/>
          </w:rPr>
          <w:fldChar w:fldCharType="begin"/>
        </w:r>
        <w:r>
          <w:rPr>
            <w:noProof/>
            <w:webHidden/>
          </w:rPr>
          <w:instrText xml:space="preserve"> PAGEREF _Toc215758866 \h </w:instrText>
        </w:r>
      </w:ins>
      <w:r>
        <w:rPr>
          <w:noProof/>
          <w:webHidden/>
        </w:rPr>
      </w:r>
      <w:ins w:id="356" w:author="Bertille TAGNE" w:date="2025-12-04T16:40:00Z" w16du:dateUtc="2025-12-04T15:40:00Z">
        <w:r>
          <w:rPr>
            <w:noProof/>
            <w:webHidden/>
          </w:rPr>
          <w:fldChar w:fldCharType="separate"/>
        </w:r>
        <w:r>
          <w:rPr>
            <w:noProof/>
            <w:webHidden/>
          </w:rPr>
          <w:t>31</w:t>
        </w:r>
        <w:r>
          <w:rPr>
            <w:noProof/>
            <w:webHidden/>
          </w:rPr>
          <w:fldChar w:fldCharType="end"/>
        </w:r>
        <w:r w:rsidRPr="0030554C">
          <w:rPr>
            <w:rStyle w:val="Lienhypertexte"/>
            <w:noProof/>
          </w:rPr>
          <w:fldChar w:fldCharType="end"/>
        </w:r>
      </w:ins>
    </w:p>
    <w:p w14:paraId="2BE3CBFA" w14:textId="179A9477" w:rsidR="00A41F44" w:rsidRDefault="00A41F44">
      <w:pPr>
        <w:pStyle w:val="TM2"/>
        <w:rPr>
          <w:ins w:id="357"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5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Hypothèses et contraintes</w:t>
        </w:r>
        <w:r>
          <w:rPr>
            <w:noProof/>
            <w:webHidden/>
          </w:rPr>
          <w:tab/>
        </w:r>
        <w:r>
          <w:rPr>
            <w:noProof/>
            <w:webHidden/>
          </w:rPr>
          <w:fldChar w:fldCharType="begin"/>
        </w:r>
        <w:r>
          <w:rPr>
            <w:noProof/>
            <w:webHidden/>
          </w:rPr>
          <w:instrText xml:space="preserve"> PAGEREF _Toc215758867 \h </w:instrText>
        </w:r>
      </w:ins>
      <w:r>
        <w:rPr>
          <w:noProof/>
          <w:webHidden/>
        </w:rPr>
      </w:r>
      <w:ins w:id="359" w:author="Bertille TAGNE" w:date="2025-12-04T16:40:00Z" w16du:dateUtc="2025-12-04T15:40:00Z">
        <w:r>
          <w:rPr>
            <w:noProof/>
            <w:webHidden/>
          </w:rPr>
          <w:fldChar w:fldCharType="separate"/>
        </w:r>
        <w:r>
          <w:rPr>
            <w:noProof/>
            <w:webHidden/>
          </w:rPr>
          <w:t>32</w:t>
        </w:r>
        <w:r>
          <w:rPr>
            <w:noProof/>
            <w:webHidden/>
          </w:rPr>
          <w:fldChar w:fldCharType="end"/>
        </w:r>
        <w:r w:rsidRPr="0030554C">
          <w:rPr>
            <w:rStyle w:val="Lienhypertexte"/>
            <w:noProof/>
          </w:rPr>
          <w:fldChar w:fldCharType="end"/>
        </w:r>
      </w:ins>
    </w:p>
    <w:p w14:paraId="5D14F86E" w14:textId="131F95C3" w:rsidR="00A41F44" w:rsidRDefault="00A41F44">
      <w:pPr>
        <w:pStyle w:val="TM3"/>
        <w:rPr>
          <w:ins w:id="360"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6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6.3.1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Hypothèses de réussite</w:t>
        </w:r>
        <w:r>
          <w:rPr>
            <w:noProof/>
            <w:webHidden/>
          </w:rPr>
          <w:tab/>
        </w:r>
        <w:r>
          <w:rPr>
            <w:noProof/>
            <w:webHidden/>
          </w:rPr>
          <w:fldChar w:fldCharType="begin"/>
        </w:r>
        <w:r>
          <w:rPr>
            <w:noProof/>
            <w:webHidden/>
          </w:rPr>
          <w:instrText xml:space="preserve"> PAGEREF _Toc215758868 \h </w:instrText>
        </w:r>
      </w:ins>
      <w:r>
        <w:rPr>
          <w:noProof/>
          <w:webHidden/>
        </w:rPr>
      </w:r>
      <w:ins w:id="362" w:author="Bertille TAGNE" w:date="2025-12-04T16:40:00Z" w16du:dateUtc="2025-12-04T15:40:00Z">
        <w:r>
          <w:rPr>
            <w:noProof/>
            <w:webHidden/>
          </w:rPr>
          <w:fldChar w:fldCharType="separate"/>
        </w:r>
        <w:r>
          <w:rPr>
            <w:noProof/>
            <w:webHidden/>
          </w:rPr>
          <w:t>32</w:t>
        </w:r>
        <w:r>
          <w:rPr>
            <w:noProof/>
            <w:webHidden/>
          </w:rPr>
          <w:fldChar w:fldCharType="end"/>
        </w:r>
        <w:r w:rsidRPr="0030554C">
          <w:rPr>
            <w:rStyle w:val="Lienhypertexte"/>
            <w:noProof/>
          </w:rPr>
          <w:fldChar w:fldCharType="end"/>
        </w:r>
      </w:ins>
    </w:p>
    <w:p w14:paraId="088B8029" w14:textId="340E783E" w:rsidR="00A41F44" w:rsidRDefault="00A41F44">
      <w:pPr>
        <w:pStyle w:val="TM3"/>
        <w:rPr>
          <w:ins w:id="363"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36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"_Toc215758869"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6.3.2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Contraintes</w:t>
        </w:r>
        <w:r>
          <w:rPr>
            <w:noProof/>
            <w:webHidden/>
          </w:rPr>
          <w:tab/>
        </w:r>
        <w:r>
          <w:rPr>
            <w:noProof/>
            <w:webHidden/>
          </w:rPr>
          <w:fldChar w:fldCharType="begin"/>
        </w:r>
        <w:r>
          <w:rPr>
            <w:noProof/>
            <w:webHidden/>
          </w:rPr>
          <w:instrText xml:space="preserve"> PAGEREF _Toc215758869 \h </w:instrText>
        </w:r>
      </w:ins>
      <w:r>
        <w:rPr>
          <w:noProof/>
          <w:webHidden/>
        </w:rPr>
      </w:r>
      <w:ins w:id="365" w:author="Bertille TAGNE" w:date="2025-12-04T16:40:00Z" w16du:dateUtc="2025-12-04T15:40:00Z">
        <w:r>
          <w:rPr>
            <w:noProof/>
            <w:webHidden/>
          </w:rPr>
          <w:fldChar w:fldCharType="separate"/>
        </w:r>
        <w:r>
          <w:rPr>
            <w:noProof/>
            <w:webHidden/>
          </w:rPr>
          <w:t>32</w:t>
        </w:r>
        <w:r>
          <w:rPr>
            <w:noProof/>
            <w:webHidden/>
          </w:rPr>
          <w:fldChar w:fldCharType="end"/>
        </w:r>
        <w:r w:rsidRPr="0030554C">
          <w:rPr>
            <w:rStyle w:val="Lienhypertexte"/>
            <w:noProof/>
          </w:rPr>
          <w:fldChar w:fldCharType="end"/>
        </w:r>
      </w:ins>
    </w:p>
    <w:p w14:paraId="6AC06375" w14:textId="507DB873" w:rsidR="00A41F44" w:rsidRDefault="00A41F44">
      <w:pPr>
        <w:pStyle w:val="TM1"/>
        <w:rPr>
          <w:ins w:id="366"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36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7</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PLANIFICATION ET JALONS</w:t>
        </w:r>
        <w:r>
          <w:rPr>
            <w:noProof/>
            <w:webHidden/>
          </w:rPr>
          <w:tab/>
        </w:r>
        <w:r>
          <w:rPr>
            <w:noProof/>
            <w:webHidden/>
          </w:rPr>
          <w:fldChar w:fldCharType="begin"/>
        </w:r>
        <w:r>
          <w:rPr>
            <w:noProof/>
            <w:webHidden/>
          </w:rPr>
          <w:instrText xml:space="preserve"> PAGEREF _Toc215758870 \h </w:instrText>
        </w:r>
      </w:ins>
      <w:r>
        <w:rPr>
          <w:noProof/>
          <w:webHidden/>
        </w:rPr>
      </w:r>
      <w:ins w:id="368" w:author="Bertille TAGNE" w:date="2025-12-04T16:40:00Z" w16du:dateUtc="2025-12-04T15:40:00Z">
        <w:r>
          <w:rPr>
            <w:noProof/>
            <w:webHidden/>
          </w:rPr>
          <w:fldChar w:fldCharType="separate"/>
        </w:r>
        <w:r>
          <w:rPr>
            <w:noProof/>
            <w:webHidden/>
          </w:rPr>
          <w:t>34</w:t>
        </w:r>
        <w:r>
          <w:rPr>
            <w:noProof/>
            <w:webHidden/>
          </w:rPr>
          <w:fldChar w:fldCharType="end"/>
        </w:r>
        <w:r w:rsidRPr="0030554C">
          <w:rPr>
            <w:rStyle w:val="Lienhypertexte"/>
            <w:noProof/>
          </w:rPr>
          <w:fldChar w:fldCharType="end"/>
        </w:r>
      </w:ins>
    </w:p>
    <w:p w14:paraId="71B4730A" w14:textId="386CF02F" w:rsidR="00A41F44" w:rsidRDefault="00A41F44">
      <w:pPr>
        <w:pStyle w:val="TM2"/>
        <w:rPr>
          <w:ins w:id="369"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7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7.1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Planning GANTT</w:t>
        </w:r>
        <w:r>
          <w:rPr>
            <w:noProof/>
            <w:webHidden/>
          </w:rPr>
          <w:tab/>
        </w:r>
        <w:r>
          <w:rPr>
            <w:noProof/>
            <w:webHidden/>
          </w:rPr>
          <w:fldChar w:fldCharType="begin"/>
        </w:r>
        <w:r>
          <w:rPr>
            <w:noProof/>
            <w:webHidden/>
          </w:rPr>
          <w:instrText xml:space="preserve"> PAGEREF _Toc215758871 \h </w:instrText>
        </w:r>
      </w:ins>
      <w:r>
        <w:rPr>
          <w:noProof/>
          <w:webHidden/>
        </w:rPr>
      </w:r>
      <w:ins w:id="371" w:author="Bertille TAGNE" w:date="2025-12-04T16:40:00Z" w16du:dateUtc="2025-12-04T15:40:00Z">
        <w:r>
          <w:rPr>
            <w:noProof/>
            <w:webHidden/>
          </w:rPr>
          <w:fldChar w:fldCharType="separate"/>
        </w:r>
        <w:r>
          <w:rPr>
            <w:noProof/>
            <w:webHidden/>
          </w:rPr>
          <w:t>34</w:t>
        </w:r>
        <w:r>
          <w:rPr>
            <w:noProof/>
            <w:webHidden/>
          </w:rPr>
          <w:fldChar w:fldCharType="end"/>
        </w:r>
        <w:r w:rsidRPr="0030554C">
          <w:rPr>
            <w:rStyle w:val="Lienhypertexte"/>
            <w:noProof/>
          </w:rPr>
          <w:fldChar w:fldCharType="end"/>
        </w:r>
      </w:ins>
    </w:p>
    <w:p w14:paraId="32AE4A48" w14:textId="2CBB830F" w:rsidR="00A41F44" w:rsidRDefault="00A41F44">
      <w:pPr>
        <w:pStyle w:val="TM2"/>
        <w:rPr>
          <w:ins w:id="372"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7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7.2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Corrélation phases/activités/livrables</w:t>
        </w:r>
        <w:r>
          <w:rPr>
            <w:noProof/>
            <w:webHidden/>
          </w:rPr>
          <w:tab/>
        </w:r>
        <w:r>
          <w:rPr>
            <w:noProof/>
            <w:webHidden/>
          </w:rPr>
          <w:fldChar w:fldCharType="begin"/>
        </w:r>
        <w:r>
          <w:rPr>
            <w:noProof/>
            <w:webHidden/>
          </w:rPr>
          <w:instrText xml:space="preserve"> PAGEREF _Toc215758872 \h </w:instrText>
        </w:r>
      </w:ins>
      <w:r>
        <w:rPr>
          <w:noProof/>
          <w:webHidden/>
        </w:rPr>
      </w:r>
      <w:ins w:id="374" w:author="Bertille TAGNE" w:date="2025-12-04T16:40:00Z" w16du:dateUtc="2025-12-04T15:40:00Z">
        <w:r>
          <w:rPr>
            <w:noProof/>
            <w:webHidden/>
          </w:rPr>
          <w:fldChar w:fldCharType="separate"/>
        </w:r>
        <w:r>
          <w:rPr>
            <w:noProof/>
            <w:webHidden/>
          </w:rPr>
          <w:t>35</w:t>
        </w:r>
        <w:r>
          <w:rPr>
            <w:noProof/>
            <w:webHidden/>
          </w:rPr>
          <w:fldChar w:fldCharType="end"/>
        </w:r>
        <w:r w:rsidRPr="0030554C">
          <w:rPr>
            <w:rStyle w:val="Lienhypertexte"/>
            <w:noProof/>
          </w:rPr>
          <w:fldChar w:fldCharType="end"/>
        </w:r>
      </w:ins>
    </w:p>
    <w:p w14:paraId="63648B8A" w14:textId="780FE600" w:rsidR="00A41F44" w:rsidRDefault="00A41F44">
      <w:pPr>
        <w:pStyle w:val="TM2"/>
        <w:rPr>
          <w:ins w:id="375"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7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7.3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Chronogramme des activités</w:t>
        </w:r>
        <w:r>
          <w:rPr>
            <w:noProof/>
            <w:webHidden/>
          </w:rPr>
          <w:tab/>
        </w:r>
        <w:r>
          <w:rPr>
            <w:noProof/>
            <w:webHidden/>
          </w:rPr>
          <w:fldChar w:fldCharType="begin"/>
        </w:r>
        <w:r>
          <w:rPr>
            <w:noProof/>
            <w:webHidden/>
          </w:rPr>
          <w:instrText xml:space="preserve"> PAGEREF _Toc215758873 \h </w:instrText>
        </w:r>
      </w:ins>
      <w:r>
        <w:rPr>
          <w:noProof/>
          <w:webHidden/>
        </w:rPr>
      </w:r>
      <w:ins w:id="377" w:author="Bertille TAGNE" w:date="2025-12-04T16:40:00Z" w16du:dateUtc="2025-12-04T15:40:00Z">
        <w:r>
          <w:rPr>
            <w:noProof/>
            <w:webHidden/>
          </w:rPr>
          <w:fldChar w:fldCharType="separate"/>
        </w:r>
        <w:r>
          <w:rPr>
            <w:noProof/>
            <w:webHidden/>
          </w:rPr>
          <w:t>38</w:t>
        </w:r>
        <w:r>
          <w:rPr>
            <w:noProof/>
            <w:webHidden/>
          </w:rPr>
          <w:fldChar w:fldCharType="end"/>
        </w:r>
        <w:r w:rsidRPr="0030554C">
          <w:rPr>
            <w:rStyle w:val="Lienhypertexte"/>
            <w:noProof/>
          </w:rPr>
          <w:fldChar w:fldCharType="end"/>
        </w:r>
      </w:ins>
    </w:p>
    <w:p w14:paraId="234A0FBE" w14:textId="7902E808" w:rsidR="00A41F44" w:rsidRDefault="00A41F44">
      <w:pPr>
        <w:pStyle w:val="TM2"/>
        <w:rPr>
          <w:ins w:id="378"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7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7.4</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Points de passage obligatoires (revues, tests, validations)</w:t>
        </w:r>
        <w:r>
          <w:rPr>
            <w:noProof/>
            <w:webHidden/>
          </w:rPr>
          <w:tab/>
        </w:r>
        <w:r>
          <w:rPr>
            <w:noProof/>
            <w:webHidden/>
          </w:rPr>
          <w:fldChar w:fldCharType="begin"/>
        </w:r>
        <w:r>
          <w:rPr>
            <w:noProof/>
            <w:webHidden/>
          </w:rPr>
          <w:instrText xml:space="preserve"> PAGEREF _Toc215758874 \h </w:instrText>
        </w:r>
      </w:ins>
      <w:r>
        <w:rPr>
          <w:noProof/>
          <w:webHidden/>
        </w:rPr>
      </w:r>
      <w:ins w:id="380" w:author="Bertille TAGNE" w:date="2025-12-04T16:40:00Z" w16du:dateUtc="2025-12-04T15:40:00Z">
        <w:r>
          <w:rPr>
            <w:noProof/>
            <w:webHidden/>
          </w:rPr>
          <w:fldChar w:fldCharType="separate"/>
        </w:r>
        <w:r>
          <w:rPr>
            <w:noProof/>
            <w:webHidden/>
          </w:rPr>
          <w:t>39</w:t>
        </w:r>
        <w:r>
          <w:rPr>
            <w:noProof/>
            <w:webHidden/>
          </w:rPr>
          <w:fldChar w:fldCharType="end"/>
        </w:r>
        <w:r w:rsidRPr="0030554C">
          <w:rPr>
            <w:rStyle w:val="Lienhypertexte"/>
            <w:noProof/>
          </w:rPr>
          <w:fldChar w:fldCharType="end"/>
        </w:r>
      </w:ins>
    </w:p>
    <w:p w14:paraId="6B4AA0FF" w14:textId="47AFBD22" w:rsidR="00A41F44" w:rsidRDefault="00A41F44">
      <w:pPr>
        <w:pStyle w:val="TM1"/>
        <w:rPr>
          <w:ins w:id="381"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382" w:author="Bertille TAGNE" w:date="2025-12-04T16:40:00Z" w16du:dateUtc="2025-12-04T15:40:00Z">
        <w:r w:rsidRPr="0030554C">
          <w:rPr>
            <w:rStyle w:val="Lienhypertexte"/>
            <w:noProof/>
          </w:rPr>
          <w:lastRenderedPageBreak/>
          <w:fldChar w:fldCharType="begin"/>
        </w:r>
        <w:r w:rsidRPr="0030554C">
          <w:rPr>
            <w:rStyle w:val="Lienhypertexte"/>
            <w:noProof/>
          </w:rPr>
          <w:instrText xml:space="preserve"> </w:instrText>
        </w:r>
        <w:r>
          <w:rPr>
            <w:noProof/>
          </w:rPr>
          <w:instrText>HYPERLINK \l "_Toc215758875"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8</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RESSOURCES  MISES EN OEUVRE</w:t>
        </w:r>
        <w:r>
          <w:rPr>
            <w:noProof/>
            <w:webHidden/>
          </w:rPr>
          <w:tab/>
        </w:r>
        <w:r>
          <w:rPr>
            <w:noProof/>
            <w:webHidden/>
          </w:rPr>
          <w:fldChar w:fldCharType="begin"/>
        </w:r>
        <w:r>
          <w:rPr>
            <w:noProof/>
            <w:webHidden/>
          </w:rPr>
          <w:instrText xml:space="preserve"> PAGEREF _Toc215758875 \h </w:instrText>
        </w:r>
      </w:ins>
      <w:r>
        <w:rPr>
          <w:noProof/>
          <w:webHidden/>
        </w:rPr>
      </w:r>
      <w:ins w:id="383" w:author="Bertille TAGNE" w:date="2025-12-04T16:40:00Z" w16du:dateUtc="2025-12-04T15:40:00Z">
        <w:r>
          <w:rPr>
            <w:noProof/>
            <w:webHidden/>
          </w:rPr>
          <w:fldChar w:fldCharType="separate"/>
        </w:r>
        <w:r>
          <w:rPr>
            <w:noProof/>
            <w:webHidden/>
          </w:rPr>
          <w:t>42</w:t>
        </w:r>
        <w:r>
          <w:rPr>
            <w:noProof/>
            <w:webHidden/>
          </w:rPr>
          <w:fldChar w:fldCharType="end"/>
        </w:r>
        <w:r w:rsidRPr="0030554C">
          <w:rPr>
            <w:rStyle w:val="Lienhypertexte"/>
            <w:noProof/>
          </w:rPr>
          <w:fldChar w:fldCharType="end"/>
        </w:r>
      </w:ins>
    </w:p>
    <w:p w14:paraId="290F4096" w14:textId="25B5F0B7" w:rsidR="00A41F44" w:rsidRDefault="00A41F44">
      <w:pPr>
        <w:pStyle w:val="TM2"/>
        <w:rPr>
          <w:ins w:id="384"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8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8.1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Attributions du personnel clé</w:t>
        </w:r>
        <w:r>
          <w:rPr>
            <w:noProof/>
            <w:webHidden/>
          </w:rPr>
          <w:tab/>
        </w:r>
        <w:r>
          <w:rPr>
            <w:noProof/>
            <w:webHidden/>
          </w:rPr>
          <w:fldChar w:fldCharType="begin"/>
        </w:r>
        <w:r>
          <w:rPr>
            <w:noProof/>
            <w:webHidden/>
          </w:rPr>
          <w:instrText xml:space="preserve"> PAGEREF _Toc215758876 \h </w:instrText>
        </w:r>
      </w:ins>
      <w:r>
        <w:rPr>
          <w:noProof/>
          <w:webHidden/>
        </w:rPr>
      </w:r>
      <w:ins w:id="386" w:author="Bertille TAGNE" w:date="2025-12-04T16:40:00Z" w16du:dateUtc="2025-12-04T15:40:00Z">
        <w:r>
          <w:rPr>
            <w:noProof/>
            <w:webHidden/>
          </w:rPr>
          <w:fldChar w:fldCharType="separate"/>
        </w:r>
        <w:r>
          <w:rPr>
            <w:noProof/>
            <w:webHidden/>
          </w:rPr>
          <w:t>42</w:t>
        </w:r>
        <w:r>
          <w:rPr>
            <w:noProof/>
            <w:webHidden/>
          </w:rPr>
          <w:fldChar w:fldCharType="end"/>
        </w:r>
        <w:r w:rsidRPr="0030554C">
          <w:rPr>
            <w:rStyle w:val="Lienhypertexte"/>
            <w:noProof/>
          </w:rPr>
          <w:fldChar w:fldCharType="end"/>
        </w:r>
      </w:ins>
    </w:p>
    <w:p w14:paraId="492D8E56" w14:textId="6E8757B8" w:rsidR="00A41F44" w:rsidRDefault="00A41F44">
      <w:pPr>
        <w:pStyle w:val="TM2"/>
        <w:rPr>
          <w:ins w:id="387"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8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8.2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Attributions du personnel d’appui</w:t>
        </w:r>
        <w:r>
          <w:rPr>
            <w:noProof/>
            <w:webHidden/>
          </w:rPr>
          <w:tab/>
        </w:r>
        <w:r>
          <w:rPr>
            <w:noProof/>
            <w:webHidden/>
          </w:rPr>
          <w:fldChar w:fldCharType="begin"/>
        </w:r>
        <w:r>
          <w:rPr>
            <w:noProof/>
            <w:webHidden/>
          </w:rPr>
          <w:instrText xml:space="preserve"> PAGEREF _Toc215758877 \h </w:instrText>
        </w:r>
      </w:ins>
      <w:r>
        <w:rPr>
          <w:noProof/>
          <w:webHidden/>
        </w:rPr>
      </w:r>
      <w:ins w:id="389" w:author="Bertille TAGNE" w:date="2025-12-04T16:40:00Z" w16du:dateUtc="2025-12-04T15:40:00Z">
        <w:r>
          <w:rPr>
            <w:noProof/>
            <w:webHidden/>
          </w:rPr>
          <w:fldChar w:fldCharType="separate"/>
        </w:r>
        <w:r>
          <w:rPr>
            <w:noProof/>
            <w:webHidden/>
          </w:rPr>
          <w:t>44</w:t>
        </w:r>
        <w:r>
          <w:rPr>
            <w:noProof/>
            <w:webHidden/>
          </w:rPr>
          <w:fldChar w:fldCharType="end"/>
        </w:r>
        <w:r w:rsidRPr="0030554C">
          <w:rPr>
            <w:rStyle w:val="Lienhypertexte"/>
            <w:noProof/>
          </w:rPr>
          <w:fldChar w:fldCharType="end"/>
        </w:r>
      </w:ins>
    </w:p>
    <w:p w14:paraId="73BA5CE5" w14:textId="1BD44BD5" w:rsidR="00A41F44" w:rsidRDefault="00A41F44">
      <w:pPr>
        <w:pStyle w:val="TM1"/>
        <w:rPr>
          <w:ins w:id="390"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39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9</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ENVIRONNEMENT DE DEVELOPPEMENT</w:t>
        </w:r>
        <w:r>
          <w:rPr>
            <w:noProof/>
            <w:webHidden/>
          </w:rPr>
          <w:tab/>
        </w:r>
        <w:r>
          <w:rPr>
            <w:noProof/>
            <w:webHidden/>
          </w:rPr>
          <w:fldChar w:fldCharType="begin"/>
        </w:r>
        <w:r>
          <w:rPr>
            <w:noProof/>
            <w:webHidden/>
          </w:rPr>
          <w:instrText xml:space="preserve"> PAGEREF _Toc215758878 \h </w:instrText>
        </w:r>
      </w:ins>
      <w:r>
        <w:rPr>
          <w:noProof/>
          <w:webHidden/>
        </w:rPr>
      </w:r>
      <w:ins w:id="392" w:author="Bertille TAGNE" w:date="2025-12-04T16:40:00Z" w16du:dateUtc="2025-12-04T15:40:00Z">
        <w:r>
          <w:rPr>
            <w:noProof/>
            <w:webHidden/>
          </w:rPr>
          <w:fldChar w:fldCharType="separate"/>
        </w:r>
        <w:r>
          <w:rPr>
            <w:noProof/>
            <w:webHidden/>
          </w:rPr>
          <w:t>45</w:t>
        </w:r>
        <w:r>
          <w:rPr>
            <w:noProof/>
            <w:webHidden/>
          </w:rPr>
          <w:fldChar w:fldCharType="end"/>
        </w:r>
        <w:r w:rsidRPr="0030554C">
          <w:rPr>
            <w:rStyle w:val="Lienhypertexte"/>
            <w:noProof/>
          </w:rPr>
          <w:fldChar w:fldCharType="end"/>
        </w:r>
      </w:ins>
    </w:p>
    <w:p w14:paraId="4F8AAD5C" w14:textId="2596F8B4" w:rsidR="00A41F44" w:rsidRDefault="00A41F44">
      <w:pPr>
        <w:pStyle w:val="TM2"/>
        <w:rPr>
          <w:ins w:id="393"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9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"_Toc215758879"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9.1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Développement et gestion du code source</w:t>
        </w:r>
        <w:r>
          <w:rPr>
            <w:noProof/>
            <w:webHidden/>
          </w:rPr>
          <w:tab/>
        </w:r>
        <w:r>
          <w:rPr>
            <w:noProof/>
            <w:webHidden/>
          </w:rPr>
          <w:fldChar w:fldCharType="begin"/>
        </w:r>
        <w:r>
          <w:rPr>
            <w:noProof/>
            <w:webHidden/>
          </w:rPr>
          <w:instrText xml:space="preserve"> PAGEREF _Toc215758879 \h </w:instrText>
        </w:r>
      </w:ins>
      <w:r>
        <w:rPr>
          <w:noProof/>
          <w:webHidden/>
        </w:rPr>
      </w:r>
      <w:ins w:id="395" w:author="Bertille TAGNE" w:date="2025-12-04T16:40:00Z" w16du:dateUtc="2025-12-04T15:40:00Z">
        <w:r>
          <w:rPr>
            <w:noProof/>
            <w:webHidden/>
          </w:rPr>
          <w:fldChar w:fldCharType="separate"/>
        </w:r>
        <w:r>
          <w:rPr>
            <w:noProof/>
            <w:webHidden/>
          </w:rPr>
          <w:t>45</w:t>
        </w:r>
        <w:r>
          <w:rPr>
            <w:noProof/>
            <w:webHidden/>
          </w:rPr>
          <w:fldChar w:fldCharType="end"/>
        </w:r>
        <w:r w:rsidRPr="0030554C">
          <w:rPr>
            <w:rStyle w:val="Lienhypertexte"/>
            <w:noProof/>
          </w:rPr>
          <w:fldChar w:fldCharType="end"/>
        </w:r>
      </w:ins>
    </w:p>
    <w:p w14:paraId="1629791E" w14:textId="6129F77E" w:rsidR="00A41F44" w:rsidRDefault="00A41F44">
      <w:pPr>
        <w:pStyle w:val="TM2"/>
        <w:rPr>
          <w:ins w:id="396"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39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9.2</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Intégration continue (CI), branche de fonctionnalité</w:t>
        </w:r>
        <w:r>
          <w:rPr>
            <w:noProof/>
            <w:webHidden/>
          </w:rPr>
          <w:tab/>
        </w:r>
        <w:r>
          <w:rPr>
            <w:noProof/>
            <w:webHidden/>
          </w:rPr>
          <w:fldChar w:fldCharType="begin"/>
        </w:r>
        <w:r>
          <w:rPr>
            <w:noProof/>
            <w:webHidden/>
          </w:rPr>
          <w:instrText xml:space="preserve"> PAGEREF _Toc215758880 \h </w:instrText>
        </w:r>
      </w:ins>
      <w:r>
        <w:rPr>
          <w:noProof/>
          <w:webHidden/>
        </w:rPr>
      </w:r>
      <w:ins w:id="398" w:author="Bertille TAGNE" w:date="2025-12-04T16:40:00Z" w16du:dateUtc="2025-12-04T15:40:00Z">
        <w:r>
          <w:rPr>
            <w:noProof/>
            <w:webHidden/>
          </w:rPr>
          <w:fldChar w:fldCharType="separate"/>
        </w:r>
        <w:r>
          <w:rPr>
            <w:noProof/>
            <w:webHidden/>
          </w:rPr>
          <w:t>45</w:t>
        </w:r>
        <w:r>
          <w:rPr>
            <w:noProof/>
            <w:webHidden/>
          </w:rPr>
          <w:fldChar w:fldCharType="end"/>
        </w:r>
        <w:r w:rsidRPr="0030554C">
          <w:rPr>
            <w:rStyle w:val="Lienhypertexte"/>
            <w:noProof/>
          </w:rPr>
          <w:fldChar w:fldCharType="end"/>
        </w:r>
      </w:ins>
    </w:p>
    <w:p w14:paraId="50182D71" w14:textId="3E2AA3A0" w:rsidR="00A41F44" w:rsidRDefault="00A41F44">
      <w:pPr>
        <w:pStyle w:val="TM2"/>
        <w:rPr>
          <w:ins w:id="399"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40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9.3</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Intégration et déploiement sur environnement QA (Develop)</w:t>
        </w:r>
        <w:r>
          <w:rPr>
            <w:noProof/>
            <w:webHidden/>
          </w:rPr>
          <w:tab/>
        </w:r>
        <w:r>
          <w:rPr>
            <w:noProof/>
            <w:webHidden/>
          </w:rPr>
          <w:fldChar w:fldCharType="begin"/>
        </w:r>
        <w:r>
          <w:rPr>
            <w:noProof/>
            <w:webHidden/>
          </w:rPr>
          <w:instrText xml:space="preserve"> PAGEREF _Toc215758881 \h </w:instrText>
        </w:r>
      </w:ins>
      <w:r>
        <w:rPr>
          <w:noProof/>
          <w:webHidden/>
        </w:rPr>
      </w:r>
      <w:ins w:id="401" w:author="Bertille TAGNE" w:date="2025-12-04T16:40:00Z" w16du:dateUtc="2025-12-04T15:40:00Z">
        <w:r>
          <w:rPr>
            <w:noProof/>
            <w:webHidden/>
          </w:rPr>
          <w:fldChar w:fldCharType="separate"/>
        </w:r>
        <w:r>
          <w:rPr>
            <w:noProof/>
            <w:webHidden/>
          </w:rPr>
          <w:t>45</w:t>
        </w:r>
        <w:r>
          <w:rPr>
            <w:noProof/>
            <w:webHidden/>
          </w:rPr>
          <w:fldChar w:fldCharType="end"/>
        </w:r>
        <w:r w:rsidRPr="0030554C">
          <w:rPr>
            <w:rStyle w:val="Lienhypertexte"/>
            <w:noProof/>
          </w:rPr>
          <w:fldChar w:fldCharType="end"/>
        </w:r>
      </w:ins>
    </w:p>
    <w:p w14:paraId="4A943512" w14:textId="5328F4C2" w:rsidR="00A41F44" w:rsidRDefault="00A41F44">
      <w:pPr>
        <w:pStyle w:val="TM1"/>
        <w:rPr>
          <w:ins w:id="402"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40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10</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FORMATIONS</w:t>
        </w:r>
        <w:r>
          <w:rPr>
            <w:noProof/>
            <w:webHidden/>
          </w:rPr>
          <w:tab/>
        </w:r>
        <w:r>
          <w:rPr>
            <w:noProof/>
            <w:webHidden/>
          </w:rPr>
          <w:fldChar w:fldCharType="begin"/>
        </w:r>
        <w:r>
          <w:rPr>
            <w:noProof/>
            <w:webHidden/>
          </w:rPr>
          <w:instrText xml:space="preserve"> PAGEREF _Toc215758882 \h </w:instrText>
        </w:r>
      </w:ins>
      <w:r>
        <w:rPr>
          <w:noProof/>
          <w:webHidden/>
        </w:rPr>
      </w:r>
      <w:ins w:id="404" w:author="Bertille TAGNE" w:date="2025-12-04T16:40:00Z" w16du:dateUtc="2025-12-04T15:40:00Z">
        <w:r>
          <w:rPr>
            <w:noProof/>
            <w:webHidden/>
          </w:rPr>
          <w:fldChar w:fldCharType="separate"/>
        </w:r>
        <w:r>
          <w:rPr>
            <w:noProof/>
            <w:webHidden/>
          </w:rPr>
          <w:t>46</w:t>
        </w:r>
        <w:r>
          <w:rPr>
            <w:noProof/>
            <w:webHidden/>
          </w:rPr>
          <w:fldChar w:fldCharType="end"/>
        </w:r>
        <w:r w:rsidRPr="0030554C">
          <w:rPr>
            <w:rStyle w:val="Lienhypertexte"/>
            <w:noProof/>
          </w:rPr>
          <w:fldChar w:fldCharType="end"/>
        </w:r>
      </w:ins>
    </w:p>
    <w:p w14:paraId="32C4D865" w14:textId="47CC4C65" w:rsidR="00A41F44" w:rsidRDefault="00A41F44">
      <w:pPr>
        <w:pStyle w:val="TM2"/>
        <w:rPr>
          <w:ins w:id="405"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40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10.1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Présentation du plan formations</w:t>
        </w:r>
        <w:r>
          <w:rPr>
            <w:noProof/>
            <w:webHidden/>
          </w:rPr>
          <w:tab/>
        </w:r>
        <w:r>
          <w:rPr>
            <w:noProof/>
            <w:webHidden/>
          </w:rPr>
          <w:fldChar w:fldCharType="begin"/>
        </w:r>
        <w:r>
          <w:rPr>
            <w:noProof/>
            <w:webHidden/>
          </w:rPr>
          <w:instrText xml:space="preserve"> PAGEREF _Toc215758883 \h </w:instrText>
        </w:r>
      </w:ins>
      <w:r>
        <w:rPr>
          <w:noProof/>
          <w:webHidden/>
        </w:rPr>
      </w:r>
      <w:ins w:id="407" w:author="Bertille TAGNE" w:date="2025-12-04T16:40:00Z" w16du:dateUtc="2025-12-04T15:40:00Z">
        <w:r>
          <w:rPr>
            <w:noProof/>
            <w:webHidden/>
          </w:rPr>
          <w:fldChar w:fldCharType="separate"/>
        </w:r>
        <w:r>
          <w:rPr>
            <w:noProof/>
            <w:webHidden/>
          </w:rPr>
          <w:t>46</w:t>
        </w:r>
        <w:r>
          <w:rPr>
            <w:noProof/>
            <w:webHidden/>
          </w:rPr>
          <w:fldChar w:fldCharType="end"/>
        </w:r>
        <w:r w:rsidRPr="0030554C">
          <w:rPr>
            <w:rStyle w:val="Lienhypertexte"/>
            <w:noProof/>
          </w:rPr>
          <w:fldChar w:fldCharType="end"/>
        </w:r>
      </w:ins>
    </w:p>
    <w:p w14:paraId="44AE60E6" w14:textId="05EC2BEA" w:rsidR="00A41F44" w:rsidRDefault="00A41F44">
      <w:pPr>
        <w:pStyle w:val="TM3"/>
        <w:rPr>
          <w:ins w:id="408"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0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10.1.1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Objectifs de la formation</w:t>
        </w:r>
        <w:r>
          <w:rPr>
            <w:noProof/>
            <w:webHidden/>
          </w:rPr>
          <w:tab/>
        </w:r>
        <w:r>
          <w:rPr>
            <w:noProof/>
            <w:webHidden/>
          </w:rPr>
          <w:fldChar w:fldCharType="begin"/>
        </w:r>
        <w:r>
          <w:rPr>
            <w:noProof/>
            <w:webHidden/>
          </w:rPr>
          <w:instrText xml:space="preserve"> PAGEREF _Toc215758884 \h </w:instrText>
        </w:r>
      </w:ins>
      <w:r>
        <w:rPr>
          <w:noProof/>
          <w:webHidden/>
        </w:rPr>
      </w:r>
      <w:ins w:id="410" w:author="Bertille TAGNE" w:date="2025-12-04T16:40:00Z" w16du:dateUtc="2025-12-04T15:40:00Z">
        <w:r>
          <w:rPr>
            <w:noProof/>
            <w:webHidden/>
          </w:rPr>
          <w:fldChar w:fldCharType="separate"/>
        </w:r>
        <w:r>
          <w:rPr>
            <w:noProof/>
            <w:webHidden/>
          </w:rPr>
          <w:t>46</w:t>
        </w:r>
        <w:r>
          <w:rPr>
            <w:noProof/>
            <w:webHidden/>
          </w:rPr>
          <w:fldChar w:fldCharType="end"/>
        </w:r>
        <w:r w:rsidRPr="0030554C">
          <w:rPr>
            <w:rStyle w:val="Lienhypertexte"/>
            <w:noProof/>
          </w:rPr>
          <w:fldChar w:fldCharType="end"/>
        </w:r>
      </w:ins>
    </w:p>
    <w:p w14:paraId="70C838F5" w14:textId="2A50F720" w:rsidR="00A41F44" w:rsidRDefault="00A41F44">
      <w:pPr>
        <w:pStyle w:val="TM3"/>
        <w:rPr>
          <w:ins w:id="411"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1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10.1.2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Approche pédagogique</w:t>
        </w:r>
        <w:r>
          <w:rPr>
            <w:noProof/>
            <w:webHidden/>
          </w:rPr>
          <w:tab/>
        </w:r>
        <w:r>
          <w:rPr>
            <w:noProof/>
            <w:webHidden/>
          </w:rPr>
          <w:fldChar w:fldCharType="begin"/>
        </w:r>
        <w:r>
          <w:rPr>
            <w:noProof/>
            <w:webHidden/>
          </w:rPr>
          <w:instrText xml:space="preserve"> PAGEREF _Toc215758885 \h </w:instrText>
        </w:r>
      </w:ins>
      <w:r>
        <w:rPr>
          <w:noProof/>
          <w:webHidden/>
        </w:rPr>
      </w:r>
      <w:ins w:id="413" w:author="Bertille TAGNE" w:date="2025-12-04T16:40:00Z" w16du:dateUtc="2025-12-04T15:40:00Z">
        <w:r>
          <w:rPr>
            <w:noProof/>
            <w:webHidden/>
          </w:rPr>
          <w:fldChar w:fldCharType="separate"/>
        </w:r>
        <w:r>
          <w:rPr>
            <w:noProof/>
            <w:webHidden/>
          </w:rPr>
          <w:t>46</w:t>
        </w:r>
        <w:r>
          <w:rPr>
            <w:noProof/>
            <w:webHidden/>
          </w:rPr>
          <w:fldChar w:fldCharType="end"/>
        </w:r>
        <w:r w:rsidRPr="0030554C">
          <w:rPr>
            <w:rStyle w:val="Lienhypertexte"/>
            <w:noProof/>
          </w:rPr>
          <w:fldChar w:fldCharType="end"/>
        </w:r>
      </w:ins>
    </w:p>
    <w:p w14:paraId="4C3E144D" w14:textId="5521075D" w:rsidR="00A41F44" w:rsidRDefault="00A41F44">
      <w:pPr>
        <w:pStyle w:val="TM3"/>
        <w:rPr>
          <w:ins w:id="414"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15"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"_Toc215758886"</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10.1.3</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Modalités pratiques</w:t>
        </w:r>
        <w:r>
          <w:rPr>
            <w:noProof/>
            <w:webHidden/>
          </w:rPr>
          <w:tab/>
        </w:r>
        <w:r>
          <w:rPr>
            <w:noProof/>
            <w:webHidden/>
          </w:rPr>
          <w:fldChar w:fldCharType="begin"/>
        </w:r>
        <w:r>
          <w:rPr>
            <w:noProof/>
            <w:webHidden/>
          </w:rPr>
          <w:instrText xml:space="preserve"> PAGEREF _Toc215758886 \h </w:instrText>
        </w:r>
      </w:ins>
      <w:r>
        <w:rPr>
          <w:noProof/>
          <w:webHidden/>
        </w:rPr>
      </w:r>
      <w:ins w:id="416" w:author="Bertille TAGNE" w:date="2025-12-04T16:40:00Z" w16du:dateUtc="2025-12-04T15:40:00Z">
        <w:r>
          <w:rPr>
            <w:noProof/>
            <w:webHidden/>
          </w:rPr>
          <w:fldChar w:fldCharType="separate"/>
        </w:r>
        <w:r>
          <w:rPr>
            <w:noProof/>
            <w:webHidden/>
          </w:rPr>
          <w:t>46</w:t>
        </w:r>
        <w:r>
          <w:rPr>
            <w:noProof/>
            <w:webHidden/>
          </w:rPr>
          <w:fldChar w:fldCharType="end"/>
        </w:r>
        <w:r w:rsidRPr="0030554C">
          <w:rPr>
            <w:rStyle w:val="Lienhypertexte"/>
            <w:noProof/>
          </w:rPr>
          <w:fldChar w:fldCharType="end"/>
        </w:r>
      </w:ins>
    </w:p>
    <w:p w14:paraId="049DAD36" w14:textId="5F8A52E6" w:rsidR="00A41F44" w:rsidRDefault="00A41F44">
      <w:pPr>
        <w:pStyle w:val="TM1"/>
        <w:rPr>
          <w:ins w:id="417"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418"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"_Toc215758887"</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11</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SECURITE, CONFIDENTIALITE ET CONFORMITE</w:t>
        </w:r>
        <w:r>
          <w:rPr>
            <w:noProof/>
            <w:webHidden/>
          </w:rPr>
          <w:tab/>
        </w:r>
        <w:r>
          <w:rPr>
            <w:noProof/>
            <w:webHidden/>
          </w:rPr>
          <w:fldChar w:fldCharType="begin"/>
        </w:r>
        <w:r>
          <w:rPr>
            <w:noProof/>
            <w:webHidden/>
          </w:rPr>
          <w:instrText xml:space="preserve"> PAGEREF _Toc215758887 \h </w:instrText>
        </w:r>
      </w:ins>
      <w:r>
        <w:rPr>
          <w:noProof/>
          <w:webHidden/>
        </w:rPr>
      </w:r>
      <w:ins w:id="419" w:author="Bertille TAGNE" w:date="2025-12-04T16:40:00Z" w16du:dateUtc="2025-12-04T15:40:00Z">
        <w:r>
          <w:rPr>
            <w:noProof/>
            <w:webHidden/>
          </w:rPr>
          <w:fldChar w:fldCharType="separate"/>
        </w:r>
        <w:r>
          <w:rPr>
            <w:noProof/>
            <w:webHidden/>
          </w:rPr>
          <w:t>47</w:t>
        </w:r>
        <w:r>
          <w:rPr>
            <w:noProof/>
            <w:webHidden/>
          </w:rPr>
          <w:fldChar w:fldCharType="end"/>
        </w:r>
        <w:r w:rsidRPr="0030554C">
          <w:rPr>
            <w:rStyle w:val="Lienhypertexte"/>
            <w:noProof/>
          </w:rPr>
          <w:fldChar w:fldCharType="end"/>
        </w:r>
      </w:ins>
    </w:p>
    <w:p w14:paraId="300A9EED" w14:textId="54BE1D99" w:rsidR="00A41F44" w:rsidRDefault="00A41F44">
      <w:pPr>
        <w:pStyle w:val="TM1"/>
        <w:rPr>
          <w:ins w:id="420"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421"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"_Toc215758888"</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SUIVI, REPORTING ET EVALUATION</w:t>
        </w:r>
        <w:r>
          <w:rPr>
            <w:noProof/>
            <w:webHidden/>
          </w:rPr>
          <w:tab/>
        </w:r>
        <w:r>
          <w:rPr>
            <w:noProof/>
            <w:webHidden/>
          </w:rPr>
          <w:fldChar w:fldCharType="begin"/>
        </w:r>
        <w:r>
          <w:rPr>
            <w:noProof/>
            <w:webHidden/>
          </w:rPr>
          <w:instrText xml:space="preserve"> PAGEREF _Toc215758888 \h </w:instrText>
        </w:r>
      </w:ins>
      <w:r>
        <w:rPr>
          <w:noProof/>
          <w:webHidden/>
        </w:rPr>
      </w:r>
      <w:ins w:id="422" w:author="Bertille TAGNE" w:date="2025-12-04T16:40:00Z" w16du:dateUtc="2025-12-04T15:40:00Z">
        <w:r>
          <w:rPr>
            <w:noProof/>
            <w:webHidden/>
          </w:rPr>
          <w:fldChar w:fldCharType="separate"/>
        </w:r>
        <w:r>
          <w:rPr>
            <w:noProof/>
            <w:webHidden/>
          </w:rPr>
          <w:t>49</w:t>
        </w:r>
        <w:r>
          <w:rPr>
            <w:noProof/>
            <w:webHidden/>
          </w:rPr>
          <w:fldChar w:fldCharType="end"/>
        </w:r>
        <w:r w:rsidRPr="0030554C">
          <w:rPr>
            <w:rStyle w:val="Lienhypertexte"/>
            <w:noProof/>
          </w:rPr>
          <w:fldChar w:fldCharType="end"/>
        </w:r>
      </w:ins>
    </w:p>
    <w:p w14:paraId="227FA751" w14:textId="51E627C8" w:rsidR="00A41F44" w:rsidRDefault="00A41F44">
      <w:pPr>
        <w:pStyle w:val="TM2"/>
        <w:rPr>
          <w:ins w:id="423" w:author="Bertille TAGNE" w:date="2025-12-04T16:40:00Z" w16du:dateUtc="2025-12-04T15:40:00Z"/>
          <w:rFonts w:asciiTheme="minorHAnsi" w:eastAsiaTheme="minorEastAsia" w:hAnsiTheme="minorHAnsi" w:cstheme="minorBidi"/>
          <w:noProof/>
          <w:color w:val="auto"/>
          <w:kern w:val="2"/>
          <w:sz w:val="24"/>
          <w:szCs w:val="24"/>
          <w:lang w:eastAsia="fr-FR"/>
          <w14:ligatures w14:val="standardContextual"/>
        </w:rPr>
      </w:pPr>
      <w:ins w:id="424"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"_Toc215758889"</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12.1</w:t>
        </w:r>
        <w:r>
          <w:rPr>
            <w:rFonts w:asciiTheme="minorHAnsi" w:eastAsiaTheme="minorEastAsia" w:hAnsiTheme="minorHAnsi" w:cstheme="minorBidi"/>
            <w:noProof/>
            <w:color w:val="auto"/>
            <w:kern w:val="2"/>
            <w:sz w:val="24"/>
            <w:szCs w:val="24"/>
            <w:lang w:eastAsia="fr-FR"/>
            <w14:ligatures w14:val="standardContextual"/>
          </w:rPr>
          <w:tab/>
        </w:r>
        <w:r w:rsidRPr="0030554C">
          <w:rPr>
            <w:rStyle w:val="Lienhypertexte"/>
            <w:noProof/>
          </w:rPr>
          <w:t>Indicateurs de performance (KPI)</w:t>
        </w:r>
        <w:r>
          <w:rPr>
            <w:noProof/>
            <w:webHidden/>
          </w:rPr>
          <w:tab/>
        </w:r>
        <w:r>
          <w:rPr>
            <w:noProof/>
            <w:webHidden/>
          </w:rPr>
          <w:fldChar w:fldCharType="begin"/>
        </w:r>
        <w:r>
          <w:rPr>
            <w:noProof/>
            <w:webHidden/>
          </w:rPr>
          <w:instrText xml:space="preserve"> PAGEREF _Toc215758889 \h </w:instrText>
        </w:r>
      </w:ins>
      <w:r>
        <w:rPr>
          <w:noProof/>
          <w:webHidden/>
        </w:rPr>
      </w:r>
      <w:ins w:id="425" w:author="Bertille TAGNE" w:date="2025-12-04T16:40:00Z" w16du:dateUtc="2025-12-04T15:40:00Z">
        <w:r>
          <w:rPr>
            <w:noProof/>
            <w:webHidden/>
          </w:rPr>
          <w:fldChar w:fldCharType="separate"/>
        </w:r>
        <w:r>
          <w:rPr>
            <w:noProof/>
            <w:webHidden/>
          </w:rPr>
          <w:t>49</w:t>
        </w:r>
        <w:r>
          <w:rPr>
            <w:noProof/>
            <w:webHidden/>
          </w:rPr>
          <w:fldChar w:fldCharType="end"/>
        </w:r>
        <w:r w:rsidRPr="0030554C">
          <w:rPr>
            <w:rStyle w:val="Lienhypertexte"/>
            <w:noProof/>
          </w:rPr>
          <w:fldChar w:fldCharType="end"/>
        </w:r>
      </w:ins>
    </w:p>
    <w:p w14:paraId="16429144" w14:textId="255CCE31" w:rsidR="00A41F44" w:rsidRDefault="00A41F44">
      <w:pPr>
        <w:pStyle w:val="TM3"/>
        <w:rPr>
          <w:ins w:id="426"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27"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"_Toc215758890"</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12.1.1</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Indicateurs de délai</w:t>
        </w:r>
        <w:r>
          <w:rPr>
            <w:noProof/>
            <w:webHidden/>
          </w:rPr>
          <w:tab/>
        </w:r>
        <w:r>
          <w:rPr>
            <w:noProof/>
            <w:webHidden/>
          </w:rPr>
          <w:fldChar w:fldCharType="begin"/>
        </w:r>
        <w:r>
          <w:rPr>
            <w:noProof/>
            <w:webHidden/>
          </w:rPr>
          <w:instrText xml:space="preserve"> PAGEREF _Toc215758890 \h </w:instrText>
        </w:r>
      </w:ins>
      <w:r>
        <w:rPr>
          <w:noProof/>
          <w:webHidden/>
        </w:rPr>
      </w:r>
      <w:ins w:id="428" w:author="Bertille TAGNE" w:date="2025-12-04T16:40:00Z" w16du:dateUtc="2025-12-04T15:40:00Z">
        <w:r>
          <w:rPr>
            <w:noProof/>
            <w:webHidden/>
          </w:rPr>
          <w:fldChar w:fldCharType="separate"/>
        </w:r>
        <w:r>
          <w:rPr>
            <w:noProof/>
            <w:webHidden/>
          </w:rPr>
          <w:t>49</w:t>
        </w:r>
        <w:r>
          <w:rPr>
            <w:noProof/>
            <w:webHidden/>
          </w:rPr>
          <w:fldChar w:fldCharType="end"/>
        </w:r>
        <w:r w:rsidRPr="0030554C">
          <w:rPr>
            <w:rStyle w:val="Lienhypertexte"/>
            <w:noProof/>
          </w:rPr>
          <w:fldChar w:fldCharType="end"/>
        </w:r>
      </w:ins>
    </w:p>
    <w:p w14:paraId="12CB9215" w14:textId="797ED53C" w:rsidR="00A41F44" w:rsidRDefault="00A41F44">
      <w:pPr>
        <w:pStyle w:val="TM3"/>
        <w:rPr>
          <w:ins w:id="429"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30"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"_Toc215758891"</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12.1.2</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Indicateurs de qualité</w:t>
        </w:r>
        <w:r>
          <w:rPr>
            <w:noProof/>
            <w:webHidden/>
          </w:rPr>
          <w:tab/>
        </w:r>
        <w:r>
          <w:rPr>
            <w:noProof/>
            <w:webHidden/>
          </w:rPr>
          <w:fldChar w:fldCharType="begin"/>
        </w:r>
        <w:r>
          <w:rPr>
            <w:noProof/>
            <w:webHidden/>
          </w:rPr>
          <w:instrText xml:space="preserve"> PAGEREF _Toc215758891 \h </w:instrText>
        </w:r>
      </w:ins>
      <w:r>
        <w:rPr>
          <w:noProof/>
          <w:webHidden/>
        </w:rPr>
      </w:r>
      <w:ins w:id="431" w:author="Bertille TAGNE" w:date="2025-12-04T16:40:00Z" w16du:dateUtc="2025-12-04T15:40:00Z">
        <w:r>
          <w:rPr>
            <w:noProof/>
            <w:webHidden/>
          </w:rPr>
          <w:fldChar w:fldCharType="separate"/>
        </w:r>
        <w:r>
          <w:rPr>
            <w:noProof/>
            <w:webHidden/>
          </w:rPr>
          <w:t>49</w:t>
        </w:r>
        <w:r>
          <w:rPr>
            <w:noProof/>
            <w:webHidden/>
          </w:rPr>
          <w:fldChar w:fldCharType="end"/>
        </w:r>
        <w:r w:rsidRPr="0030554C">
          <w:rPr>
            <w:rStyle w:val="Lienhypertexte"/>
            <w:noProof/>
          </w:rPr>
          <w:fldChar w:fldCharType="end"/>
        </w:r>
      </w:ins>
    </w:p>
    <w:p w14:paraId="26AFE1D5" w14:textId="26EAE7E4" w:rsidR="00A41F44" w:rsidRDefault="00A41F44">
      <w:pPr>
        <w:pStyle w:val="TM3"/>
        <w:rPr>
          <w:ins w:id="432"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33"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"_Toc215758892"</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12.1.3</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Indicateurs de formation et d’accompagnement</w:t>
        </w:r>
        <w:r>
          <w:rPr>
            <w:noProof/>
            <w:webHidden/>
          </w:rPr>
          <w:tab/>
        </w:r>
        <w:r>
          <w:rPr>
            <w:noProof/>
            <w:webHidden/>
          </w:rPr>
          <w:fldChar w:fldCharType="begin"/>
        </w:r>
        <w:r>
          <w:rPr>
            <w:noProof/>
            <w:webHidden/>
          </w:rPr>
          <w:instrText xml:space="preserve"> PAGEREF _Toc215758892 \h </w:instrText>
        </w:r>
      </w:ins>
      <w:r>
        <w:rPr>
          <w:noProof/>
          <w:webHidden/>
        </w:rPr>
      </w:r>
      <w:ins w:id="434" w:author="Bertille TAGNE" w:date="2025-12-04T16:40:00Z" w16du:dateUtc="2025-12-04T15:40:00Z">
        <w:r>
          <w:rPr>
            <w:noProof/>
            <w:webHidden/>
          </w:rPr>
          <w:fldChar w:fldCharType="separate"/>
        </w:r>
        <w:r>
          <w:rPr>
            <w:noProof/>
            <w:webHidden/>
          </w:rPr>
          <w:t>49</w:t>
        </w:r>
        <w:r>
          <w:rPr>
            <w:noProof/>
            <w:webHidden/>
          </w:rPr>
          <w:fldChar w:fldCharType="end"/>
        </w:r>
        <w:r w:rsidRPr="0030554C">
          <w:rPr>
            <w:rStyle w:val="Lienhypertexte"/>
            <w:noProof/>
          </w:rPr>
          <w:fldChar w:fldCharType="end"/>
        </w:r>
      </w:ins>
    </w:p>
    <w:p w14:paraId="447776AE" w14:textId="4472227B" w:rsidR="00A41F44" w:rsidRDefault="00A41F44">
      <w:pPr>
        <w:pStyle w:val="TM3"/>
        <w:rPr>
          <w:ins w:id="435" w:author="Bertille TAGNE" w:date="2025-12-04T16:40:00Z" w16du:dateUtc="2025-12-04T15:40:00Z"/>
          <w:rFonts w:asciiTheme="minorHAnsi" w:eastAsiaTheme="minorEastAsia" w:hAnsiTheme="minorHAnsi" w:cstheme="minorBidi"/>
          <w:i w:val="0"/>
          <w:iCs w:val="0"/>
          <w:noProof/>
          <w:color w:val="auto"/>
          <w:kern w:val="2"/>
          <w:sz w:val="24"/>
          <w:szCs w:val="24"/>
          <w:lang w:eastAsia="fr-FR"/>
          <w14:ligatures w14:val="standardContextual"/>
        </w:rPr>
      </w:pPr>
      <w:ins w:id="436"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"_Toc215758893"</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12.1.4</w:t>
        </w:r>
        <w:r>
          <w:rPr>
            <w:rFonts w:asciiTheme="minorHAnsi" w:eastAsiaTheme="minorEastAsia" w:hAnsiTheme="minorHAnsi" w:cstheme="minorBidi"/>
            <w:i w:val="0"/>
            <w:iCs w:val="0"/>
            <w:noProof/>
            <w:color w:val="auto"/>
            <w:kern w:val="2"/>
            <w:sz w:val="24"/>
            <w:szCs w:val="24"/>
            <w:lang w:eastAsia="fr-FR"/>
            <w14:ligatures w14:val="standardContextual"/>
          </w:rPr>
          <w:tab/>
        </w:r>
        <w:r w:rsidRPr="0030554C">
          <w:rPr>
            <w:rStyle w:val="Lienhypertexte"/>
            <w:noProof/>
          </w:rPr>
          <w:t>Indicateurs techniques</w:t>
        </w:r>
        <w:r>
          <w:rPr>
            <w:noProof/>
            <w:webHidden/>
          </w:rPr>
          <w:tab/>
        </w:r>
        <w:r>
          <w:rPr>
            <w:noProof/>
            <w:webHidden/>
          </w:rPr>
          <w:fldChar w:fldCharType="begin"/>
        </w:r>
        <w:r>
          <w:rPr>
            <w:noProof/>
            <w:webHidden/>
          </w:rPr>
          <w:instrText xml:space="preserve"> PAGEREF _Toc215758893 \h </w:instrText>
        </w:r>
      </w:ins>
      <w:r>
        <w:rPr>
          <w:noProof/>
          <w:webHidden/>
        </w:rPr>
      </w:r>
      <w:ins w:id="437" w:author="Bertille TAGNE" w:date="2025-12-04T16:40:00Z" w16du:dateUtc="2025-12-04T15:40:00Z">
        <w:r>
          <w:rPr>
            <w:noProof/>
            <w:webHidden/>
          </w:rPr>
          <w:fldChar w:fldCharType="separate"/>
        </w:r>
        <w:r>
          <w:rPr>
            <w:noProof/>
            <w:webHidden/>
          </w:rPr>
          <w:t>50</w:t>
        </w:r>
        <w:r>
          <w:rPr>
            <w:noProof/>
            <w:webHidden/>
          </w:rPr>
          <w:fldChar w:fldCharType="end"/>
        </w:r>
        <w:r w:rsidRPr="0030554C">
          <w:rPr>
            <w:rStyle w:val="Lienhypertexte"/>
            <w:noProof/>
          </w:rPr>
          <w:fldChar w:fldCharType="end"/>
        </w:r>
      </w:ins>
    </w:p>
    <w:p w14:paraId="3610C3EF" w14:textId="7A351138" w:rsidR="00A41F44" w:rsidRDefault="00A41F44">
      <w:pPr>
        <w:pStyle w:val="TM1"/>
        <w:rPr>
          <w:ins w:id="438"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439"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"_Toc215758894"</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13</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REVISION ET MISE A JOUR DU PLAN</w:t>
        </w:r>
        <w:r>
          <w:rPr>
            <w:noProof/>
            <w:webHidden/>
          </w:rPr>
          <w:tab/>
        </w:r>
        <w:r>
          <w:rPr>
            <w:noProof/>
            <w:webHidden/>
          </w:rPr>
          <w:fldChar w:fldCharType="begin"/>
        </w:r>
        <w:r>
          <w:rPr>
            <w:noProof/>
            <w:webHidden/>
          </w:rPr>
          <w:instrText xml:space="preserve"> PAGEREF _Toc215758894 \h </w:instrText>
        </w:r>
      </w:ins>
      <w:r>
        <w:rPr>
          <w:noProof/>
          <w:webHidden/>
        </w:rPr>
      </w:r>
      <w:ins w:id="440" w:author="Bertille TAGNE" w:date="2025-12-04T16:40:00Z" w16du:dateUtc="2025-12-04T15:40:00Z">
        <w:r>
          <w:rPr>
            <w:noProof/>
            <w:webHidden/>
          </w:rPr>
          <w:fldChar w:fldCharType="separate"/>
        </w:r>
        <w:r>
          <w:rPr>
            <w:noProof/>
            <w:webHidden/>
          </w:rPr>
          <w:t>51</w:t>
        </w:r>
        <w:r>
          <w:rPr>
            <w:noProof/>
            <w:webHidden/>
          </w:rPr>
          <w:fldChar w:fldCharType="end"/>
        </w:r>
        <w:r w:rsidRPr="0030554C">
          <w:rPr>
            <w:rStyle w:val="Lienhypertexte"/>
            <w:noProof/>
          </w:rPr>
          <w:fldChar w:fldCharType="end"/>
        </w:r>
      </w:ins>
    </w:p>
    <w:p w14:paraId="3C396FAE" w14:textId="6BA0C017" w:rsidR="00A41F44" w:rsidRDefault="00A41F44">
      <w:pPr>
        <w:pStyle w:val="TM1"/>
        <w:rPr>
          <w:ins w:id="441" w:author="Bertille TAGNE" w:date="2025-12-04T16:40:00Z" w16du:dateUtc="2025-12-04T15:40:00Z"/>
          <w:rFonts w:asciiTheme="minorHAnsi" w:eastAsiaTheme="minorEastAsia" w:hAnsiTheme="minorHAnsi" w:cstheme="minorBidi"/>
          <w:b w:val="0"/>
          <w:bCs w:val="0"/>
          <w:caps w:val="0"/>
          <w:noProof/>
          <w:color w:val="auto"/>
          <w:kern w:val="2"/>
          <w:sz w:val="24"/>
          <w:szCs w:val="24"/>
          <w:lang w:eastAsia="fr-FR"/>
          <w14:ligatures w14:val="standardContextual"/>
        </w:rPr>
      </w:pPr>
      <w:ins w:id="442" w:author="Bertille TAGNE" w:date="2025-12-04T16:40:00Z" w16du:dateUtc="2025-12-04T15:40:00Z">
        <w:r w:rsidRPr="0030554C">
          <w:rPr>
            <w:rStyle w:val="Lienhypertexte"/>
            <w:noProof/>
          </w:rPr>
          <w:fldChar w:fldCharType="begin"/>
        </w:r>
        <w:r w:rsidRPr="0030554C">
          <w:rPr>
            <w:rStyle w:val="Lienhypertexte"/>
            <w:noProof/>
          </w:rPr>
          <w:instrText xml:space="preserve"> </w:instrText>
        </w:r>
        <w:r>
          <w:rPr>
            <w:noProof/>
          </w:rPr>
          <w:instrText>HYPERLINK \l "_Toc215758895"</w:instrText>
        </w:r>
        <w:r w:rsidRPr="0030554C">
          <w:rPr>
            <w:rStyle w:val="Lienhypertexte"/>
            <w:noProof/>
          </w:rPr>
          <w:instrText xml:space="preserve"> </w:instrText>
        </w:r>
        <w:r w:rsidRPr="0030554C">
          <w:rPr>
            <w:rStyle w:val="Lienhypertexte"/>
            <w:noProof/>
          </w:rPr>
        </w:r>
        <w:r w:rsidRPr="0030554C">
          <w:rPr>
            <w:rStyle w:val="Lienhypertexte"/>
            <w:noProof/>
          </w:rPr>
          <w:fldChar w:fldCharType="separate"/>
        </w:r>
        <w:r w:rsidRPr="0030554C">
          <w:rPr>
            <w:rStyle w:val="Lienhypertexte"/>
            <w:noProof/>
          </w:rPr>
          <w:t>14</w:t>
        </w:r>
        <w:r>
          <w:rPr>
            <w:rFonts w:asciiTheme="minorHAnsi" w:eastAsiaTheme="minorEastAsia" w:hAnsiTheme="minorHAnsi" w:cstheme="minorBidi"/>
            <w:b w:val="0"/>
            <w:bCs w:val="0"/>
            <w:caps w:val="0"/>
            <w:noProof/>
            <w:color w:val="auto"/>
            <w:kern w:val="2"/>
            <w:sz w:val="24"/>
            <w:szCs w:val="24"/>
            <w:lang w:eastAsia="fr-FR"/>
            <w14:ligatures w14:val="standardContextual"/>
          </w:rPr>
          <w:tab/>
        </w:r>
        <w:r w:rsidRPr="0030554C">
          <w:rPr>
            <w:rStyle w:val="Lienhypertexte"/>
            <w:noProof/>
          </w:rPr>
          <w:t>CONCLUSION</w:t>
        </w:r>
        <w:r>
          <w:rPr>
            <w:noProof/>
            <w:webHidden/>
          </w:rPr>
          <w:tab/>
        </w:r>
        <w:r>
          <w:rPr>
            <w:noProof/>
            <w:webHidden/>
          </w:rPr>
          <w:fldChar w:fldCharType="begin"/>
        </w:r>
        <w:r>
          <w:rPr>
            <w:noProof/>
            <w:webHidden/>
          </w:rPr>
          <w:instrText xml:space="preserve"> PAGEREF _Toc215758895 \h </w:instrText>
        </w:r>
      </w:ins>
      <w:r>
        <w:rPr>
          <w:noProof/>
          <w:webHidden/>
        </w:rPr>
      </w:r>
      <w:ins w:id="443" w:author="Bertille TAGNE" w:date="2025-12-04T16:40:00Z" w16du:dateUtc="2025-12-04T15:40:00Z">
        <w:r>
          <w:rPr>
            <w:noProof/>
            <w:webHidden/>
          </w:rPr>
          <w:fldChar w:fldCharType="separate"/>
        </w:r>
        <w:r>
          <w:rPr>
            <w:noProof/>
            <w:webHidden/>
          </w:rPr>
          <w:t>52</w:t>
        </w:r>
        <w:r>
          <w:rPr>
            <w:noProof/>
            <w:webHidden/>
          </w:rPr>
          <w:fldChar w:fldCharType="end"/>
        </w:r>
        <w:r w:rsidRPr="0030554C">
          <w:rPr>
            <w:rStyle w:val="Lienhypertexte"/>
            <w:noProof/>
          </w:rPr>
          <w:fldChar w:fldCharType="end"/>
        </w:r>
      </w:ins>
    </w:p>
    <w:p w14:paraId="34A96F0E" w14:textId="027E4779" w:rsidR="003A7C15" w:rsidDel="00A41F44" w:rsidRDefault="003A7C15">
      <w:pPr>
        <w:pStyle w:val="TM1"/>
        <w:rPr>
          <w:del w:id="444"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445" w:author="Bertille TAGNE" w:date="2025-12-04T16:40:00Z" w16du:dateUtc="2025-12-04T15:40:00Z">
        <w:r w:rsidRPr="00A41F44" w:rsidDel="00A41F44">
          <w:rPr>
            <w:rPrChange w:id="446" w:author="Bertille TAGNE" w:date="2025-12-04T16:40:00Z" w16du:dateUtc="2025-12-04T15:40:00Z">
              <w:rPr>
                <w:rStyle w:val="Lienhypertexte"/>
                <w:noProof/>
              </w:rPr>
            </w:rPrChange>
          </w:rPr>
          <w:delText>1</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447" w:author="Bertille TAGNE" w:date="2025-12-04T16:40:00Z" w16du:dateUtc="2025-12-04T15:40:00Z">
              <w:rPr>
                <w:rStyle w:val="Lienhypertexte"/>
                <w:noProof/>
              </w:rPr>
            </w:rPrChange>
          </w:rPr>
          <w:delText>OBJET ET CADRAGE DE REFERENCE</w:delText>
        </w:r>
        <w:r w:rsidDel="00A41F44">
          <w:rPr>
            <w:noProof/>
            <w:webHidden/>
          </w:rPr>
          <w:tab/>
          <w:delText>9</w:delText>
        </w:r>
      </w:del>
    </w:p>
    <w:p w14:paraId="63164792" w14:textId="0E68568D" w:rsidR="003A7C15" w:rsidDel="00A41F44" w:rsidRDefault="003A7C15">
      <w:pPr>
        <w:pStyle w:val="TM1"/>
        <w:rPr>
          <w:del w:id="448"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449" w:author="Bertille TAGNE" w:date="2025-12-04T16:40:00Z" w16du:dateUtc="2025-12-04T15:40:00Z">
        <w:r w:rsidRPr="00A41F44" w:rsidDel="00A41F44">
          <w:rPr>
            <w:rPrChange w:id="450" w:author="Bertille TAGNE" w:date="2025-12-04T16:40:00Z" w16du:dateUtc="2025-12-04T15:40:00Z">
              <w:rPr>
                <w:rStyle w:val="Lienhypertexte"/>
                <w:noProof/>
              </w:rPr>
            </w:rPrChange>
          </w:rPr>
          <w:delText>2</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451" w:author="Bertille TAGNE" w:date="2025-12-04T16:40:00Z" w16du:dateUtc="2025-12-04T15:40:00Z">
              <w:rPr>
                <w:rStyle w:val="Lienhypertexte"/>
                <w:noProof/>
              </w:rPr>
            </w:rPrChange>
          </w:rPr>
          <w:delText>OBJECTIFS DU PROGRAMME D’EXECUTION</w:delText>
        </w:r>
        <w:r w:rsidDel="00A41F44">
          <w:rPr>
            <w:noProof/>
            <w:webHidden/>
          </w:rPr>
          <w:tab/>
          <w:delText>10</w:delText>
        </w:r>
      </w:del>
    </w:p>
    <w:p w14:paraId="68C4A3EC" w14:textId="62F67FC7" w:rsidR="003A7C15" w:rsidDel="00A41F44" w:rsidRDefault="003A7C15">
      <w:pPr>
        <w:pStyle w:val="TM1"/>
        <w:rPr>
          <w:del w:id="452"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453" w:author="Bertille TAGNE" w:date="2025-12-04T16:40:00Z" w16du:dateUtc="2025-12-04T15:40:00Z">
        <w:r w:rsidRPr="00A41F44" w:rsidDel="00A41F44">
          <w:rPr>
            <w:rPrChange w:id="454" w:author="Bertille TAGNE" w:date="2025-12-04T16:40:00Z" w16du:dateUtc="2025-12-04T15:40:00Z">
              <w:rPr>
                <w:rStyle w:val="Lienhypertexte"/>
                <w:noProof/>
              </w:rPr>
            </w:rPrChange>
          </w:rPr>
          <w:delText>3</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455" w:author="Bertille TAGNE" w:date="2025-12-04T16:40:00Z" w16du:dateUtc="2025-12-04T15:40:00Z">
              <w:rPr>
                <w:rStyle w:val="Lienhypertexte"/>
                <w:noProof/>
              </w:rPr>
            </w:rPrChange>
          </w:rPr>
          <w:delText>CONTEXTE ET OBJECTIFS DU PROJET</w:delText>
        </w:r>
        <w:r w:rsidDel="00A41F44">
          <w:rPr>
            <w:noProof/>
            <w:webHidden/>
          </w:rPr>
          <w:tab/>
          <w:delText>12</w:delText>
        </w:r>
      </w:del>
    </w:p>
    <w:p w14:paraId="5AD1868D" w14:textId="24736986" w:rsidR="003A7C15" w:rsidDel="00A41F44" w:rsidRDefault="003A7C15">
      <w:pPr>
        <w:pStyle w:val="TM2"/>
        <w:rPr>
          <w:del w:id="456" w:author="Bertille TAGNE" w:date="2025-12-04T16:40:00Z" w16du:dateUtc="2025-12-04T15:40:00Z"/>
          <w:rFonts w:asciiTheme="minorHAnsi" w:eastAsiaTheme="minorEastAsia" w:hAnsiTheme="minorHAnsi" w:cstheme="minorBidi"/>
          <w:noProof/>
          <w:color w:val="auto"/>
          <w:sz w:val="22"/>
          <w:szCs w:val="22"/>
          <w:lang w:eastAsia="fr-FR"/>
        </w:rPr>
      </w:pPr>
      <w:del w:id="457" w:author="Bertille TAGNE" w:date="2025-12-04T16:40:00Z" w16du:dateUtc="2025-12-04T15:40:00Z">
        <w:r w:rsidRPr="00A41F44" w:rsidDel="00A41F44">
          <w:rPr>
            <w:rPrChange w:id="458" w:author="Bertille TAGNE" w:date="2025-12-04T16:40:00Z" w16du:dateUtc="2025-12-04T15:40:00Z">
              <w:rPr>
                <w:rStyle w:val="Lienhypertexte"/>
                <w:noProof/>
              </w:rPr>
            </w:rPrChange>
          </w:rPr>
          <w:delText>3.1</w:delText>
        </w:r>
        <w:r w:rsidDel="00A41F44">
          <w:rPr>
            <w:rFonts w:asciiTheme="minorHAnsi" w:eastAsiaTheme="minorEastAsia" w:hAnsiTheme="minorHAnsi" w:cstheme="minorBidi"/>
            <w:noProof/>
            <w:color w:val="auto"/>
            <w:sz w:val="22"/>
            <w:szCs w:val="22"/>
            <w:lang w:eastAsia="fr-FR"/>
          </w:rPr>
          <w:tab/>
        </w:r>
        <w:r w:rsidRPr="00A41F44" w:rsidDel="00A41F44">
          <w:rPr>
            <w:rPrChange w:id="459" w:author="Bertille TAGNE" w:date="2025-12-04T16:40:00Z" w16du:dateUtc="2025-12-04T15:40:00Z">
              <w:rPr>
                <w:rStyle w:val="Lienhypertexte"/>
                <w:noProof/>
              </w:rPr>
            </w:rPrChange>
          </w:rPr>
          <w:delText>Contexte</w:delText>
        </w:r>
        <w:r w:rsidDel="00A41F44">
          <w:rPr>
            <w:noProof/>
            <w:webHidden/>
          </w:rPr>
          <w:tab/>
          <w:delText>12</w:delText>
        </w:r>
      </w:del>
    </w:p>
    <w:p w14:paraId="3323A5B1" w14:textId="2D126A13" w:rsidR="003A7C15" w:rsidDel="00A41F44" w:rsidRDefault="003A7C15">
      <w:pPr>
        <w:pStyle w:val="TM2"/>
        <w:rPr>
          <w:del w:id="460" w:author="Bertille TAGNE" w:date="2025-12-04T16:40:00Z" w16du:dateUtc="2025-12-04T15:40:00Z"/>
          <w:rFonts w:asciiTheme="minorHAnsi" w:eastAsiaTheme="minorEastAsia" w:hAnsiTheme="minorHAnsi" w:cstheme="minorBidi"/>
          <w:noProof/>
          <w:color w:val="auto"/>
          <w:sz w:val="22"/>
          <w:szCs w:val="22"/>
          <w:lang w:eastAsia="fr-FR"/>
        </w:rPr>
      </w:pPr>
      <w:del w:id="461" w:author="Bertille TAGNE" w:date="2025-12-04T16:40:00Z" w16du:dateUtc="2025-12-04T15:40:00Z">
        <w:r w:rsidRPr="00A41F44" w:rsidDel="00A41F44">
          <w:rPr>
            <w:rPrChange w:id="462" w:author="Bertille TAGNE" w:date="2025-12-04T16:40:00Z" w16du:dateUtc="2025-12-04T15:40:00Z">
              <w:rPr>
                <w:rStyle w:val="Lienhypertexte"/>
                <w:noProof/>
              </w:rPr>
            </w:rPrChange>
          </w:rPr>
          <w:delText>3.2</w:delText>
        </w:r>
        <w:r w:rsidDel="00A41F44">
          <w:rPr>
            <w:rFonts w:asciiTheme="minorHAnsi" w:eastAsiaTheme="minorEastAsia" w:hAnsiTheme="minorHAnsi" w:cstheme="minorBidi"/>
            <w:noProof/>
            <w:color w:val="auto"/>
            <w:sz w:val="22"/>
            <w:szCs w:val="22"/>
            <w:lang w:eastAsia="fr-FR"/>
          </w:rPr>
          <w:tab/>
        </w:r>
        <w:r w:rsidRPr="00A41F44" w:rsidDel="00A41F44">
          <w:rPr>
            <w:rPrChange w:id="463" w:author="Bertille TAGNE" w:date="2025-12-04T16:40:00Z" w16du:dateUtc="2025-12-04T15:40:00Z">
              <w:rPr>
                <w:rStyle w:val="Lienhypertexte"/>
                <w:noProof/>
              </w:rPr>
            </w:rPrChange>
          </w:rPr>
          <w:delText>Objectifs</w:delText>
        </w:r>
        <w:r w:rsidDel="00A41F44">
          <w:rPr>
            <w:noProof/>
            <w:webHidden/>
          </w:rPr>
          <w:tab/>
          <w:delText>13</w:delText>
        </w:r>
      </w:del>
    </w:p>
    <w:p w14:paraId="7998424D" w14:textId="66F9F784" w:rsidR="003A7C15" w:rsidDel="00A41F44" w:rsidRDefault="003A7C15">
      <w:pPr>
        <w:pStyle w:val="TM3"/>
        <w:rPr>
          <w:del w:id="464"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65" w:author="Bertille TAGNE" w:date="2025-12-04T16:40:00Z" w16du:dateUtc="2025-12-04T15:40:00Z">
        <w:r w:rsidRPr="00A41F44" w:rsidDel="00A41F44">
          <w:rPr>
            <w:rPrChange w:id="466" w:author="Bertille TAGNE" w:date="2025-12-04T16:40:00Z" w16du:dateUtc="2025-12-04T15:40:00Z">
              <w:rPr>
                <w:rStyle w:val="Lienhypertexte"/>
                <w:noProof/>
              </w:rPr>
            </w:rPrChange>
          </w:rPr>
          <w:delText>3.2.1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67" w:author="Bertille TAGNE" w:date="2025-12-04T16:40:00Z" w16du:dateUtc="2025-12-04T15:40:00Z">
              <w:rPr>
                <w:rStyle w:val="Lienhypertexte"/>
                <w:noProof/>
              </w:rPr>
            </w:rPrChange>
          </w:rPr>
          <w:delText>Objectif principal</w:delText>
        </w:r>
        <w:r w:rsidDel="00A41F44">
          <w:rPr>
            <w:noProof/>
            <w:webHidden/>
          </w:rPr>
          <w:tab/>
          <w:delText>13</w:delText>
        </w:r>
      </w:del>
    </w:p>
    <w:p w14:paraId="61347D5B" w14:textId="6DF8384E" w:rsidR="003A7C15" w:rsidDel="00A41F44" w:rsidRDefault="003A7C15">
      <w:pPr>
        <w:pStyle w:val="TM3"/>
        <w:rPr>
          <w:del w:id="468"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69" w:author="Bertille TAGNE" w:date="2025-12-04T16:40:00Z" w16du:dateUtc="2025-12-04T15:40:00Z">
        <w:r w:rsidRPr="00A41F44" w:rsidDel="00A41F44">
          <w:rPr>
            <w:rPrChange w:id="470" w:author="Bertille TAGNE" w:date="2025-12-04T16:40:00Z" w16du:dateUtc="2025-12-04T15:40:00Z">
              <w:rPr>
                <w:rStyle w:val="Lienhypertexte"/>
                <w:noProof/>
              </w:rPr>
            </w:rPrChange>
          </w:rPr>
          <w:delText>3.2.2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71" w:author="Bertille TAGNE" w:date="2025-12-04T16:40:00Z" w16du:dateUtc="2025-12-04T15:40:00Z">
              <w:rPr>
                <w:rStyle w:val="Lienhypertexte"/>
                <w:noProof/>
              </w:rPr>
            </w:rPrChange>
          </w:rPr>
          <w:delText>Objectifs spécifiques</w:delText>
        </w:r>
        <w:r w:rsidDel="00A41F44">
          <w:rPr>
            <w:noProof/>
            <w:webHidden/>
          </w:rPr>
          <w:tab/>
          <w:delText>13</w:delText>
        </w:r>
      </w:del>
    </w:p>
    <w:p w14:paraId="35B9EFCA" w14:textId="09D52407" w:rsidR="003A7C15" w:rsidDel="00A41F44" w:rsidRDefault="003A7C15">
      <w:pPr>
        <w:pStyle w:val="TM3"/>
        <w:rPr>
          <w:del w:id="472"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73" w:author="Bertille TAGNE" w:date="2025-12-04T16:40:00Z" w16du:dateUtc="2025-12-04T15:40:00Z">
        <w:r w:rsidRPr="00A41F44" w:rsidDel="00A41F44">
          <w:rPr>
            <w:rPrChange w:id="474" w:author="Bertille TAGNE" w:date="2025-12-04T16:40:00Z" w16du:dateUtc="2025-12-04T15:40:00Z">
              <w:rPr>
                <w:rStyle w:val="Lienhypertexte"/>
                <w:noProof/>
              </w:rPr>
            </w:rPrChange>
          </w:rPr>
          <w:delText>3.2.3</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75" w:author="Bertille TAGNE" w:date="2025-12-04T16:40:00Z" w16du:dateUtc="2025-12-04T15:40:00Z">
              <w:rPr>
                <w:rStyle w:val="Lienhypertexte"/>
                <w:noProof/>
              </w:rPr>
            </w:rPrChange>
          </w:rPr>
          <w:delText>Enjeux</w:delText>
        </w:r>
        <w:r w:rsidDel="00A41F44">
          <w:rPr>
            <w:noProof/>
            <w:webHidden/>
          </w:rPr>
          <w:tab/>
          <w:delText>14</w:delText>
        </w:r>
      </w:del>
    </w:p>
    <w:p w14:paraId="3930E928" w14:textId="602EA15A" w:rsidR="003A7C15" w:rsidDel="00A41F44" w:rsidRDefault="003A7C15">
      <w:pPr>
        <w:pStyle w:val="TM3"/>
        <w:rPr>
          <w:del w:id="476"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77" w:author="Bertille TAGNE" w:date="2025-12-04T16:40:00Z" w16du:dateUtc="2025-12-04T15:40:00Z">
        <w:r w:rsidRPr="00A41F44" w:rsidDel="00A41F44">
          <w:rPr>
            <w:rPrChange w:id="478" w:author="Bertille TAGNE" w:date="2025-12-04T16:40:00Z" w16du:dateUtc="2025-12-04T15:40:00Z">
              <w:rPr>
                <w:rStyle w:val="Lienhypertexte"/>
                <w:noProof/>
              </w:rPr>
            </w:rPrChange>
          </w:rPr>
          <w:delText>3.2.4</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79" w:author="Bertille TAGNE" w:date="2025-12-04T16:40:00Z" w16du:dateUtc="2025-12-04T15:40:00Z">
              <w:rPr>
                <w:rStyle w:val="Lienhypertexte"/>
                <w:noProof/>
              </w:rPr>
            </w:rPrChange>
          </w:rPr>
          <w:delText>Enjeux stratégiques</w:delText>
        </w:r>
        <w:r w:rsidDel="00A41F44">
          <w:rPr>
            <w:noProof/>
            <w:webHidden/>
          </w:rPr>
          <w:tab/>
          <w:delText>14</w:delText>
        </w:r>
      </w:del>
    </w:p>
    <w:p w14:paraId="246D7608" w14:textId="456854E0" w:rsidR="003A7C15" w:rsidDel="00A41F44" w:rsidRDefault="003A7C15">
      <w:pPr>
        <w:pStyle w:val="TM3"/>
        <w:rPr>
          <w:del w:id="480"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81" w:author="Bertille TAGNE" w:date="2025-12-04T16:40:00Z" w16du:dateUtc="2025-12-04T15:40:00Z">
        <w:r w:rsidRPr="00A41F44" w:rsidDel="00A41F44">
          <w:rPr>
            <w:rPrChange w:id="482" w:author="Bertille TAGNE" w:date="2025-12-04T16:40:00Z" w16du:dateUtc="2025-12-04T15:40:00Z">
              <w:rPr>
                <w:rStyle w:val="Lienhypertexte"/>
                <w:noProof/>
              </w:rPr>
            </w:rPrChange>
          </w:rPr>
          <w:delText>3.2.5</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83" w:author="Bertille TAGNE" w:date="2025-12-04T16:40:00Z" w16du:dateUtc="2025-12-04T15:40:00Z">
              <w:rPr>
                <w:rStyle w:val="Lienhypertexte"/>
                <w:bCs/>
                <w:noProof/>
              </w:rPr>
            </w:rPrChange>
          </w:rPr>
          <w:delText>Enjeux opérationnels</w:delText>
        </w:r>
        <w:r w:rsidDel="00A41F44">
          <w:rPr>
            <w:noProof/>
            <w:webHidden/>
          </w:rPr>
          <w:tab/>
          <w:delText>14</w:delText>
        </w:r>
      </w:del>
    </w:p>
    <w:p w14:paraId="1655C3DC" w14:textId="6E2A34CC" w:rsidR="003A7C15" w:rsidDel="00A41F44" w:rsidRDefault="003A7C15">
      <w:pPr>
        <w:pStyle w:val="TM3"/>
        <w:rPr>
          <w:del w:id="484"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85" w:author="Bertille TAGNE" w:date="2025-12-04T16:40:00Z" w16du:dateUtc="2025-12-04T15:40:00Z">
        <w:r w:rsidRPr="00A41F44" w:rsidDel="00A41F44">
          <w:rPr>
            <w:rPrChange w:id="486" w:author="Bertille TAGNE" w:date="2025-12-04T16:40:00Z" w16du:dateUtc="2025-12-04T15:40:00Z">
              <w:rPr>
                <w:rStyle w:val="Lienhypertexte"/>
                <w:noProof/>
              </w:rPr>
            </w:rPrChange>
          </w:rPr>
          <w:delText>3.2.6</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87" w:author="Bertille TAGNE" w:date="2025-12-04T16:40:00Z" w16du:dateUtc="2025-12-04T15:40:00Z">
              <w:rPr>
                <w:rStyle w:val="Lienhypertexte"/>
                <w:b/>
                <w:bCs/>
                <w:noProof/>
              </w:rPr>
            </w:rPrChange>
          </w:rPr>
          <w:delText>E</w:delText>
        </w:r>
        <w:r w:rsidRPr="00A41F44" w:rsidDel="00A41F44">
          <w:rPr>
            <w:rPrChange w:id="488" w:author="Bertille TAGNE" w:date="2025-12-04T16:40:00Z" w16du:dateUtc="2025-12-04T15:40:00Z">
              <w:rPr>
                <w:rStyle w:val="Lienhypertexte"/>
                <w:noProof/>
              </w:rPr>
            </w:rPrChange>
          </w:rPr>
          <w:delText>njeux technologiques</w:delText>
        </w:r>
        <w:r w:rsidDel="00A41F44">
          <w:rPr>
            <w:noProof/>
            <w:webHidden/>
          </w:rPr>
          <w:tab/>
          <w:delText>14</w:delText>
        </w:r>
      </w:del>
    </w:p>
    <w:p w14:paraId="7347962D" w14:textId="0F09960E" w:rsidR="003A7C15" w:rsidDel="00A41F44" w:rsidRDefault="003A7C15">
      <w:pPr>
        <w:pStyle w:val="TM3"/>
        <w:rPr>
          <w:del w:id="489"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90" w:author="Bertille TAGNE" w:date="2025-12-04T16:40:00Z" w16du:dateUtc="2025-12-04T15:40:00Z">
        <w:r w:rsidRPr="00A41F44" w:rsidDel="00A41F44">
          <w:rPr>
            <w:rPrChange w:id="491" w:author="Bertille TAGNE" w:date="2025-12-04T16:40:00Z" w16du:dateUtc="2025-12-04T15:40:00Z">
              <w:rPr>
                <w:rStyle w:val="Lienhypertexte"/>
                <w:noProof/>
              </w:rPr>
            </w:rPrChange>
          </w:rPr>
          <w:delText>3.2.7</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92" w:author="Bertille TAGNE" w:date="2025-12-04T16:40:00Z" w16du:dateUtc="2025-12-04T15:40:00Z">
              <w:rPr>
                <w:rStyle w:val="Lienhypertexte"/>
                <w:bCs/>
                <w:noProof/>
              </w:rPr>
            </w:rPrChange>
          </w:rPr>
          <w:delText>Les bénéfices attendus</w:delText>
        </w:r>
        <w:r w:rsidDel="00A41F44">
          <w:rPr>
            <w:noProof/>
            <w:webHidden/>
          </w:rPr>
          <w:tab/>
          <w:delText>15</w:delText>
        </w:r>
      </w:del>
    </w:p>
    <w:p w14:paraId="1C593296" w14:textId="1ABD3880" w:rsidR="003A7C15" w:rsidDel="00A41F44" w:rsidRDefault="003A7C15">
      <w:pPr>
        <w:pStyle w:val="TM3"/>
        <w:rPr>
          <w:del w:id="493"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94" w:author="Bertille TAGNE" w:date="2025-12-04T16:40:00Z" w16du:dateUtc="2025-12-04T15:40:00Z">
        <w:r w:rsidRPr="00A41F44" w:rsidDel="00A41F44">
          <w:rPr>
            <w:rPrChange w:id="495" w:author="Bertille TAGNE" w:date="2025-12-04T16:40:00Z" w16du:dateUtc="2025-12-04T15:40:00Z">
              <w:rPr>
                <w:rStyle w:val="Lienhypertexte"/>
                <w:noProof/>
              </w:rPr>
            </w:rPrChange>
          </w:rPr>
          <w:delText>3.2.8</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496" w:author="Bertille TAGNE" w:date="2025-12-04T16:40:00Z" w16du:dateUtc="2025-12-04T15:40:00Z">
              <w:rPr>
                <w:rStyle w:val="Lienhypertexte"/>
                <w:noProof/>
              </w:rPr>
            </w:rPrChange>
          </w:rPr>
          <w:delText>Bénéfices opérationnels</w:delText>
        </w:r>
        <w:r w:rsidDel="00A41F44">
          <w:rPr>
            <w:noProof/>
            <w:webHidden/>
          </w:rPr>
          <w:tab/>
          <w:delText>16</w:delText>
        </w:r>
      </w:del>
    </w:p>
    <w:p w14:paraId="24F6703F" w14:textId="1E89DF95" w:rsidR="003A7C15" w:rsidDel="00A41F44" w:rsidRDefault="003A7C15">
      <w:pPr>
        <w:pStyle w:val="TM3"/>
        <w:rPr>
          <w:del w:id="497" w:author="Bertille TAGNE" w:date="2025-12-04T16:40:00Z" w16du:dateUtc="2025-12-04T15:40:00Z"/>
          <w:rFonts w:asciiTheme="minorHAnsi" w:eastAsiaTheme="minorEastAsia" w:hAnsiTheme="minorHAnsi" w:cstheme="minorBidi"/>
          <w:i w:val="0"/>
          <w:iCs w:val="0"/>
          <w:noProof/>
          <w:color w:val="auto"/>
          <w:sz w:val="22"/>
          <w:szCs w:val="22"/>
          <w:lang w:eastAsia="fr-FR"/>
        </w:rPr>
      </w:pPr>
      <w:del w:id="498" w:author="Bertille TAGNE" w:date="2025-12-04T16:40:00Z" w16du:dateUtc="2025-12-04T15:40:00Z">
        <w:r w:rsidRPr="00A41F44" w:rsidDel="00A41F44">
          <w:rPr>
            <w:rPrChange w:id="499" w:author="Bertille TAGNE" w:date="2025-12-04T16:40:00Z" w16du:dateUtc="2025-12-04T15:40:00Z">
              <w:rPr>
                <w:rStyle w:val="Lienhypertexte"/>
                <w:noProof/>
              </w:rPr>
            </w:rPrChange>
          </w:rPr>
          <w:delText>3.2.9</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500" w:author="Bertille TAGNE" w:date="2025-12-04T16:40:00Z" w16du:dateUtc="2025-12-04T15:40:00Z">
              <w:rPr>
                <w:rStyle w:val="Lienhypertexte"/>
                <w:noProof/>
              </w:rPr>
            </w:rPrChange>
          </w:rPr>
          <w:delText>Bénéfices technologiques</w:delText>
        </w:r>
        <w:r w:rsidDel="00A41F44">
          <w:rPr>
            <w:noProof/>
            <w:webHidden/>
          </w:rPr>
          <w:tab/>
          <w:delText>16</w:delText>
        </w:r>
      </w:del>
    </w:p>
    <w:p w14:paraId="1D3CECDE" w14:textId="19B8295B" w:rsidR="003A7C15" w:rsidDel="00A41F44" w:rsidRDefault="003A7C15">
      <w:pPr>
        <w:pStyle w:val="TM3"/>
        <w:rPr>
          <w:del w:id="501" w:author="Bertille TAGNE" w:date="2025-12-04T16:40:00Z" w16du:dateUtc="2025-12-04T15:40:00Z"/>
          <w:rFonts w:asciiTheme="minorHAnsi" w:eastAsiaTheme="minorEastAsia" w:hAnsiTheme="minorHAnsi" w:cstheme="minorBidi"/>
          <w:i w:val="0"/>
          <w:iCs w:val="0"/>
          <w:noProof/>
          <w:color w:val="auto"/>
          <w:sz w:val="22"/>
          <w:szCs w:val="22"/>
          <w:lang w:eastAsia="fr-FR"/>
        </w:rPr>
      </w:pPr>
      <w:del w:id="502" w:author="Bertille TAGNE" w:date="2025-12-04T16:40:00Z" w16du:dateUtc="2025-12-04T15:40:00Z">
        <w:r w:rsidRPr="00A41F44" w:rsidDel="00A41F44">
          <w:rPr>
            <w:rPrChange w:id="503" w:author="Bertille TAGNE" w:date="2025-12-04T16:40:00Z" w16du:dateUtc="2025-12-04T15:40:00Z">
              <w:rPr>
                <w:rStyle w:val="Lienhypertexte"/>
                <w:noProof/>
              </w:rPr>
            </w:rPrChange>
          </w:rPr>
          <w:delText>3.2.10</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504" w:author="Bertille TAGNE" w:date="2025-12-04T16:40:00Z" w16du:dateUtc="2025-12-04T15:40:00Z">
              <w:rPr>
                <w:rStyle w:val="Lienhypertexte"/>
                <w:noProof/>
              </w:rPr>
            </w:rPrChange>
          </w:rPr>
          <w:delText>Bénéfices organisationnels</w:delText>
        </w:r>
        <w:r w:rsidDel="00A41F44">
          <w:rPr>
            <w:noProof/>
            <w:webHidden/>
          </w:rPr>
          <w:tab/>
          <w:delText>17</w:delText>
        </w:r>
      </w:del>
    </w:p>
    <w:p w14:paraId="4557BB2B" w14:textId="75F253CE" w:rsidR="003A7C15" w:rsidDel="00A41F44" w:rsidRDefault="003A7C15">
      <w:pPr>
        <w:pStyle w:val="TM2"/>
        <w:rPr>
          <w:del w:id="505" w:author="Bertille TAGNE" w:date="2025-12-04T16:40:00Z" w16du:dateUtc="2025-12-04T15:40:00Z"/>
          <w:rFonts w:asciiTheme="minorHAnsi" w:eastAsiaTheme="minorEastAsia" w:hAnsiTheme="minorHAnsi" w:cstheme="minorBidi"/>
          <w:noProof/>
          <w:color w:val="auto"/>
          <w:sz w:val="22"/>
          <w:szCs w:val="22"/>
          <w:lang w:eastAsia="fr-FR"/>
        </w:rPr>
      </w:pPr>
      <w:del w:id="506" w:author="Bertille TAGNE" w:date="2025-12-04T16:40:00Z" w16du:dateUtc="2025-12-04T15:40:00Z">
        <w:r w:rsidRPr="00A41F44" w:rsidDel="00A41F44">
          <w:rPr>
            <w:rPrChange w:id="507" w:author="Bertille TAGNE" w:date="2025-12-04T16:40:00Z" w16du:dateUtc="2025-12-04T15:40:00Z">
              <w:rPr>
                <w:rStyle w:val="Lienhypertexte"/>
                <w:bCs/>
                <w:noProof/>
              </w:rPr>
            </w:rPrChange>
          </w:rPr>
          <w:delText>3.3</w:delText>
        </w:r>
        <w:r w:rsidDel="00A41F44">
          <w:rPr>
            <w:rFonts w:asciiTheme="minorHAnsi" w:eastAsiaTheme="minorEastAsia" w:hAnsiTheme="minorHAnsi" w:cstheme="minorBidi"/>
            <w:noProof/>
            <w:color w:val="auto"/>
            <w:sz w:val="22"/>
            <w:szCs w:val="22"/>
            <w:lang w:eastAsia="fr-FR"/>
          </w:rPr>
          <w:tab/>
        </w:r>
        <w:r w:rsidRPr="00A41F44" w:rsidDel="00A41F44">
          <w:rPr>
            <w:rPrChange w:id="508" w:author="Bertille TAGNE" w:date="2025-12-04T16:40:00Z" w16du:dateUtc="2025-12-04T15:40:00Z">
              <w:rPr>
                <w:rStyle w:val="Lienhypertexte"/>
                <w:bCs/>
                <w:noProof/>
              </w:rPr>
            </w:rPrChange>
          </w:rPr>
          <w:delText>Critères de succès</w:delText>
        </w:r>
        <w:r w:rsidDel="00A41F44">
          <w:rPr>
            <w:noProof/>
            <w:webHidden/>
          </w:rPr>
          <w:tab/>
          <w:delText>17</w:delText>
        </w:r>
      </w:del>
    </w:p>
    <w:p w14:paraId="51B43524" w14:textId="768B97F8" w:rsidR="003A7C15" w:rsidDel="00A41F44" w:rsidRDefault="003A7C15">
      <w:pPr>
        <w:pStyle w:val="TM2"/>
        <w:rPr>
          <w:del w:id="509" w:author="Bertille TAGNE" w:date="2025-12-04T16:40:00Z" w16du:dateUtc="2025-12-04T15:40:00Z"/>
          <w:rFonts w:asciiTheme="minorHAnsi" w:eastAsiaTheme="minorEastAsia" w:hAnsiTheme="minorHAnsi" w:cstheme="minorBidi"/>
          <w:noProof/>
          <w:color w:val="auto"/>
          <w:sz w:val="22"/>
          <w:szCs w:val="22"/>
          <w:lang w:eastAsia="fr-FR"/>
        </w:rPr>
      </w:pPr>
      <w:del w:id="510" w:author="Bertille TAGNE" w:date="2025-12-04T16:40:00Z" w16du:dateUtc="2025-12-04T15:40:00Z">
        <w:r w:rsidRPr="00A41F44" w:rsidDel="00A41F44">
          <w:rPr>
            <w:rPrChange w:id="511" w:author="Bertille TAGNE" w:date="2025-12-04T16:40:00Z" w16du:dateUtc="2025-12-04T15:40:00Z">
              <w:rPr>
                <w:rStyle w:val="Lienhypertexte"/>
                <w:noProof/>
              </w:rPr>
            </w:rPrChange>
          </w:rPr>
          <w:delText>3.4</w:delText>
        </w:r>
        <w:r w:rsidDel="00A41F44">
          <w:rPr>
            <w:rFonts w:asciiTheme="minorHAnsi" w:eastAsiaTheme="minorEastAsia" w:hAnsiTheme="minorHAnsi" w:cstheme="minorBidi"/>
            <w:noProof/>
            <w:color w:val="auto"/>
            <w:sz w:val="22"/>
            <w:szCs w:val="22"/>
            <w:lang w:eastAsia="fr-FR"/>
          </w:rPr>
          <w:tab/>
        </w:r>
        <w:r w:rsidRPr="00A41F44" w:rsidDel="00A41F44">
          <w:rPr>
            <w:rPrChange w:id="512" w:author="Bertille TAGNE" w:date="2025-12-04T16:40:00Z" w16du:dateUtc="2025-12-04T15:40:00Z">
              <w:rPr>
                <w:rStyle w:val="Lienhypertexte"/>
                <w:noProof/>
              </w:rPr>
            </w:rPrChange>
          </w:rPr>
          <w:delText>Normes et référentiels applicables au projet</w:delText>
        </w:r>
        <w:r w:rsidDel="00A41F44">
          <w:rPr>
            <w:noProof/>
            <w:webHidden/>
          </w:rPr>
          <w:tab/>
          <w:delText>18</w:delText>
        </w:r>
      </w:del>
    </w:p>
    <w:p w14:paraId="09677BBA" w14:textId="1B557BB9" w:rsidR="003A7C15" w:rsidDel="00A41F44" w:rsidRDefault="003A7C15">
      <w:pPr>
        <w:pStyle w:val="TM1"/>
        <w:rPr>
          <w:del w:id="513"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514" w:author="Bertille TAGNE" w:date="2025-12-04T16:40:00Z" w16du:dateUtc="2025-12-04T15:40:00Z">
        <w:r w:rsidRPr="00A41F44" w:rsidDel="00A41F44">
          <w:rPr>
            <w:rPrChange w:id="515" w:author="Bertille TAGNE" w:date="2025-12-04T16:40:00Z" w16du:dateUtc="2025-12-04T15:40:00Z">
              <w:rPr>
                <w:rStyle w:val="Lienhypertexte"/>
                <w:noProof/>
              </w:rPr>
            </w:rPrChange>
          </w:rPr>
          <w:delText>4</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516" w:author="Bertille TAGNE" w:date="2025-12-04T16:40:00Z" w16du:dateUtc="2025-12-04T15:40:00Z">
              <w:rPr>
                <w:rStyle w:val="Lienhypertexte"/>
                <w:noProof/>
              </w:rPr>
            </w:rPrChange>
          </w:rPr>
          <w:delText>GOUVERNANCE ET ORGANISATION DU PROJET</w:delText>
        </w:r>
        <w:r w:rsidDel="00A41F44">
          <w:rPr>
            <w:noProof/>
            <w:webHidden/>
          </w:rPr>
          <w:tab/>
          <w:delText>19</w:delText>
        </w:r>
      </w:del>
    </w:p>
    <w:p w14:paraId="62023349" w14:textId="1FA5BA18" w:rsidR="003A7C15" w:rsidDel="00A41F44" w:rsidRDefault="003A7C15">
      <w:pPr>
        <w:pStyle w:val="TM2"/>
        <w:rPr>
          <w:del w:id="517" w:author="Bertille TAGNE" w:date="2025-12-04T16:40:00Z" w16du:dateUtc="2025-12-04T15:40:00Z"/>
          <w:rFonts w:asciiTheme="minorHAnsi" w:eastAsiaTheme="minorEastAsia" w:hAnsiTheme="minorHAnsi" w:cstheme="minorBidi"/>
          <w:noProof/>
          <w:color w:val="auto"/>
          <w:sz w:val="22"/>
          <w:szCs w:val="22"/>
          <w:lang w:eastAsia="fr-FR"/>
        </w:rPr>
      </w:pPr>
      <w:del w:id="518" w:author="Bertille TAGNE" w:date="2025-12-04T16:40:00Z" w16du:dateUtc="2025-12-04T15:40:00Z">
        <w:r w:rsidRPr="00A41F44" w:rsidDel="00A41F44">
          <w:rPr>
            <w:rPrChange w:id="519" w:author="Bertille TAGNE" w:date="2025-12-04T16:40:00Z" w16du:dateUtc="2025-12-04T15:40:00Z">
              <w:rPr>
                <w:rStyle w:val="Lienhypertexte"/>
                <w:noProof/>
              </w:rPr>
            </w:rPrChange>
          </w:rPr>
          <w:delText>4.1</w:delText>
        </w:r>
        <w:r w:rsidDel="00A41F44">
          <w:rPr>
            <w:rFonts w:asciiTheme="minorHAnsi" w:eastAsiaTheme="minorEastAsia" w:hAnsiTheme="minorHAnsi" w:cstheme="minorBidi"/>
            <w:noProof/>
            <w:color w:val="auto"/>
            <w:sz w:val="22"/>
            <w:szCs w:val="22"/>
            <w:lang w:eastAsia="fr-FR"/>
          </w:rPr>
          <w:tab/>
        </w:r>
        <w:r w:rsidRPr="00A41F44" w:rsidDel="00A41F44">
          <w:rPr>
            <w:rPrChange w:id="520" w:author="Bertille TAGNE" w:date="2025-12-04T16:40:00Z" w16du:dateUtc="2025-12-04T15:40:00Z">
              <w:rPr>
                <w:rStyle w:val="Lienhypertexte"/>
                <w:noProof/>
              </w:rPr>
            </w:rPrChange>
          </w:rPr>
          <w:delText>Organigramme du projet (équipe CAMWATER ET PARTENAIRE)</w:delText>
        </w:r>
        <w:r w:rsidDel="00A41F44">
          <w:rPr>
            <w:noProof/>
            <w:webHidden/>
          </w:rPr>
          <w:tab/>
          <w:delText>19</w:delText>
        </w:r>
      </w:del>
    </w:p>
    <w:p w14:paraId="09765183" w14:textId="2675252E" w:rsidR="003A7C15" w:rsidDel="00A41F44" w:rsidRDefault="003A7C15">
      <w:pPr>
        <w:pStyle w:val="TM2"/>
        <w:rPr>
          <w:del w:id="521" w:author="Bertille TAGNE" w:date="2025-12-04T16:40:00Z" w16du:dateUtc="2025-12-04T15:40:00Z"/>
          <w:rFonts w:asciiTheme="minorHAnsi" w:eastAsiaTheme="minorEastAsia" w:hAnsiTheme="minorHAnsi" w:cstheme="minorBidi"/>
          <w:noProof/>
          <w:color w:val="auto"/>
          <w:sz w:val="22"/>
          <w:szCs w:val="22"/>
          <w:lang w:eastAsia="fr-FR"/>
        </w:rPr>
      </w:pPr>
      <w:del w:id="522" w:author="Bertille TAGNE" w:date="2025-12-04T16:40:00Z" w16du:dateUtc="2025-12-04T15:40:00Z">
        <w:r w:rsidRPr="00A41F44" w:rsidDel="00A41F44">
          <w:rPr>
            <w:rPrChange w:id="523" w:author="Bertille TAGNE" w:date="2025-12-04T16:40:00Z" w16du:dateUtc="2025-12-04T15:40:00Z">
              <w:rPr>
                <w:rStyle w:val="Lienhypertexte"/>
                <w:noProof/>
              </w:rPr>
            </w:rPrChange>
          </w:rPr>
          <w:delText>4.2</w:delText>
        </w:r>
        <w:r w:rsidDel="00A41F44">
          <w:rPr>
            <w:rFonts w:asciiTheme="minorHAnsi" w:eastAsiaTheme="minorEastAsia" w:hAnsiTheme="minorHAnsi" w:cstheme="minorBidi"/>
            <w:noProof/>
            <w:color w:val="auto"/>
            <w:sz w:val="22"/>
            <w:szCs w:val="22"/>
            <w:lang w:eastAsia="fr-FR"/>
          </w:rPr>
          <w:tab/>
        </w:r>
        <w:r w:rsidRPr="00A41F44" w:rsidDel="00A41F44">
          <w:rPr>
            <w:rPrChange w:id="524" w:author="Bertille TAGNE" w:date="2025-12-04T16:40:00Z" w16du:dateUtc="2025-12-04T15:40:00Z">
              <w:rPr>
                <w:rStyle w:val="Lienhypertexte"/>
                <w:noProof/>
              </w:rPr>
            </w:rPrChange>
          </w:rPr>
          <w:delText>Fréquence des réunions</w:delText>
        </w:r>
        <w:r w:rsidDel="00A41F44">
          <w:rPr>
            <w:noProof/>
            <w:webHidden/>
          </w:rPr>
          <w:tab/>
          <w:delText>20</w:delText>
        </w:r>
      </w:del>
    </w:p>
    <w:p w14:paraId="1B21C7D6" w14:textId="2A92EB46" w:rsidR="003A7C15" w:rsidDel="00A41F44" w:rsidRDefault="003A7C15">
      <w:pPr>
        <w:pStyle w:val="TM2"/>
        <w:rPr>
          <w:del w:id="525" w:author="Bertille TAGNE" w:date="2025-12-04T16:40:00Z" w16du:dateUtc="2025-12-04T15:40:00Z"/>
          <w:rFonts w:asciiTheme="minorHAnsi" w:eastAsiaTheme="minorEastAsia" w:hAnsiTheme="minorHAnsi" w:cstheme="minorBidi"/>
          <w:noProof/>
          <w:color w:val="auto"/>
          <w:sz w:val="22"/>
          <w:szCs w:val="22"/>
          <w:lang w:eastAsia="fr-FR"/>
        </w:rPr>
      </w:pPr>
      <w:del w:id="526" w:author="Bertille TAGNE" w:date="2025-12-04T16:40:00Z" w16du:dateUtc="2025-12-04T15:40:00Z">
        <w:r w:rsidRPr="00A41F44" w:rsidDel="00A41F44">
          <w:rPr>
            <w:rPrChange w:id="527" w:author="Bertille TAGNE" w:date="2025-12-04T16:40:00Z" w16du:dateUtc="2025-12-04T15:40:00Z">
              <w:rPr>
                <w:rStyle w:val="Lienhypertexte"/>
                <w:noProof/>
              </w:rPr>
            </w:rPrChange>
          </w:rPr>
          <w:delText>4.3</w:delText>
        </w:r>
        <w:r w:rsidDel="00A41F44">
          <w:rPr>
            <w:rFonts w:asciiTheme="minorHAnsi" w:eastAsiaTheme="minorEastAsia" w:hAnsiTheme="minorHAnsi" w:cstheme="minorBidi"/>
            <w:noProof/>
            <w:color w:val="auto"/>
            <w:sz w:val="22"/>
            <w:szCs w:val="22"/>
            <w:lang w:eastAsia="fr-FR"/>
          </w:rPr>
          <w:tab/>
        </w:r>
        <w:r w:rsidRPr="00A41F44" w:rsidDel="00A41F44">
          <w:rPr>
            <w:rPrChange w:id="528" w:author="Bertille TAGNE" w:date="2025-12-04T16:40:00Z" w16du:dateUtc="2025-12-04T15:40:00Z">
              <w:rPr>
                <w:rStyle w:val="Lienhypertexte"/>
                <w:noProof/>
              </w:rPr>
            </w:rPrChange>
          </w:rPr>
          <w:delText>Phases principales de projet</w:delText>
        </w:r>
        <w:r w:rsidDel="00A41F44">
          <w:rPr>
            <w:noProof/>
            <w:webHidden/>
          </w:rPr>
          <w:tab/>
          <w:delText>21</w:delText>
        </w:r>
      </w:del>
    </w:p>
    <w:p w14:paraId="79FC2DE3" w14:textId="40A2C038" w:rsidR="003A7C15" w:rsidDel="00A41F44" w:rsidRDefault="003A7C15">
      <w:pPr>
        <w:pStyle w:val="TM2"/>
        <w:rPr>
          <w:del w:id="529" w:author="Bertille TAGNE" w:date="2025-12-04T16:40:00Z" w16du:dateUtc="2025-12-04T15:40:00Z"/>
          <w:rFonts w:asciiTheme="minorHAnsi" w:eastAsiaTheme="minorEastAsia" w:hAnsiTheme="minorHAnsi" w:cstheme="minorBidi"/>
          <w:noProof/>
          <w:color w:val="auto"/>
          <w:sz w:val="22"/>
          <w:szCs w:val="22"/>
          <w:lang w:eastAsia="fr-FR"/>
        </w:rPr>
      </w:pPr>
      <w:del w:id="530" w:author="Bertille TAGNE" w:date="2025-12-04T16:40:00Z" w16du:dateUtc="2025-12-04T15:40:00Z">
        <w:r w:rsidRPr="00A41F44" w:rsidDel="00A41F44">
          <w:rPr>
            <w:rPrChange w:id="531" w:author="Bertille TAGNE" w:date="2025-12-04T16:40:00Z" w16du:dateUtc="2025-12-04T15:40:00Z">
              <w:rPr>
                <w:rStyle w:val="Lienhypertexte"/>
                <w:noProof/>
              </w:rPr>
            </w:rPrChange>
          </w:rPr>
          <w:delText>4.4</w:delText>
        </w:r>
        <w:r w:rsidDel="00A41F44">
          <w:rPr>
            <w:rFonts w:asciiTheme="minorHAnsi" w:eastAsiaTheme="minorEastAsia" w:hAnsiTheme="minorHAnsi" w:cstheme="minorBidi"/>
            <w:noProof/>
            <w:color w:val="auto"/>
            <w:sz w:val="22"/>
            <w:szCs w:val="22"/>
            <w:lang w:eastAsia="fr-FR"/>
          </w:rPr>
          <w:tab/>
        </w:r>
        <w:r w:rsidRPr="00A41F44" w:rsidDel="00A41F44">
          <w:rPr>
            <w:rPrChange w:id="532" w:author="Bertille TAGNE" w:date="2025-12-04T16:40:00Z" w16du:dateUtc="2025-12-04T15:40:00Z">
              <w:rPr>
                <w:rStyle w:val="Lienhypertexte"/>
                <w:noProof/>
              </w:rPr>
            </w:rPrChange>
          </w:rPr>
          <w:delText>Indépendance technologique</w:delText>
        </w:r>
        <w:r w:rsidDel="00A41F44">
          <w:rPr>
            <w:noProof/>
            <w:webHidden/>
          </w:rPr>
          <w:tab/>
          <w:delText>21</w:delText>
        </w:r>
      </w:del>
    </w:p>
    <w:p w14:paraId="5A7952CD" w14:textId="06893E14" w:rsidR="003A7C15" w:rsidDel="00A41F44" w:rsidRDefault="003A7C15">
      <w:pPr>
        <w:pStyle w:val="TM1"/>
        <w:rPr>
          <w:del w:id="533"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534" w:author="Bertille TAGNE" w:date="2025-12-04T16:40:00Z" w16du:dateUtc="2025-12-04T15:40:00Z">
        <w:r w:rsidRPr="00A41F44" w:rsidDel="00A41F44">
          <w:rPr>
            <w:rPrChange w:id="535" w:author="Bertille TAGNE" w:date="2025-12-04T16:40:00Z" w16du:dateUtc="2025-12-04T15:40:00Z">
              <w:rPr>
                <w:rStyle w:val="Lienhypertexte"/>
                <w:noProof/>
              </w:rPr>
            </w:rPrChange>
          </w:rPr>
          <w:delText>5</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536" w:author="Bertille TAGNE" w:date="2025-12-04T16:40:00Z" w16du:dateUtc="2025-12-04T15:40:00Z">
              <w:rPr>
                <w:rStyle w:val="Lienhypertexte"/>
                <w:noProof/>
              </w:rPr>
            </w:rPrChange>
          </w:rPr>
          <w:delText>PERIMETRE ET LIVRABLES</w:delText>
        </w:r>
        <w:r w:rsidDel="00A41F44">
          <w:rPr>
            <w:noProof/>
            <w:webHidden/>
          </w:rPr>
          <w:tab/>
          <w:delText>22</w:delText>
        </w:r>
      </w:del>
    </w:p>
    <w:p w14:paraId="7B6A6DB1" w14:textId="6C76C2FF" w:rsidR="003A7C15" w:rsidDel="00A41F44" w:rsidRDefault="003A7C15">
      <w:pPr>
        <w:pStyle w:val="TM2"/>
        <w:rPr>
          <w:del w:id="537" w:author="Bertille TAGNE" w:date="2025-12-04T16:40:00Z" w16du:dateUtc="2025-12-04T15:40:00Z"/>
          <w:rFonts w:asciiTheme="minorHAnsi" w:eastAsiaTheme="minorEastAsia" w:hAnsiTheme="minorHAnsi" w:cstheme="minorBidi"/>
          <w:noProof/>
          <w:color w:val="auto"/>
          <w:sz w:val="22"/>
          <w:szCs w:val="22"/>
          <w:lang w:eastAsia="fr-FR"/>
        </w:rPr>
      </w:pPr>
      <w:del w:id="538" w:author="Bertille TAGNE" w:date="2025-12-04T16:40:00Z" w16du:dateUtc="2025-12-04T15:40:00Z">
        <w:r w:rsidRPr="00A41F44" w:rsidDel="00A41F44">
          <w:rPr>
            <w:rPrChange w:id="539" w:author="Bertille TAGNE" w:date="2025-12-04T16:40:00Z" w16du:dateUtc="2025-12-04T15:40:00Z">
              <w:rPr>
                <w:rStyle w:val="Lienhypertexte"/>
                <w:noProof/>
              </w:rPr>
            </w:rPrChange>
          </w:rPr>
          <w:delText>5.1</w:delText>
        </w:r>
        <w:r w:rsidDel="00A41F44">
          <w:rPr>
            <w:rFonts w:asciiTheme="minorHAnsi" w:eastAsiaTheme="minorEastAsia" w:hAnsiTheme="minorHAnsi" w:cstheme="minorBidi"/>
            <w:noProof/>
            <w:color w:val="auto"/>
            <w:sz w:val="22"/>
            <w:szCs w:val="22"/>
            <w:lang w:eastAsia="fr-FR"/>
          </w:rPr>
          <w:tab/>
        </w:r>
        <w:r w:rsidRPr="00A41F44" w:rsidDel="00A41F44">
          <w:rPr>
            <w:rPrChange w:id="540" w:author="Bertille TAGNE" w:date="2025-12-04T16:40:00Z" w16du:dateUtc="2025-12-04T15:40:00Z">
              <w:rPr>
                <w:rStyle w:val="Lienhypertexte"/>
                <w:noProof/>
              </w:rPr>
            </w:rPrChange>
          </w:rPr>
          <w:delText>Workflow</w:delText>
        </w:r>
        <w:r w:rsidDel="00A41F44">
          <w:rPr>
            <w:noProof/>
            <w:webHidden/>
          </w:rPr>
          <w:tab/>
          <w:delText>22</w:delText>
        </w:r>
      </w:del>
    </w:p>
    <w:p w14:paraId="3CFF1CBB" w14:textId="667A14B4" w:rsidR="003A7C15" w:rsidDel="00A41F44" w:rsidRDefault="003A7C15">
      <w:pPr>
        <w:pStyle w:val="TM2"/>
        <w:rPr>
          <w:del w:id="541" w:author="Bertille TAGNE" w:date="2025-12-04T16:40:00Z" w16du:dateUtc="2025-12-04T15:40:00Z"/>
          <w:rFonts w:asciiTheme="minorHAnsi" w:eastAsiaTheme="minorEastAsia" w:hAnsiTheme="minorHAnsi" w:cstheme="minorBidi"/>
          <w:noProof/>
          <w:color w:val="auto"/>
          <w:sz w:val="22"/>
          <w:szCs w:val="22"/>
          <w:lang w:eastAsia="fr-FR"/>
        </w:rPr>
      </w:pPr>
      <w:del w:id="542" w:author="Bertille TAGNE" w:date="2025-12-04T16:40:00Z" w16du:dateUtc="2025-12-04T15:40:00Z">
        <w:r w:rsidRPr="00A41F44" w:rsidDel="00A41F44">
          <w:rPr>
            <w:rPrChange w:id="543" w:author="Bertille TAGNE" w:date="2025-12-04T16:40:00Z" w16du:dateUtc="2025-12-04T15:40:00Z">
              <w:rPr>
                <w:rStyle w:val="Lienhypertexte"/>
                <w:noProof/>
              </w:rPr>
            </w:rPrChange>
          </w:rPr>
          <w:delText>5.2</w:delText>
        </w:r>
        <w:r w:rsidDel="00A41F44">
          <w:rPr>
            <w:rFonts w:asciiTheme="minorHAnsi" w:eastAsiaTheme="minorEastAsia" w:hAnsiTheme="minorHAnsi" w:cstheme="minorBidi"/>
            <w:noProof/>
            <w:color w:val="auto"/>
            <w:sz w:val="22"/>
            <w:szCs w:val="22"/>
            <w:lang w:eastAsia="fr-FR"/>
          </w:rPr>
          <w:tab/>
        </w:r>
        <w:r w:rsidRPr="00A41F44" w:rsidDel="00A41F44">
          <w:rPr>
            <w:rPrChange w:id="544" w:author="Bertille TAGNE" w:date="2025-12-04T16:40:00Z" w16du:dateUtc="2025-12-04T15:40:00Z">
              <w:rPr>
                <w:rStyle w:val="Lienhypertexte"/>
                <w:noProof/>
              </w:rPr>
            </w:rPrChange>
          </w:rPr>
          <w:delText>Gestion Électronique des Documents (GED)</w:delText>
        </w:r>
        <w:r w:rsidDel="00A41F44">
          <w:rPr>
            <w:noProof/>
            <w:webHidden/>
          </w:rPr>
          <w:tab/>
          <w:delText>22</w:delText>
        </w:r>
      </w:del>
    </w:p>
    <w:p w14:paraId="21FE0E79" w14:textId="56A5D463" w:rsidR="003A7C15" w:rsidDel="00A41F44" w:rsidRDefault="003A7C15">
      <w:pPr>
        <w:pStyle w:val="TM2"/>
        <w:rPr>
          <w:del w:id="545" w:author="Bertille TAGNE" w:date="2025-12-04T16:40:00Z" w16du:dateUtc="2025-12-04T15:40:00Z"/>
          <w:rFonts w:asciiTheme="minorHAnsi" w:eastAsiaTheme="minorEastAsia" w:hAnsiTheme="minorHAnsi" w:cstheme="minorBidi"/>
          <w:noProof/>
          <w:color w:val="auto"/>
          <w:sz w:val="22"/>
          <w:szCs w:val="22"/>
          <w:lang w:eastAsia="fr-FR"/>
        </w:rPr>
      </w:pPr>
      <w:del w:id="546" w:author="Bertille TAGNE" w:date="2025-12-04T16:40:00Z" w16du:dateUtc="2025-12-04T15:40:00Z">
        <w:r w:rsidRPr="00A41F44" w:rsidDel="00A41F44">
          <w:rPr>
            <w:rPrChange w:id="547" w:author="Bertille TAGNE" w:date="2025-12-04T16:40:00Z" w16du:dateUtc="2025-12-04T15:40:00Z">
              <w:rPr>
                <w:rStyle w:val="Lienhypertexte"/>
                <w:noProof/>
              </w:rPr>
            </w:rPrChange>
          </w:rPr>
          <w:delText>5.3</w:delText>
        </w:r>
        <w:r w:rsidDel="00A41F44">
          <w:rPr>
            <w:rFonts w:asciiTheme="minorHAnsi" w:eastAsiaTheme="minorEastAsia" w:hAnsiTheme="minorHAnsi" w:cstheme="minorBidi"/>
            <w:noProof/>
            <w:color w:val="auto"/>
            <w:sz w:val="22"/>
            <w:szCs w:val="22"/>
            <w:lang w:eastAsia="fr-FR"/>
          </w:rPr>
          <w:tab/>
        </w:r>
        <w:r w:rsidRPr="00A41F44" w:rsidDel="00A41F44">
          <w:rPr>
            <w:rPrChange w:id="548" w:author="Bertille TAGNE" w:date="2025-12-04T16:40:00Z" w16du:dateUtc="2025-12-04T15:40:00Z">
              <w:rPr>
                <w:rStyle w:val="Lienhypertexte"/>
                <w:noProof/>
              </w:rPr>
            </w:rPrChange>
          </w:rPr>
          <w:delText>Module de paramétrage</w:delText>
        </w:r>
        <w:r w:rsidDel="00A41F44">
          <w:rPr>
            <w:noProof/>
            <w:webHidden/>
          </w:rPr>
          <w:tab/>
          <w:delText>22</w:delText>
        </w:r>
      </w:del>
    </w:p>
    <w:p w14:paraId="2A7DF7F3" w14:textId="11E42B49" w:rsidR="003A7C15" w:rsidDel="00A41F44" w:rsidRDefault="003A7C15">
      <w:pPr>
        <w:pStyle w:val="TM2"/>
        <w:rPr>
          <w:del w:id="549" w:author="Bertille TAGNE" w:date="2025-12-04T16:40:00Z" w16du:dateUtc="2025-12-04T15:40:00Z"/>
          <w:rFonts w:asciiTheme="minorHAnsi" w:eastAsiaTheme="minorEastAsia" w:hAnsiTheme="minorHAnsi" w:cstheme="minorBidi"/>
          <w:noProof/>
          <w:color w:val="auto"/>
          <w:sz w:val="22"/>
          <w:szCs w:val="22"/>
          <w:lang w:eastAsia="fr-FR"/>
        </w:rPr>
      </w:pPr>
      <w:del w:id="550" w:author="Bertille TAGNE" w:date="2025-12-04T16:40:00Z" w16du:dateUtc="2025-12-04T15:40:00Z">
        <w:r w:rsidRPr="00A41F44" w:rsidDel="00A41F44">
          <w:rPr>
            <w:rPrChange w:id="551" w:author="Bertille TAGNE" w:date="2025-12-04T16:40:00Z" w16du:dateUtc="2025-12-04T15:40:00Z">
              <w:rPr>
                <w:rStyle w:val="Lienhypertexte"/>
                <w:noProof/>
              </w:rPr>
            </w:rPrChange>
          </w:rPr>
          <w:delText>5.4</w:delText>
        </w:r>
        <w:r w:rsidDel="00A41F44">
          <w:rPr>
            <w:rFonts w:asciiTheme="minorHAnsi" w:eastAsiaTheme="minorEastAsia" w:hAnsiTheme="minorHAnsi" w:cstheme="minorBidi"/>
            <w:noProof/>
            <w:color w:val="auto"/>
            <w:sz w:val="22"/>
            <w:szCs w:val="22"/>
            <w:lang w:eastAsia="fr-FR"/>
          </w:rPr>
          <w:tab/>
        </w:r>
        <w:r w:rsidRPr="00A41F44" w:rsidDel="00A41F44">
          <w:rPr>
            <w:rPrChange w:id="552" w:author="Bertille TAGNE" w:date="2025-12-04T16:40:00Z" w16du:dateUtc="2025-12-04T15:40:00Z">
              <w:rPr>
                <w:rStyle w:val="Lienhypertexte"/>
                <w:noProof/>
              </w:rPr>
            </w:rPrChange>
          </w:rPr>
          <w:delText>Module de gestion des accès</w:delText>
        </w:r>
        <w:r w:rsidDel="00A41F44">
          <w:rPr>
            <w:noProof/>
            <w:webHidden/>
          </w:rPr>
          <w:tab/>
          <w:delText>23</w:delText>
        </w:r>
      </w:del>
    </w:p>
    <w:p w14:paraId="3D9DDD66" w14:textId="29CD9C42" w:rsidR="003A7C15" w:rsidDel="00A41F44" w:rsidRDefault="003A7C15">
      <w:pPr>
        <w:pStyle w:val="TM2"/>
        <w:rPr>
          <w:del w:id="553" w:author="Bertille TAGNE" w:date="2025-12-04T16:40:00Z" w16du:dateUtc="2025-12-04T15:40:00Z"/>
          <w:rFonts w:asciiTheme="minorHAnsi" w:eastAsiaTheme="minorEastAsia" w:hAnsiTheme="minorHAnsi" w:cstheme="minorBidi"/>
          <w:noProof/>
          <w:color w:val="auto"/>
          <w:sz w:val="22"/>
          <w:szCs w:val="22"/>
          <w:lang w:eastAsia="fr-FR"/>
        </w:rPr>
      </w:pPr>
      <w:del w:id="554" w:author="Bertille TAGNE" w:date="2025-12-04T16:40:00Z" w16du:dateUtc="2025-12-04T15:40:00Z">
        <w:r w:rsidRPr="00A41F44" w:rsidDel="00A41F44">
          <w:rPr>
            <w:rPrChange w:id="555" w:author="Bertille TAGNE" w:date="2025-12-04T16:40:00Z" w16du:dateUtc="2025-12-04T15:40:00Z">
              <w:rPr>
                <w:rStyle w:val="Lienhypertexte"/>
                <w:noProof/>
              </w:rPr>
            </w:rPrChange>
          </w:rPr>
          <w:delText>5.5</w:delText>
        </w:r>
        <w:r w:rsidDel="00A41F44">
          <w:rPr>
            <w:rFonts w:asciiTheme="minorHAnsi" w:eastAsiaTheme="minorEastAsia" w:hAnsiTheme="minorHAnsi" w:cstheme="minorBidi"/>
            <w:noProof/>
            <w:color w:val="auto"/>
            <w:sz w:val="22"/>
            <w:szCs w:val="22"/>
            <w:lang w:eastAsia="fr-FR"/>
          </w:rPr>
          <w:tab/>
        </w:r>
        <w:r w:rsidRPr="00A41F44" w:rsidDel="00A41F44">
          <w:rPr>
            <w:rPrChange w:id="556" w:author="Bertille TAGNE" w:date="2025-12-04T16:40:00Z" w16du:dateUtc="2025-12-04T15:40:00Z">
              <w:rPr>
                <w:rStyle w:val="Lienhypertexte"/>
                <w:noProof/>
              </w:rPr>
            </w:rPrChange>
          </w:rPr>
          <w:delText>Facturation et Recouvrement</w:delText>
        </w:r>
        <w:r w:rsidDel="00A41F44">
          <w:rPr>
            <w:noProof/>
            <w:webHidden/>
          </w:rPr>
          <w:tab/>
          <w:delText>23</w:delText>
        </w:r>
      </w:del>
    </w:p>
    <w:p w14:paraId="6C436DC4" w14:textId="249571CE" w:rsidR="003A7C15" w:rsidDel="00A41F44" w:rsidRDefault="003A7C15">
      <w:pPr>
        <w:pStyle w:val="TM2"/>
        <w:rPr>
          <w:del w:id="557" w:author="Bertille TAGNE" w:date="2025-12-04T16:40:00Z" w16du:dateUtc="2025-12-04T15:40:00Z"/>
          <w:rFonts w:asciiTheme="minorHAnsi" w:eastAsiaTheme="minorEastAsia" w:hAnsiTheme="minorHAnsi" w:cstheme="minorBidi"/>
          <w:noProof/>
          <w:color w:val="auto"/>
          <w:sz w:val="22"/>
          <w:szCs w:val="22"/>
          <w:lang w:eastAsia="fr-FR"/>
        </w:rPr>
      </w:pPr>
      <w:del w:id="558" w:author="Bertille TAGNE" w:date="2025-12-04T16:40:00Z" w16du:dateUtc="2025-12-04T15:40:00Z">
        <w:r w:rsidRPr="00A41F44" w:rsidDel="00A41F44">
          <w:rPr>
            <w:rPrChange w:id="559" w:author="Bertille TAGNE" w:date="2025-12-04T16:40:00Z" w16du:dateUtc="2025-12-04T15:40:00Z">
              <w:rPr>
                <w:rStyle w:val="Lienhypertexte"/>
                <w:noProof/>
              </w:rPr>
            </w:rPrChange>
          </w:rPr>
          <w:delText>5.6</w:delText>
        </w:r>
        <w:r w:rsidDel="00A41F44">
          <w:rPr>
            <w:rFonts w:asciiTheme="minorHAnsi" w:eastAsiaTheme="minorEastAsia" w:hAnsiTheme="minorHAnsi" w:cstheme="minorBidi"/>
            <w:noProof/>
            <w:color w:val="auto"/>
            <w:sz w:val="22"/>
            <w:szCs w:val="22"/>
            <w:lang w:eastAsia="fr-FR"/>
          </w:rPr>
          <w:tab/>
        </w:r>
        <w:r w:rsidRPr="00A41F44" w:rsidDel="00A41F44">
          <w:rPr>
            <w:rPrChange w:id="560" w:author="Bertille TAGNE" w:date="2025-12-04T16:40:00Z" w16du:dateUtc="2025-12-04T15:40:00Z">
              <w:rPr>
                <w:rStyle w:val="Lienhypertexte"/>
                <w:noProof/>
              </w:rPr>
            </w:rPrChange>
          </w:rPr>
          <w:delText>Principaux processus métier</w:delText>
        </w:r>
        <w:r w:rsidDel="00A41F44">
          <w:rPr>
            <w:noProof/>
            <w:webHidden/>
          </w:rPr>
          <w:tab/>
          <w:delText>23</w:delText>
        </w:r>
      </w:del>
    </w:p>
    <w:p w14:paraId="71D6DEA1" w14:textId="1951B11E" w:rsidR="003A7C15" w:rsidDel="00A41F44" w:rsidRDefault="003A7C15">
      <w:pPr>
        <w:pStyle w:val="TM2"/>
        <w:rPr>
          <w:del w:id="561" w:author="Bertille TAGNE" w:date="2025-12-04T16:40:00Z" w16du:dateUtc="2025-12-04T15:40:00Z"/>
          <w:rFonts w:asciiTheme="minorHAnsi" w:eastAsiaTheme="minorEastAsia" w:hAnsiTheme="minorHAnsi" w:cstheme="minorBidi"/>
          <w:noProof/>
          <w:color w:val="auto"/>
          <w:sz w:val="22"/>
          <w:szCs w:val="22"/>
          <w:lang w:eastAsia="fr-FR"/>
        </w:rPr>
      </w:pPr>
      <w:del w:id="562" w:author="Bertille TAGNE" w:date="2025-12-04T16:40:00Z" w16du:dateUtc="2025-12-04T15:40:00Z">
        <w:r w:rsidRPr="00A41F44" w:rsidDel="00A41F44">
          <w:rPr>
            <w:rPrChange w:id="563" w:author="Bertille TAGNE" w:date="2025-12-04T16:40:00Z" w16du:dateUtc="2025-12-04T15:40:00Z">
              <w:rPr>
                <w:rStyle w:val="Lienhypertexte"/>
                <w:noProof/>
              </w:rPr>
            </w:rPrChange>
          </w:rPr>
          <w:delText>5.7</w:delText>
        </w:r>
        <w:r w:rsidDel="00A41F44">
          <w:rPr>
            <w:rFonts w:asciiTheme="minorHAnsi" w:eastAsiaTheme="minorEastAsia" w:hAnsiTheme="minorHAnsi" w:cstheme="minorBidi"/>
            <w:noProof/>
            <w:color w:val="auto"/>
            <w:sz w:val="22"/>
            <w:szCs w:val="22"/>
            <w:lang w:eastAsia="fr-FR"/>
          </w:rPr>
          <w:tab/>
        </w:r>
        <w:r w:rsidRPr="00A41F44" w:rsidDel="00A41F44">
          <w:rPr>
            <w:rPrChange w:id="564" w:author="Bertille TAGNE" w:date="2025-12-04T16:40:00Z" w16du:dateUtc="2025-12-04T15:40:00Z">
              <w:rPr>
                <w:rStyle w:val="Lienhypertexte"/>
                <w:noProof/>
              </w:rPr>
            </w:rPrChange>
          </w:rPr>
          <w:delText>Agence en ligne</w:delText>
        </w:r>
        <w:r w:rsidDel="00A41F44">
          <w:rPr>
            <w:noProof/>
            <w:webHidden/>
          </w:rPr>
          <w:tab/>
          <w:delText>24</w:delText>
        </w:r>
      </w:del>
    </w:p>
    <w:p w14:paraId="5B27AC04" w14:textId="2D4EEA2A" w:rsidR="003A7C15" w:rsidDel="00A41F44" w:rsidRDefault="003A7C15">
      <w:pPr>
        <w:pStyle w:val="TM2"/>
        <w:rPr>
          <w:del w:id="565" w:author="Bertille TAGNE" w:date="2025-12-04T16:40:00Z" w16du:dateUtc="2025-12-04T15:40:00Z"/>
          <w:rFonts w:asciiTheme="minorHAnsi" w:eastAsiaTheme="minorEastAsia" w:hAnsiTheme="minorHAnsi" w:cstheme="minorBidi"/>
          <w:noProof/>
          <w:color w:val="auto"/>
          <w:sz w:val="22"/>
          <w:szCs w:val="22"/>
          <w:lang w:eastAsia="fr-FR"/>
        </w:rPr>
      </w:pPr>
      <w:del w:id="566" w:author="Bertille TAGNE" w:date="2025-12-04T16:40:00Z" w16du:dateUtc="2025-12-04T15:40:00Z">
        <w:r w:rsidRPr="00A41F44" w:rsidDel="00A41F44">
          <w:rPr>
            <w:rPrChange w:id="567" w:author="Bertille TAGNE" w:date="2025-12-04T16:40:00Z" w16du:dateUtc="2025-12-04T15:40:00Z">
              <w:rPr>
                <w:rStyle w:val="Lienhypertexte"/>
                <w:noProof/>
              </w:rPr>
            </w:rPrChange>
          </w:rPr>
          <w:delText>5.8</w:delText>
        </w:r>
        <w:r w:rsidDel="00A41F44">
          <w:rPr>
            <w:rFonts w:asciiTheme="minorHAnsi" w:eastAsiaTheme="minorEastAsia" w:hAnsiTheme="minorHAnsi" w:cstheme="minorBidi"/>
            <w:noProof/>
            <w:color w:val="auto"/>
            <w:sz w:val="22"/>
            <w:szCs w:val="22"/>
            <w:lang w:eastAsia="fr-FR"/>
          </w:rPr>
          <w:tab/>
        </w:r>
        <w:r w:rsidRPr="00A41F44" w:rsidDel="00A41F44">
          <w:rPr>
            <w:rPrChange w:id="568" w:author="Bertille TAGNE" w:date="2025-12-04T16:40:00Z" w16du:dateUtc="2025-12-04T15:40:00Z">
              <w:rPr>
                <w:rStyle w:val="Lienhypertexte"/>
                <w:noProof/>
              </w:rPr>
            </w:rPrChange>
          </w:rPr>
          <w:delText>CONTRAINTES INFORMATIQUES</w:delText>
        </w:r>
        <w:r w:rsidDel="00A41F44">
          <w:rPr>
            <w:noProof/>
            <w:webHidden/>
          </w:rPr>
          <w:tab/>
          <w:delText>24</w:delText>
        </w:r>
      </w:del>
    </w:p>
    <w:p w14:paraId="1BFEF417" w14:textId="44945C60" w:rsidR="003A7C15" w:rsidDel="00A41F44" w:rsidRDefault="003A7C15">
      <w:pPr>
        <w:pStyle w:val="TM2"/>
        <w:rPr>
          <w:del w:id="569" w:author="Bertille TAGNE" w:date="2025-12-04T16:40:00Z" w16du:dateUtc="2025-12-04T15:40:00Z"/>
          <w:rFonts w:asciiTheme="minorHAnsi" w:eastAsiaTheme="minorEastAsia" w:hAnsiTheme="minorHAnsi" w:cstheme="minorBidi"/>
          <w:noProof/>
          <w:color w:val="auto"/>
          <w:sz w:val="22"/>
          <w:szCs w:val="22"/>
          <w:lang w:eastAsia="fr-FR"/>
        </w:rPr>
      </w:pPr>
      <w:del w:id="570" w:author="Bertille TAGNE" w:date="2025-12-04T16:40:00Z" w16du:dateUtc="2025-12-04T15:40:00Z">
        <w:r w:rsidRPr="00A41F44" w:rsidDel="00A41F44">
          <w:rPr>
            <w:rPrChange w:id="571" w:author="Bertille TAGNE" w:date="2025-12-04T16:40:00Z" w16du:dateUtc="2025-12-04T15:40:00Z">
              <w:rPr>
                <w:rStyle w:val="Lienhypertexte"/>
                <w:noProof/>
              </w:rPr>
            </w:rPrChange>
          </w:rPr>
          <w:delText>5.9</w:delText>
        </w:r>
        <w:r w:rsidDel="00A41F44">
          <w:rPr>
            <w:rFonts w:asciiTheme="minorHAnsi" w:eastAsiaTheme="minorEastAsia" w:hAnsiTheme="minorHAnsi" w:cstheme="minorBidi"/>
            <w:noProof/>
            <w:color w:val="auto"/>
            <w:sz w:val="22"/>
            <w:szCs w:val="22"/>
            <w:lang w:eastAsia="fr-FR"/>
          </w:rPr>
          <w:tab/>
        </w:r>
        <w:r w:rsidRPr="00A41F44" w:rsidDel="00A41F44">
          <w:rPr>
            <w:rPrChange w:id="572" w:author="Bertille TAGNE" w:date="2025-12-04T16:40:00Z" w16du:dateUtc="2025-12-04T15:40:00Z">
              <w:rPr>
                <w:rStyle w:val="Lienhypertexte"/>
                <w:noProof/>
              </w:rPr>
            </w:rPrChange>
          </w:rPr>
          <w:delText>ATTENTES EN COMMUNICATION ET ECHANGE DE DONNSES</w:delText>
        </w:r>
        <w:r w:rsidDel="00A41F44">
          <w:rPr>
            <w:noProof/>
            <w:webHidden/>
          </w:rPr>
          <w:tab/>
          <w:delText>25</w:delText>
        </w:r>
      </w:del>
    </w:p>
    <w:p w14:paraId="1EE6D9A5" w14:textId="3582E01B" w:rsidR="003A7C15" w:rsidDel="00A41F44" w:rsidRDefault="003A7C15">
      <w:pPr>
        <w:pStyle w:val="TM2"/>
        <w:rPr>
          <w:del w:id="573" w:author="Bertille TAGNE" w:date="2025-12-04T16:40:00Z" w16du:dateUtc="2025-12-04T15:40:00Z"/>
          <w:rFonts w:asciiTheme="minorHAnsi" w:eastAsiaTheme="minorEastAsia" w:hAnsiTheme="minorHAnsi" w:cstheme="minorBidi"/>
          <w:noProof/>
          <w:color w:val="auto"/>
          <w:sz w:val="22"/>
          <w:szCs w:val="22"/>
          <w:lang w:eastAsia="fr-FR"/>
        </w:rPr>
      </w:pPr>
      <w:del w:id="574" w:author="Bertille TAGNE" w:date="2025-12-04T16:40:00Z" w16du:dateUtc="2025-12-04T15:40:00Z">
        <w:r w:rsidRPr="00A41F44" w:rsidDel="00A41F44">
          <w:rPr>
            <w:rPrChange w:id="575" w:author="Bertille TAGNE" w:date="2025-12-04T16:40:00Z" w16du:dateUtc="2025-12-04T15:40:00Z">
              <w:rPr>
                <w:rStyle w:val="Lienhypertexte"/>
                <w:noProof/>
              </w:rPr>
            </w:rPrChange>
          </w:rPr>
          <w:delText>5.10</w:delText>
        </w:r>
        <w:r w:rsidDel="00A41F44">
          <w:rPr>
            <w:rFonts w:asciiTheme="minorHAnsi" w:eastAsiaTheme="minorEastAsia" w:hAnsiTheme="minorHAnsi" w:cstheme="minorBidi"/>
            <w:noProof/>
            <w:color w:val="auto"/>
            <w:sz w:val="22"/>
            <w:szCs w:val="22"/>
            <w:lang w:eastAsia="fr-FR"/>
          </w:rPr>
          <w:tab/>
        </w:r>
        <w:r w:rsidRPr="00A41F44" w:rsidDel="00A41F44">
          <w:rPr>
            <w:rPrChange w:id="576" w:author="Bertille TAGNE" w:date="2025-12-04T16:40:00Z" w16du:dateUtc="2025-12-04T15:40:00Z">
              <w:rPr>
                <w:rStyle w:val="Lienhypertexte"/>
                <w:noProof/>
              </w:rPr>
            </w:rPrChange>
          </w:rPr>
          <w:delText>SPECIFICATIONS DES PARAMETRES TECHNIQUES A CONSIDERER</w:delText>
        </w:r>
        <w:r w:rsidDel="00A41F44">
          <w:rPr>
            <w:noProof/>
            <w:webHidden/>
          </w:rPr>
          <w:tab/>
          <w:delText>25</w:delText>
        </w:r>
      </w:del>
    </w:p>
    <w:p w14:paraId="193846C4" w14:textId="6F86E32F" w:rsidR="003A7C15" w:rsidDel="00A41F44" w:rsidRDefault="003A7C15">
      <w:pPr>
        <w:pStyle w:val="TM2"/>
        <w:rPr>
          <w:del w:id="577" w:author="Bertille TAGNE" w:date="2025-12-04T16:40:00Z" w16du:dateUtc="2025-12-04T15:40:00Z"/>
          <w:rFonts w:asciiTheme="minorHAnsi" w:eastAsiaTheme="minorEastAsia" w:hAnsiTheme="minorHAnsi" w:cstheme="minorBidi"/>
          <w:noProof/>
          <w:color w:val="auto"/>
          <w:sz w:val="22"/>
          <w:szCs w:val="22"/>
          <w:lang w:eastAsia="fr-FR"/>
        </w:rPr>
      </w:pPr>
      <w:del w:id="578" w:author="Bertille TAGNE" w:date="2025-12-04T16:40:00Z" w16du:dateUtc="2025-12-04T15:40:00Z">
        <w:r w:rsidRPr="00A41F44" w:rsidDel="00A41F44">
          <w:rPr>
            <w:rPrChange w:id="579" w:author="Bertille TAGNE" w:date="2025-12-04T16:40:00Z" w16du:dateUtc="2025-12-04T15:40:00Z">
              <w:rPr>
                <w:rStyle w:val="Lienhypertexte"/>
                <w:noProof/>
              </w:rPr>
            </w:rPrChange>
          </w:rPr>
          <w:delText>5.11</w:delText>
        </w:r>
        <w:r w:rsidDel="00A41F44">
          <w:rPr>
            <w:rFonts w:asciiTheme="minorHAnsi" w:eastAsiaTheme="minorEastAsia" w:hAnsiTheme="minorHAnsi" w:cstheme="minorBidi"/>
            <w:noProof/>
            <w:color w:val="auto"/>
            <w:sz w:val="22"/>
            <w:szCs w:val="22"/>
            <w:lang w:eastAsia="fr-FR"/>
          </w:rPr>
          <w:tab/>
        </w:r>
        <w:r w:rsidRPr="00A41F44" w:rsidDel="00A41F44">
          <w:rPr>
            <w:rPrChange w:id="580" w:author="Bertille TAGNE" w:date="2025-12-04T16:40:00Z" w16du:dateUtc="2025-12-04T15:40:00Z">
              <w:rPr>
                <w:rStyle w:val="Lienhypertexte"/>
                <w:noProof/>
              </w:rPr>
            </w:rPrChange>
          </w:rPr>
          <w:delText>GESTION DE LA HAUTE DISPONIBILITE</w:delText>
        </w:r>
        <w:r w:rsidDel="00A41F44">
          <w:rPr>
            <w:noProof/>
            <w:webHidden/>
          </w:rPr>
          <w:tab/>
          <w:delText>26</w:delText>
        </w:r>
      </w:del>
    </w:p>
    <w:p w14:paraId="1EFF8D0B" w14:textId="1D20448C" w:rsidR="003A7C15" w:rsidDel="00A41F44" w:rsidRDefault="003A7C15">
      <w:pPr>
        <w:pStyle w:val="TM2"/>
        <w:rPr>
          <w:del w:id="581" w:author="Bertille TAGNE" w:date="2025-12-04T16:40:00Z" w16du:dateUtc="2025-12-04T15:40:00Z"/>
          <w:rFonts w:asciiTheme="minorHAnsi" w:eastAsiaTheme="minorEastAsia" w:hAnsiTheme="minorHAnsi" w:cstheme="minorBidi"/>
          <w:noProof/>
          <w:color w:val="auto"/>
          <w:sz w:val="22"/>
          <w:szCs w:val="22"/>
          <w:lang w:eastAsia="fr-FR"/>
        </w:rPr>
      </w:pPr>
      <w:del w:id="582" w:author="Bertille TAGNE" w:date="2025-12-04T16:40:00Z" w16du:dateUtc="2025-12-04T15:40:00Z">
        <w:r w:rsidRPr="00A41F44" w:rsidDel="00A41F44">
          <w:rPr>
            <w:rPrChange w:id="583" w:author="Bertille TAGNE" w:date="2025-12-04T16:40:00Z" w16du:dateUtc="2025-12-04T15:40:00Z">
              <w:rPr>
                <w:rStyle w:val="Lienhypertexte"/>
                <w:noProof/>
              </w:rPr>
            </w:rPrChange>
          </w:rPr>
          <w:delText>5.12</w:delText>
        </w:r>
        <w:r w:rsidDel="00A41F44">
          <w:rPr>
            <w:rFonts w:asciiTheme="minorHAnsi" w:eastAsiaTheme="minorEastAsia" w:hAnsiTheme="minorHAnsi" w:cstheme="minorBidi"/>
            <w:noProof/>
            <w:color w:val="auto"/>
            <w:sz w:val="22"/>
            <w:szCs w:val="22"/>
            <w:lang w:eastAsia="fr-FR"/>
          </w:rPr>
          <w:tab/>
        </w:r>
        <w:r w:rsidRPr="00A41F44" w:rsidDel="00A41F44">
          <w:rPr>
            <w:rPrChange w:id="584" w:author="Bertille TAGNE" w:date="2025-12-04T16:40:00Z" w16du:dateUtc="2025-12-04T15:40:00Z">
              <w:rPr>
                <w:rStyle w:val="Lienhypertexte"/>
                <w:noProof/>
              </w:rPr>
            </w:rPrChange>
          </w:rPr>
          <w:delText>PROCESSUS COUVERT</w:delText>
        </w:r>
        <w:r w:rsidDel="00A41F44">
          <w:rPr>
            <w:noProof/>
            <w:webHidden/>
          </w:rPr>
          <w:tab/>
          <w:delText>27</w:delText>
        </w:r>
      </w:del>
    </w:p>
    <w:p w14:paraId="4CD2AF8B" w14:textId="0FD6FB0A" w:rsidR="003A7C15" w:rsidDel="00A41F44" w:rsidRDefault="003A7C15">
      <w:pPr>
        <w:pStyle w:val="TM2"/>
        <w:rPr>
          <w:del w:id="585" w:author="Bertille TAGNE" w:date="2025-12-04T16:40:00Z" w16du:dateUtc="2025-12-04T15:40:00Z"/>
          <w:rFonts w:asciiTheme="minorHAnsi" w:eastAsiaTheme="minorEastAsia" w:hAnsiTheme="minorHAnsi" w:cstheme="minorBidi"/>
          <w:noProof/>
          <w:color w:val="auto"/>
          <w:sz w:val="22"/>
          <w:szCs w:val="22"/>
          <w:lang w:eastAsia="fr-FR"/>
        </w:rPr>
      </w:pPr>
      <w:del w:id="586" w:author="Bertille TAGNE" w:date="2025-12-04T16:40:00Z" w16du:dateUtc="2025-12-04T15:40:00Z">
        <w:r w:rsidRPr="00A41F44" w:rsidDel="00A41F44">
          <w:rPr>
            <w:rPrChange w:id="587" w:author="Bertille TAGNE" w:date="2025-12-04T16:40:00Z" w16du:dateUtc="2025-12-04T15:40:00Z">
              <w:rPr>
                <w:rStyle w:val="Lienhypertexte"/>
                <w:noProof/>
              </w:rPr>
            </w:rPrChange>
          </w:rPr>
          <w:delText>5.13</w:delText>
        </w:r>
        <w:r w:rsidDel="00A41F44">
          <w:rPr>
            <w:rFonts w:asciiTheme="minorHAnsi" w:eastAsiaTheme="minorEastAsia" w:hAnsiTheme="minorHAnsi" w:cstheme="minorBidi"/>
            <w:noProof/>
            <w:color w:val="auto"/>
            <w:sz w:val="22"/>
            <w:szCs w:val="22"/>
            <w:lang w:eastAsia="fr-FR"/>
          </w:rPr>
          <w:tab/>
        </w:r>
        <w:r w:rsidRPr="00A41F44" w:rsidDel="00A41F44">
          <w:rPr>
            <w:rPrChange w:id="588" w:author="Bertille TAGNE" w:date="2025-12-04T16:40:00Z" w16du:dateUtc="2025-12-04T15:40:00Z">
              <w:rPr>
                <w:rStyle w:val="Lienhypertexte"/>
                <w:noProof/>
              </w:rPr>
            </w:rPrChange>
          </w:rPr>
          <w:delText>INTERFACES PREVUES</w:delText>
        </w:r>
        <w:r w:rsidDel="00A41F44">
          <w:rPr>
            <w:noProof/>
            <w:webHidden/>
          </w:rPr>
          <w:tab/>
          <w:delText>27</w:delText>
        </w:r>
      </w:del>
    </w:p>
    <w:p w14:paraId="49A54B73" w14:textId="0C0DDB0F" w:rsidR="003A7C15" w:rsidDel="00A41F44" w:rsidRDefault="003A7C15">
      <w:pPr>
        <w:pStyle w:val="TM3"/>
        <w:rPr>
          <w:del w:id="589" w:author="Bertille TAGNE" w:date="2025-12-04T16:40:00Z" w16du:dateUtc="2025-12-04T15:40:00Z"/>
          <w:rFonts w:asciiTheme="minorHAnsi" w:eastAsiaTheme="minorEastAsia" w:hAnsiTheme="minorHAnsi" w:cstheme="minorBidi"/>
          <w:i w:val="0"/>
          <w:iCs w:val="0"/>
          <w:noProof/>
          <w:color w:val="auto"/>
          <w:sz w:val="22"/>
          <w:szCs w:val="22"/>
          <w:lang w:eastAsia="fr-FR"/>
        </w:rPr>
      </w:pPr>
      <w:del w:id="590" w:author="Bertille TAGNE" w:date="2025-12-04T16:40:00Z" w16du:dateUtc="2025-12-04T15:40:00Z">
        <w:r w:rsidRPr="00A41F44" w:rsidDel="00A41F44">
          <w:rPr>
            <w:rPrChange w:id="591" w:author="Bertille TAGNE" w:date="2025-12-04T16:40:00Z" w16du:dateUtc="2025-12-04T15:40:00Z">
              <w:rPr>
                <w:rStyle w:val="Lienhypertexte"/>
                <w:noProof/>
              </w:rPr>
            </w:rPrChange>
          </w:rPr>
          <w:delText>5.13.1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592" w:author="Bertille TAGNE" w:date="2025-12-04T16:40:00Z" w16du:dateUtc="2025-12-04T15:40:00Z">
              <w:rPr>
                <w:rStyle w:val="Lienhypertexte"/>
                <w:noProof/>
              </w:rPr>
            </w:rPrChange>
          </w:rPr>
          <w:delText>Interfaces prévues et mécanisme de transition</w:delText>
        </w:r>
        <w:r w:rsidDel="00A41F44">
          <w:rPr>
            <w:noProof/>
            <w:webHidden/>
          </w:rPr>
          <w:tab/>
          <w:delText>28</w:delText>
        </w:r>
      </w:del>
    </w:p>
    <w:p w14:paraId="654C6074" w14:textId="0AA5CF11" w:rsidR="003A7C15" w:rsidDel="00A41F44" w:rsidRDefault="003A7C15">
      <w:pPr>
        <w:pStyle w:val="TM3"/>
        <w:rPr>
          <w:del w:id="593" w:author="Bertille TAGNE" w:date="2025-12-04T16:40:00Z" w16du:dateUtc="2025-12-04T15:40:00Z"/>
          <w:rFonts w:asciiTheme="minorHAnsi" w:eastAsiaTheme="minorEastAsia" w:hAnsiTheme="minorHAnsi" w:cstheme="minorBidi"/>
          <w:i w:val="0"/>
          <w:iCs w:val="0"/>
          <w:noProof/>
          <w:color w:val="auto"/>
          <w:sz w:val="22"/>
          <w:szCs w:val="22"/>
          <w:lang w:eastAsia="fr-FR"/>
        </w:rPr>
      </w:pPr>
      <w:del w:id="594" w:author="Bertille TAGNE" w:date="2025-12-04T16:40:00Z" w16du:dateUtc="2025-12-04T15:40:00Z">
        <w:r w:rsidRPr="00A41F44" w:rsidDel="00A41F44">
          <w:rPr>
            <w:rPrChange w:id="595" w:author="Bertille TAGNE" w:date="2025-12-04T16:40:00Z" w16du:dateUtc="2025-12-04T15:40:00Z">
              <w:rPr>
                <w:rStyle w:val="Lienhypertexte"/>
                <w:noProof/>
              </w:rPr>
            </w:rPrChange>
          </w:rPr>
          <w:delText>5.13.2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596" w:author="Bertille TAGNE" w:date="2025-12-04T16:40:00Z" w16du:dateUtc="2025-12-04T15:40:00Z">
              <w:rPr>
                <w:rStyle w:val="Lienhypertexte"/>
                <w:noProof/>
              </w:rPr>
            </w:rPrChange>
          </w:rPr>
          <w:delText>Principe général</w:delText>
        </w:r>
        <w:r w:rsidDel="00A41F44">
          <w:rPr>
            <w:noProof/>
            <w:webHidden/>
          </w:rPr>
          <w:tab/>
          <w:delText>28</w:delText>
        </w:r>
      </w:del>
    </w:p>
    <w:p w14:paraId="3E1D2EA3" w14:textId="0E3D0DA7" w:rsidR="003A7C15" w:rsidDel="00A41F44" w:rsidRDefault="003A7C15">
      <w:pPr>
        <w:pStyle w:val="TM3"/>
        <w:rPr>
          <w:del w:id="597" w:author="Bertille TAGNE" w:date="2025-12-04T16:40:00Z" w16du:dateUtc="2025-12-04T15:40:00Z"/>
          <w:rFonts w:asciiTheme="minorHAnsi" w:eastAsiaTheme="minorEastAsia" w:hAnsiTheme="minorHAnsi" w:cstheme="minorBidi"/>
          <w:i w:val="0"/>
          <w:iCs w:val="0"/>
          <w:noProof/>
          <w:color w:val="auto"/>
          <w:sz w:val="22"/>
          <w:szCs w:val="22"/>
          <w:lang w:eastAsia="fr-FR"/>
        </w:rPr>
      </w:pPr>
      <w:del w:id="598" w:author="Bertille TAGNE" w:date="2025-12-04T16:40:00Z" w16du:dateUtc="2025-12-04T15:40:00Z">
        <w:r w:rsidRPr="00A41F44" w:rsidDel="00A41F44">
          <w:rPr>
            <w:rPrChange w:id="599" w:author="Bertille TAGNE" w:date="2025-12-04T16:40:00Z" w16du:dateUtc="2025-12-04T15:40:00Z">
              <w:rPr>
                <w:rStyle w:val="Lienhypertexte"/>
                <w:noProof/>
              </w:rPr>
            </w:rPrChange>
          </w:rPr>
          <w:delText>5.13.3</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00" w:author="Bertille TAGNE" w:date="2025-12-04T16:40:00Z" w16du:dateUtc="2025-12-04T15:40:00Z">
              <w:rPr>
                <w:rStyle w:val="Lienhypertexte"/>
                <w:noProof/>
              </w:rPr>
            </w:rPrChange>
          </w:rPr>
          <w:delText>Reprise et migration des données</w:delText>
        </w:r>
        <w:r w:rsidDel="00A41F44">
          <w:rPr>
            <w:noProof/>
            <w:webHidden/>
          </w:rPr>
          <w:tab/>
          <w:delText>29</w:delText>
        </w:r>
      </w:del>
    </w:p>
    <w:p w14:paraId="0092FDA8" w14:textId="60237F84" w:rsidR="003A7C15" w:rsidDel="00A41F44" w:rsidRDefault="003A7C15">
      <w:pPr>
        <w:pStyle w:val="TM3"/>
        <w:rPr>
          <w:del w:id="601"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02" w:author="Bertille TAGNE" w:date="2025-12-04T16:40:00Z" w16du:dateUtc="2025-12-04T15:40:00Z">
        <w:r w:rsidRPr="00A41F44" w:rsidDel="00A41F44">
          <w:rPr>
            <w:rPrChange w:id="603" w:author="Bertille TAGNE" w:date="2025-12-04T16:40:00Z" w16du:dateUtc="2025-12-04T15:40:00Z">
              <w:rPr>
                <w:rStyle w:val="Lienhypertexte"/>
                <w:noProof/>
              </w:rPr>
            </w:rPrChange>
          </w:rPr>
          <w:delText>5.13.4</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04" w:author="Bertille TAGNE" w:date="2025-12-04T16:40:00Z" w16du:dateUtc="2025-12-04T15:40:00Z">
              <w:rPr>
                <w:rStyle w:val="Lienhypertexte"/>
                <w:noProof/>
              </w:rPr>
            </w:rPrChange>
          </w:rPr>
          <w:delText>Interfaces temporaires pendant la phase de bascule</w:delText>
        </w:r>
        <w:r w:rsidDel="00A41F44">
          <w:rPr>
            <w:noProof/>
            <w:webHidden/>
          </w:rPr>
          <w:tab/>
          <w:delText>29</w:delText>
        </w:r>
      </w:del>
    </w:p>
    <w:p w14:paraId="2219D2BA" w14:textId="12B309B4" w:rsidR="003A7C15" w:rsidDel="00A41F44" w:rsidRDefault="003A7C15">
      <w:pPr>
        <w:pStyle w:val="TM3"/>
        <w:rPr>
          <w:del w:id="605"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06" w:author="Bertille TAGNE" w:date="2025-12-04T16:40:00Z" w16du:dateUtc="2025-12-04T15:40:00Z">
        <w:r w:rsidRPr="00A41F44" w:rsidDel="00A41F44">
          <w:rPr>
            <w:rPrChange w:id="607" w:author="Bertille TAGNE" w:date="2025-12-04T16:40:00Z" w16du:dateUtc="2025-12-04T15:40:00Z">
              <w:rPr>
                <w:rStyle w:val="Lienhypertexte"/>
                <w:noProof/>
              </w:rPr>
            </w:rPrChange>
          </w:rPr>
          <w:delText>5.13.5</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08" w:author="Bertille TAGNE" w:date="2025-12-04T16:40:00Z" w16du:dateUtc="2025-12-04T15:40:00Z">
              <w:rPr>
                <w:rStyle w:val="Lienhypertexte"/>
                <w:noProof/>
              </w:rPr>
            </w:rPrChange>
          </w:rPr>
          <w:delText>Interopérabilité future</w:delText>
        </w:r>
        <w:r w:rsidDel="00A41F44">
          <w:rPr>
            <w:noProof/>
            <w:webHidden/>
          </w:rPr>
          <w:tab/>
          <w:delText>29</w:delText>
        </w:r>
      </w:del>
    </w:p>
    <w:p w14:paraId="53B5E1FE" w14:textId="5109CB4E" w:rsidR="003A7C15" w:rsidDel="00A41F44" w:rsidRDefault="003A7C15">
      <w:pPr>
        <w:pStyle w:val="TM3"/>
        <w:rPr>
          <w:del w:id="609"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10" w:author="Bertille TAGNE" w:date="2025-12-04T16:40:00Z" w16du:dateUtc="2025-12-04T15:40:00Z">
        <w:r w:rsidRPr="00A41F44" w:rsidDel="00A41F44">
          <w:rPr>
            <w:rPrChange w:id="611" w:author="Bertille TAGNE" w:date="2025-12-04T16:40:00Z" w16du:dateUtc="2025-12-04T15:40:00Z">
              <w:rPr>
                <w:rStyle w:val="Lienhypertexte"/>
                <w:noProof/>
              </w:rPr>
            </w:rPrChange>
          </w:rPr>
          <w:delText>5.13.6</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12" w:author="Bertille TAGNE" w:date="2025-12-04T16:40:00Z" w16du:dateUtc="2025-12-04T15:40:00Z">
              <w:rPr>
                <w:rStyle w:val="Lienhypertexte"/>
                <w:noProof/>
              </w:rPr>
            </w:rPrChange>
          </w:rPr>
          <w:delText>Documentation et validation</w:delText>
        </w:r>
        <w:r w:rsidDel="00A41F44">
          <w:rPr>
            <w:noProof/>
            <w:webHidden/>
          </w:rPr>
          <w:tab/>
          <w:delText>30</w:delText>
        </w:r>
      </w:del>
    </w:p>
    <w:p w14:paraId="03ABAA00" w14:textId="10BD6190" w:rsidR="003A7C15" w:rsidDel="00A41F44" w:rsidRDefault="003A7C15">
      <w:pPr>
        <w:pStyle w:val="TM2"/>
        <w:rPr>
          <w:del w:id="613" w:author="Bertille TAGNE" w:date="2025-12-04T16:40:00Z" w16du:dateUtc="2025-12-04T15:40:00Z"/>
          <w:rFonts w:asciiTheme="minorHAnsi" w:eastAsiaTheme="minorEastAsia" w:hAnsiTheme="minorHAnsi" w:cstheme="minorBidi"/>
          <w:noProof/>
          <w:color w:val="auto"/>
          <w:sz w:val="22"/>
          <w:szCs w:val="22"/>
          <w:lang w:eastAsia="fr-FR"/>
        </w:rPr>
      </w:pPr>
      <w:del w:id="614" w:author="Bertille TAGNE" w:date="2025-12-04T16:40:00Z" w16du:dateUtc="2025-12-04T15:40:00Z">
        <w:r w:rsidRPr="00A41F44" w:rsidDel="00A41F44">
          <w:rPr>
            <w:rPrChange w:id="615" w:author="Bertille TAGNE" w:date="2025-12-04T16:40:00Z" w16du:dateUtc="2025-12-04T15:40:00Z">
              <w:rPr>
                <w:rStyle w:val="Lienhypertexte"/>
                <w:noProof/>
              </w:rPr>
            </w:rPrChange>
          </w:rPr>
          <w:delText>5.14</w:delText>
        </w:r>
        <w:r w:rsidDel="00A41F44">
          <w:rPr>
            <w:rFonts w:asciiTheme="minorHAnsi" w:eastAsiaTheme="minorEastAsia" w:hAnsiTheme="minorHAnsi" w:cstheme="minorBidi"/>
            <w:noProof/>
            <w:color w:val="auto"/>
            <w:sz w:val="22"/>
            <w:szCs w:val="22"/>
            <w:lang w:eastAsia="fr-FR"/>
          </w:rPr>
          <w:tab/>
        </w:r>
        <w:r w:rsidRPr="00A41F44" w:rsidDel="00A41F44">
          <w:rPr>
            <w:rPrChange w:id="616" w:author="Bertille TAGNE" w:date="2025-12-04T16:40:00Z" w16du:dateUtc="2025-12-04T15:40:00Z">
              <w:rPr>
                <w:rStyle w:val="Lienhypertexte"/>
                <w:noProof/>
              </w:rPr>
            </w:rPrChange>
          </w:rPr>
          <w:delText>Livrables organisationnels et contractuels</w:delText>
        </w:r>
        <w:r w:rsidDel="00A41F44">
          <w:rPr>
            <w:noProof/>
            <w:webHidden/>
          </w:rPr>
          <w:tab/>
          <w:delText>30</w:delText>
        </w:r>
      </w:del>
    </w:p>
    <w:p w14:paraId="6BA58030" w14:textId="71EBA2D7" w:rsidR="003A7C15" w:rsidDel="00A41F44" w:rsidRDefault="003A7C15">
      <w:pPr>
        <w:pStyle w:val="TM2"/>
        <w:rPr>
          <w:del w:id="617" w:author="Bertille TAGNE" w:date="2025-12-04T16:40:00Z" w16du:dateUtc="2025-12-04T15:40:00Z"/>
          <w:rFonts w:asciiTheme="minorHAnsi" w:eastAsiaTheme="minorEastAsia" w:hAnsiTheme="minorHAnsi" w:cstheme="minorBidi"/>
          <w:noProof/>
          <w:color w:val="auto"/>
          <w:sz w:val="22"/>
          <w:szCs w:val="22"/>
          <w:lang w:eastAsia="fr-FR"/>
        </w:rPr>
      </w:pPr>
      <w:del w:id="618" w:author="Bertille TAGNE" w:date="2025-12-04T16:40:00Z" w16du:dateUtc="2025-12-04T15:40:00Z">
        <w:r w:rsidRPr="00A41F44" w:rsidDel="00A41F44">
          <w:rPr>
            <w:rPrChange w:id="619" w:author="Bertille TAGNE" w:date="2025-12-04T16:40:00Z" w16du:dateUtc="2025-12-04T15:40:00Z">
              <w:rPr>
                <w:rStyle w:val="Lienhypertexte"/>
                <w:noProof/>
              </w:rPr>
            </w:rPrChange>
          </w:rPr>
          <w:delText>5.15</w:delText>
        </w:r>
        <w:r w:rsidDel="00A41F44">
          <w:rPr>
            <w:rFonts w:asciiTheme="minorHAnsi" w:eastAsiaTheme="minorEastAsia" w:hAnsiTheme="minorHAnsi" w:cstheme="minorBidi"/>
            <w:noProof/>
            <w:color w:val="auto"/>
            <w:sz w:val="22"/>
            <w:szCs w:val="22"/>
            <w:lang w:eastAsia="fr-FR"/>
          </w:rPr>
          <w:tab/>
        </w:r>
        <w:r w:rsidRPr="00A41F44" w:rsidDel="00A41F44">
          <w:rPr>
            <w:rPrChange w:id="620" w:author="Bertille TAGNE" w:date="2025-12-04T16:40:00Z" w16du:dateUtc="2025-12-04T15:40:00Z">
              <w:rPr>
                <w:rStyle w:val="Lienhypertexte"/>
                <w:noProof/>
              </w:rPr>
            </w:rPrChange>
          </w:rPr>
          <w:delText>Livrables attendus</w:delText>
        </w:r>
        <w:r w:rsidDel="00A41F44">
          <w:rPr>
            <w:noProof/>
            <w:webHidden/>
          </w:rPr>
          <w:tab/>
          <w:delText>31</w:delText>
        </w:r>
      </w:del>
    </w:p>
    <w:p w14:paraId="4733A880" w14:textId="716E78E4" w:rsidR="003A7C15" w:rsidDel="00A41F44" w:rsidRDefault="003A7C15">
      <w:pPr>
        <w:pStyle w:val="TM1"/>
        <w:rPr>
          <w:del w:id="621"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622" w:author="Bertille TAGNE" w:date="2025-12-04T16:40:00Z" w16du:dateUtc="2025-12-04T15:40:00Z">
        <w:r w:rsidRPr="00A41F44" w:rsidDel="00A41F44">
          <w:rPr>
            <w:rPrChange w:id="623" w:author="Bertille TAGNE" w:date="2025-12-04T16:40:00Z" w16du:dateUtc="2025-12-04T15:40:00Z">
              <w:rPr>
                <w:rStyle w:val="Lienhypertexte"/>
                <w:noProof/>
              </w:rPr>
            </w:rPrChange>
          </w:rPr>
          <w:delText>6</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624" w:author="Bertille TAGNE" w:date="2025-12-04T16:40:00Z" w16du:dateUtc="2025-12-04T15:40:00Z">
              <w:rPr>
                <w:rStyle w:val="Lienhypertexte"/>
                <w:noProof/>
              </w:rPr>
            </w:rPrChange>
          </w:rPr>
          <w:delText>METHODOLOGIE D’EXECUTION</w:delText>
        </w:r>
        <w:r w:rsidDel="00A41F44">
          <w:rPr>
            <w:noProof/>
            <w:webHidden/>
          </w:rPr>
          <w:tab/>
          <w:delText>32</w:delText>
        </w:r>
      </w:del>
    </w:p>
    <w:p w14:paraId="23D4021B" w14:textId="66A71DEB" w:rsidR="003A7C15" w:rsidDel="00A41F44" w:rsidRDefault="003A7C15">
      <w:pPr>
        <w:pStyle w:val="TM2"/>
        <w:rPr>
          <w:del w:id="625" w:author="Bertille TAGNE" w:date="2025-12-04T16:40:00Z" w16du:dateUtc="2025-12-04T15:40:00Z"/>
          <w:rFonts w:asciiTheme="minorHAnsi" w:eastAsiaTheme="minorEastAsia" w:hAnsiTheme="minorHAnsi" w:cstheme="minorBidi"/>
          <w:noProof/>
          <w:color w:val="auto"/>
          <w:sz w:val="22"/>
          <w:szCs w:val="22"/>
          <w:lang w:eastAsia="fr-FR"/>
        </w:rPr>
      </w:pPr>
      <w:del w:id="626" w:author="Bertille TAGNE" w:date="2025-12-04T16:40:00Z" w16du:dateUtc="2025-12-04T15:40:00Z">
        <w:r w:rsidRPr="00A41F44" w:rsidDel="00A41F44">
          <w:rPr>
            <w:rPrChange w:id="627" w:author="Bertille TAGNE" w:date="2025-12-04T16:40:00Z" w16du:dateUtc="2025-12-04T15:40:00Z">
              <w:rPr>
                <w:rStyle w:val="Lienhypertexte"/>
                <w:noProof/>
              </w:rPr>
            </w:rPrChange>
          </w:rPr>
          <w:delText>6.1</w:delText>
        </w:r>
        <w:r w:rsidDel="00A41F44">
          <w:rPr>
            <w:rFonts w:asciiTheme="minorHAnsi" w:eastAsiaTheme="minorEastAsia" w:hAnsiTheme="minorHAnsi" w:cstheme="minorBidi"/>
            <w:noProof/>
            <w:color w:val="auto"/>
            <w:sz w:val="22"/>
            <w:szCs w:val="22"/>
            <w:lang w:eastAsia="fr-FR"/>
          </w:rPr>
          <w:tab/>
        </w:r>
        <w:r w:rsidRPr="00A41F44" w:rsidDel="00A41F44">
          <w:rPr>
            <w:rPrChange w:id="628" w:author="Bertille TAGNE" w:date="2025-12-04T16:40:00Z" w16du:dateUtc="2025-12-04T15:40:00Z">
              <w:rPr>
                <w:rStyle w:val="Lienhypertexte"/>
                <w:noProof/>
              </w:rPr>
            </w:rPrChange>
          </w:rPr>
          <w:delText>Méthodologie adoptée (agile)</w:delText>
        </w:r>
        <w:r w:rsidDel="00A41F44">
          <w:rPr>
            <w:noProof/>
            <w:webHidden/>
          </w:rPr>
          <w:tab/>
          <w:delText>32</w:delText>
        </w:r>
      </w:del>
    </w:p>
    <w:p w14:paraId="176183DA" w14:textId="07CC677C" w:rsidR="003A7C15" w:rsidDel="00A41F44" w:rsidRDefault="003A7C15">
      <w:pPr>
        <w:pStyle w:val="TM2"/>
        <w:rPr>
          <w:del w:id="629" w:author="Bertille TAGNE" w:date="2025-12-04T16:40:00Z" w16du:dateUtc="2025-12-04T15:40:00Z"/>
          <w:rFonts w:asciiTheme="minorHAnsi" w:eastAsiaTheme="minorEastAsia" w:hAnsiTheme="minorHAnsi" w:cstheme="minorBidi"/>
          <w:noProof/>
          <w:color w:val="auto"/>
          <w:sz w:val="22"/>
          <w:szCs w:val="22"/>
          <w:lang w:eastAsia="fr-FR"/>
        </w:rPr>
      </w:pPr>
      <w:del w:id="630" w:author="Bertille TAGNE" w:date="2025-12-04T16:40:00Z" w16du:dateUtc="2025-12-04T15:40:00Z">
        <w:r w:rsidRPr="00A41F44" w:rsidDel="00A41F44">
          <w:rPr>
            <w:rPrChange w:id="631" w:author="Bertille TAGNE" w:date="2025-12-04T16:40:00Z" w16du:dateUtc="2025-12-04T15:40:00Z">
              <w:rPr>
                <w:rStyle w:val="Lienhypertexte"/>
                <w:noProof/>
              </w:rPr>
            </w:rPrChange>
          </w:rPr>
          <w:delText>6.2</w:delText>
        </w:r>
        <w:r w:rsidDel="00A41F44">
          <w:rPr>
            <w:rFonts w:asciiTheme="minorHAnsi" w:eastAsiaTheme="minorEastAsia" w:hAnsiTheme="minorHAnsi" w:cstheme="minorBidi"/>
            <w:noProof/>
            <w:color w:val="auto"/>
            <w:sz w:val="22"/>
            <w:szCs w:val="22"/>
            <w:lang w:eastAsia="fr-FR"/>
          </w:rPr>
          <w:tab/>
        </w:r>
        <w:r w:rsidRPr="00A41F44" w:rsidDel="00A41F44">
          <w:rPr>
            <w:rPrChange w:id="632" w:author="Bertille TAGNE" w:date="2025-12-04T16:40:00Z" w16du:dateUtc="2025-12-04T15:40:00Z">
              <w:rPr>
                <w:rStyle w:val="Lienhypertexte"/>
                <w:noProof/>
              </w:rPr>
            </w:rPrChange>
          </w:rPr>
          <w:delText>Méthode de gestion des exigences et de validation</w:delText>
        </w:r>
        <w:r w:rsidDel="00A41F44">
          <w:rPr>
            <w:noProof/>
            <w:webHidden/>
          </w:rPr>
          <w:tab/>
          <w:delText>33</w:delText>
        </w:r>
      </w:del>
    </w:p>
    <w:p w14:paraId="130C04F6" w14:textId="0A334120" w:rsidR="003A7C15" w:rsidDel="00A41F44" w:rsidRDefault="003A7C15">
      <w:pPr>
        <w:pStyle w:val="TM3"/>
        <w:rPr>
          <w:del w:id="633"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34" w:author="Bertille TAGNE" w:date="2025-12-04T16:40:00Z" w16du:dateUtc="2025-12-04T15:40:00Z">
        <w:r w:rsidRPr="00A41F44" w:rsidDel="00A41F44">
          <w:rPr>
            <w:rPrChange w:id="635" w:author="Bertille TAGNE" w:date="2025-12-04T16:40:00Z" w16du:dateUtc="2025-12-04T15:40:00Z">
              <w:rPr>
                <w:rStyle w:val="Lienhypertexte"/>
                <w:noProof/>
              </w:rPr>
            </w:rPrChange>
          </w:rPr>
          <w:delText>6.2.1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36" w:author="Bertille TAGNE" w:date="2025-12-04T16:40:00Z" w16du:dateUtc="2025-12-04T15:40:00Z">
              <w:rPr>
                <w:rStyle w:val="Lienhypertexte"/>
                <w:noProof/>
              </w:rPr>
            </w:rPrChange>
          </w:rPr>
          <w:delText>Exigences identifiées dans les TDR</w:delText>
        </w:r>
        <w:r w:rsidDel="00A41F44">
          <w:rPr>
            <w:noProof/>
            <w:webHidden/>
          </w:rPr>
          <w:tab/>
          <w:delText>33</w:delText>
        </w:r>
      </w:del>
    </w:p>
    <w:p w14:paraId="4F26FEC6" w14:textId="7DCB3F1B" w:rsidR="003A7C15" w:rsidDel="00A41F44" w:rsidRDefault="003A7C15">
      <w:pPr>
        <w:pStyle w:val="TM3"/>
        <w:rPr>
          <w:del w:id="637"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38" w:author="Bertille TAGNE" w:date="2025-12-04T16:40:00Z" w16du:dateUtc="2025-12-04T15:40:00Z">
        <w:r w:rsidRPr="00A41F44" w:rsidDel="00A41F44">
          <w:rPr>
            <w:rPrChange w:id="639" w:author="Bertille TAGNE" w:date="2025-12-04T16:40:00Z" w16du:dateUtc="2025-12-04T15:40:00Z">
              <w:rPr>
                <w:rStyle w:val="Lienhypertexte"/>
                <w:noProof/>
              </w:rPr>
            </w:rPrChange>
          </w:rPr>
          <w:delText>6.2.2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40" w:author="Bertille TAGNE" w:date="2025-12-04T16:40:00Z" w16du:dateUtc="2025-12-04T15:40:00Z">
              <w:rPr>
                <w:rStyle w:val="Lienhypertexte"/>
                <w:noProof/>
              </w:rPr>
            </w:rPrChange>
          </w:rPr>
          <w:delText>Méthode de gestion des exigences fonctionnelles</w:delText>
        </w:r>
        <w:r w:rsidDel="00A41F44">
          <w:rPr>
            <w:noProof/>
            <w:webHidden/>
          </w:rPr>
          <w:tab/>
          <w:delText>34</w:delText>
        </w:r>
      </w:del>
    </w:p>
    <w:p w14:paraId="2608CE9E" w14:textId="0DDAB0E9" w:rsidR="003A7C15" w:rsidDel="00A41F44" w:rsidRDefault="003A7C15">
      <w:pPr>
        <w:pStyle w:val="TM3"/>
        <w:rPr>
          <w:del w:id="641"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42" w:author="Bertille TAGNE" w:date="2025-12-04T16:40:00Z" w16du:dateUtc="2025-12-04T15:40:00Z">
        <w:r w:rsidRPr="00A41F44" w:rsidDel="00A41F44">
          <w:rPr>
            <w:rPrChange w:id="643" w:author="Bertille TAGNE" w:date="2025-12-04T16:40:00Z" w16du:dateUtc="2025-12-04T15:40:00Z">
              <w:rPr>
                <w:rStyle w:val="Lienhypertexte"/>
                <w:noProof/>
              </w:rPr>
            </w:rPrChange>
          </w:rPr>
          <w:delText>6.2.3</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44" w:author="Bertille TAGNE" w:date="2025-12-04T16:40:00Z" w16du:dateUtc="2025-12-04T15:40:00Z">
              <w:rPr>
                <w:rStyle w:val="Lienhypertexte"/>
                <w:noProof/>
              </w:rPr>
            </w:rPrChange>
          </w:rPr>
          <w:delText>Méthode de gestion des exigences techniques</w:delText>
        </w:r>
        <w:r w:rsidDel="00A41F44">
          <w:rPr>
            <w:noProof/>
            <w:webHidden/>
          </w:rPr>
          <w:tab/>
          <w:delText>35</w:delText>
        </w:r>
      </w:del>
    </w:p>
    <w:p w14:paraId="3AEB5153" w14:textId="32DD56EB" w:rsidR="003A7C15" w:rsidDel="00A41F44" w:rsidRDefault="003A7C15">
      <w:pPr>
        <w:pStyle w:val="TM2"/>
        <w:rPr>
          <w:del w:id="645" w:author="Bertille TAGNE" w:date="2025-12-04T16:40:00Z" w16du:dateUtc="2025-12-04T15:40:00Z"/>
          <w:rFonts w:asciiTheme="minorHAnsi" w:eastAsiaTheme="minorEastAsia" w:hAnsiTheme="minorHAnsi" w:cstheme="minorBidi"/>
          <w:noProof/>
          <w:color w:val="auto"/>
          <w:sz w:val="22"/>
          <w:szCs w:val="22"/>
          <w:lang w:eastAsia="fr-FR"/>
        </w:rPr>
      </w:pPr>
      <w:del w:id="646" w:author="Bertille TAGNE" w:date="2025-12-04T16:40:00Z" w16du:dateUtc="2025-12-04T15:40:00Z">
        <w:r w:rsidRPr="00A41F44" w:rsidDel="00A41F44">
          <w:rPr>
            <w:rPrChange w:id="647" w:author="Bertille TAGNE" w:date="2025-12-04T16:40:00Z" w16du:dateUtc="2025-12-04T15:40:00Z">
              <w:rPr>
                <w:rStyle w:val="Lienhypertexte"/>
                <w:noProof/>
              </w:rPr>
            </w:rPrChange>
          </w:rPr>
          <w:delText>6.3</w:delText>
        </w:r>
        <w:r w:rsidDel="00A41F44">
          <w:rPr>
            <w:rFonts w:asciiTheme="minorHAnsi" w:eastAsiaTheme="minorEastAsia" w:hAnsiTheme="minorHAnsi" w:cstheme="minorBidi"/>
            <w:noProof/>
            <w:color w:val="auto"/>
            <w:sz w:val="22"/>
            <w:szCs w:val="22"/>
            <w:lang w:eastAsia="fr-FR"/>
          </w:rPr>
          <w:tab/>
        </w:r>
        <w:r w:rsidRPr="00A41F44" w:rsidDel="00A41F44">
          <w:rPr>
            <w:rPrChange w:id="648" w:author="Bertille TAGNE" w:date="2025-12-04T16:40:00Z" w16du:dateUtc="2025-12-04T15:40:00Z">
              <w:rPr>
                <w:rStyle w:val="Lienhypertexte"/>
                <w:noProof/>
              </w:rPr>
            </w:rPrChange>
          </w:rPr>
          <w:delText>Hypothèses et contraintes</w:delText>
        </w:r>
        <w:r w:rsidDel="00A41F44">
          <w:rPr>
            <w:noProof/>
            <w:webHidden/>
          </w:rPr>
          <w:tab/>
          <w:delText>36</w:delText>
        </w:r>
      </w:del>
    </w:p>
    <w:p w14:paraId="709BB364" w14:textId="1149C87C" w:rsidR="003A7C15" w:rsidDel="00A41F44" w:rsidRDefault="003A7C15">
      <w:pPr>
        <w:pStyle w:val="TM3"/>
        <w:rPr>
          <w:del w:id="649"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50" w:author="Bertille TAGNE" w:date="2025-12-04T16:40:00Z" w16du:dateUtc="2025-12-04T15:40:00Z">
        <w:r w:rsidRPr="00A41F44" w:rsidDel="00A41F44">
          <w:rPr>
            <w:rPrChange w:id="651" w:author="Bertille TAGNE" w:date="2025-12-04T16:40:00Z" w16du:dateUtc="2025-12-04T15:40:00Z">
              <w:rPr>
                <w:rStyle w:val="Lienhypertexte"/>
                <w:noProof/>
              </w:rPr>
            </w:rPrChange>
          </w:rPr>
          <w:delText>6.3.1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52" w:author="Bertille TAGNE" w:date="2025-12-04T16:40:00Z" w16du:dateUtc="2025-12-04T15:40:00Z">
              <w:rPr>
                <w:rStyle w:val="Lienhypertexte"/>
                <w:noProof/>
              </w:rPr>
            </w:rPrChange>
          </w:rPr>
          <w:delText>Hypothèses de réussite</w:delText>
        </w:r>
        <w:r w:rsidDel="00A41F44">
          <w:rPr>
            <w:noProof/>
            <w:webHidden/>
          </w:rPr>
          <w:tab/>
          <w:delText>36</w:delText>
        </w:r>
      </w:del>
    </w:p>
    <w:p w14:paraId="203E0628" w14:textId="26A80E69" w:rsidR="003A7C15" w:rsidDel="00A41F44" w:rsidRDefault="003A7C15">
      <w:pPr>
        <w:pStyle w:val="TM3"/>
        <w:rPr>
          <w:del w:id="653" w:author="Bertille TAGNE" w:date="2025-12-04T16:40:00Z" w16du:dateUtc="2025-12-04T15:40:00Z"/>
          <w:rFonts w:asciiTheme="minorHAnsi" w:eastAsiaTheme="minorEastAsia" w:hAnsiTheme="minorHAnsi" w:cstheme="minorBidi"/>
          <w:i w:val="0"/>
          <w:iCs w:val="0"/>
          <w:noProof/>
          <w:color w:val="auto"/>
          <w:sz w:val="22"/>
          <w:szCs w:val="22"/>
          <w:lang w:eastAsia="fr-FR"/>
        </w:rPr>
      </w:pPr>
      <w:del w:id="654" w:author="Bertille TAGNE" w:date="2025-12-04T16:40:00Z" w16du:dateUtc="2025-12-04T15:40:00Z">
        <w:r w:rsidRPr="00A41F44" w:rsidDel="00A41F44">
          <w:rPr>
            <w:rPrChange w:id="655" w:author="Bertille TAGNE" w:date="2025-12-04T16:40:00Z" w16du:dateUtc="2025-12-04T15:40:00Z">
              <w:rPr>
                <w:rStyle w:val="Lienhypertexte"/>
                <w:noProof/>
              </w:rPr>
            </w:rPrChange>
          </w:rPr>
          <w:delText>6.3.2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656" w:author="Bertille TAGNE" w:date="2025-12-04T16:40:00Z" w16du:dateUtc="2025-12-04T15:40:00Z">
              <w:rPr>
                <w:rStyle w:val="Lienhypertexte"/>
                <w:noProof/>
              </w:rPr>
            </w:rPrChange>
          </w:rPr>
          <w:delText>Contraintes</w:delText>
        </w:r>
        <w:r w:rsidDel="00A41F44">
          <w:rPr>
            <w:noProof/>
            <w:webHidden/>
          </w:rPr>
          <w:tab/>
          <w:delText>36</w:delText>
        </w:r>
      </w:del>
    </w:p>
    <w:p w14:paraId="067EE5B5" w14:textId="35725BA4" w:rsidR="003A7C15" w:rsidDel="00A41F44" w:rsidRDefault="003A7C15">
      <w:pPr>
        <w:pStyle w:val="TM1"/>
        <w:rPr>
          <w:del w:id="657"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658" w:author="Bertille TAGNE" w:date="2025-12-04T16:40:00Z" w16du:dateUtc="2025-12-04T15:40:00Z">
        <w:r w:rsidRPr="00A41F44" w:rsidDel="00A41F44">
          <w:rPr>
            <w:rPrChange w:id="659" w:author="Bertille TAGNE" w:date="2025-12-04T16:40:00Z" w16du:dateUtc="2025-12-04T15:40:00Z">
              <w:rPr>
                <w:rStyle w:val="Lienhypertexte"/>
                <w:noProof/>
              </w:rPr>
            </w:rPrChange>
          </w:rPr>
          <w:delText>7</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660" w:author="Bertille TAGNE" w:date="2025-12-04T16:40:00Z" w16du:dateUtc="2025-12-04T15:40:00Z">
              <w:rPr>
                <w:rStyle w:val="Lienhypertexte"/>
                <w:noProof/>
              </w:rPr>
            </w:rPrChange>
          </w:rPr>
          <w:delText>PLANIFICATION ET JALONS</w:delText>
        </w:r>
        <w:r w:rsidDel="00A41F44">
          <w:rPr>
            <w:noProof/>
            <w:webHidden/>
          </w:rPr>
          <w:tab/>
          <w:delText>38</w:delText>
        </w:r>
      </w:del>
    </w:p>
    <w:p w14:paraId="4D3EF492" w14:textId="54A8D4CC" w:rsidR="003A7C15" w:rsidDel="00A41F44" w:rsidRDefault="003A7C15">
      <w:pPr>
        <w:pStyle w:val="TM2"/>
        <w:rPr>
          <w:del w:id="661" w:author="Bertille TAGNE" w:date="2025-12-04T16:40:00Z" w16du:dateUtc="2025-12-04T15:40:00Z"/>
          <w:rFonts w:asciiTheme="minorHAnsi" w:eastAsiaTheme="minorEastAsia" w:hAnsiTheme="minorHAnsi" w:cstheme="minorBidi"/>
          <w:noProof/>
          <w:color w:val="auto"/>
          <w:sz w:val="22"/>
          <w:szCs w:val="22"/>
          <w:lang w:eastAsia="fr-FR"/>
        </w:rPr>
      </w:pPr>
      <w:del w:id="662" w:author="Bertille TAGNE" w:date="2025-12-04T16:40:00Z" w16du:dateUtc="2025-12-04T15:40:00Z">
        <w:r w:rsidRPr="00A41F44" w:rsidDel="00A41F44">
          <w:rPr>
            <w:rPrChange w:id="663" w:author="Bertille TAGNE" w:date="2025-12-04T16:40:00Z" w16du:dateUtc="2025-12-04T15:40:00Z">
              <w:rPr>
                <w:rStyle w:val="Lienhypertexte"/>
                <w:noProof/>
              </w:rPr>
            </w:rPrChange>
          </w:rPr>
          <w:delText>7.1</w:delText>
        </w:r>
        <w:r w:rsidDel="00A41F44">
          <w:rPr>
            <w:rFonts w:asciiTheme="minorHAnsi" w:eastAsiaTheme="minorEastAsia" w:hAnsiTheme="minorHAnsi" w:cstheme="minorBidi"/>
            <w:noProof/>
            <w:color w:val="auto"/>
            <w:sz w:val="22"/>
            <w:szCs w:val="22"/>
            <w:lang w:eastAsia="fr-FR"/>
          </w:rPr>
          <w:tab/>
        </w:r>
        <w:r w:rsidRPr="00A41F44" w:rsidDel="00A41F44">
          <w:rPr>
            <w:rPrChange w:id="664" w:author="Bertille TAGNE" w:date="2025-12-04T16:40:00Z" w16du:dateUtc="2025-12-04T15:40:00Z">
              <w:rPr>
                <w:rStyle w:val="Lienhypertexte"/>
                <w:noProof/>
              </w:rPr>
            </w:rPrChange>
          </w:rPr>
          <w:delText>Planning GANTT</w:delText>
        </w:r>
        <w:r w:rsidDel="00A41F44">
          <w:rPr>
            <w:noProof/>
            <w:webHidden/>
          </w:rPr>
          <w:tab/>
          <w:delText>38</w:delText>
        </w:r>
      </w:del>
    </w:p>
    <w:p w14:paraId="03395823" w14:textId="234D7A23" w:rsidR="003A7C15" w:rsidDel="00A41F44" w:rsidRDefault="003A7C15">
      <w:pPr>
        <w:pStyle w:val="TM2"/>
        <w:rPr>
          <w:del w:id="665" w:author="Bertille TAGNE" w:date="2025-12-04T16:40:00Z" w16du:dateUtc="2025-12-04T15:40:00Z"/>
          <w:rFonts w:asciiTheme="minorHAnsi" w:eastAsiaTheme="minorEastAsia" w:hAnsiTheme="minorHAnsi" w:cstheme="minorBidi"/>
          <w:noProof/>
          <w:color w:val="auto"/>
          <w:sz w:val="22"/>
          <w:szCs w:val="22"/>
          <w:lang w:eastAsia="fr-FR"/>
        </w:rPr>
      </w:pPr>
      <w:del w:id="666" w:author="Bertille TAGNE" w:date="2025-12-04T16:40:00Z" w16du:dateUtc="2025-12-04T15:40:00Z">
        <w:r w:rsidRPr="00A41F44" w:rsidDel="00A41F44">
          <w:rPr>
            <w:rPrChange w:id="667" w:author="Bertille TAGNE" w:date="2025-12-04T16:40:00Z" w16du:dateUtc="2025-12-04T15:40:00Z">
              <w:rPr>
                <w:rStyle w:val="Lienhypertexte"/>
                <w:noProof/>
              </w:rPr>
            </w:rPrChange>
          </w:rPr>
          <w:delText>7.2</w:delText>
        </w:r>
        <w:r w:rsidDel="00A41F44">
          <w:rPr>
            <w:rFonts w:asciiTheme="minorHAnsi" w:eastAsiaTheme="minorEastAsia" w:hAnsiTheme="minorHAnsi" w:cstheme="minorBidi"/>
            <w:noProof/>
            <w:color w:val="auto"/>
            <w:sz w:val="22"/>
            <w:szCs w:val="22"/>
            <w:lang w:eastAsia="fr-FR"/>
          </w:rPr>
          <w:tab/>
        </w:r>
        <w:r w:rsidRPr="00A41F44" w:rsidDel="00A41F44">
          <w:rPr>
            <w:rPrChange w:id="668" w:author="Bertille TAGNE" w:date="2025-12-04T16:40:00Z" w16du:dateUtc="2025-12-04T15:40:00Z">
              <w:rPr>
                <w:rStyle w:val="Lienhypertexte"/>
                <w:noProof/>
              </w:rPr>
            </w:rPrChange>
          </w:rPr>
          <w:delText>Corrélation phases/activités/livrables</w:delText>
        </w:r>
        <w:r w:rsidDel="00A41F44">
          <w:rPr>
            <w:noProof/>
            <w:webHidden/>
          </w:rPr>
          <w:tab/>
          <w:delText>39</w:delText>
        </w:r>
      </w:del>
    </w:p>
    <w:p w14:paraId="49F6FB0D" w14:textId="06E758EA" w:rsidR="003A7C15" w:rsidDel="00A41F44" w:rsidRDefault="003A7C15">
      <w:pPr>
        <w:pStyle w:val="TM2"/>
        <w:rPr>
          <w:del w:id="669" w:author="Bertille TAGNE" w:date="2025-12-04T16:40:00Z" w16du:dateUtc="2025-12-04T15:40:00Z"/>
          <w:rFonts w:asciiTheme="minorHAnsi" w:eastAsiaTheme="minorEastAsia" w:hAnsiTheme="minorHAnsi" w:cstheme="minorBidi"/>
          <w:noProof/>
          <w:color w:val="auto"/>
          <w:sz w:val="22"/>
          <w:szCs w:val="22"/>
          <w:lang w:eastAsia="fr-FR"/>
        </w:rPr>
      </w:pPr>
      <w:del w:id="670" w:author="Bertille TAGNE" w:date="2025-12-04T16:40:00Z" w16du:dateUtc="2025-12-04T15:40:00Z">
        <w:r w:rsidRPr="00A41F44" w:rsidDel="00A41F44">
          <w:rPr>
            <w:rPrChange w:id="671" w:author="Bertille TAGNE" w:date="2025-12-04T16:40:00Z" w16du:dateUtc="2025-12-04T15:40:00Z">
              <w:rPr>
                <w:rStyle w:val="Lienhypertexte"/>
                <w:noProof/>
              </w:rPr>
            </w:rPrChange>
          </w:rPr>
          <w:delText>7.3</w:delText>
        </w:r>
        <w:r w:rsidDel="00A41F44">
          <w:rPr>
            <w:rFonts w:asciiTheme="minorHAnsi" w:eastAsiaTheme="minorEastAsia" w:hAnsiTheme="minorHAnsi" w:cstheme="minorBidi"/>
            <w:noProof/>
            <w:color w:val="auto"/>
            <w:sz w:val="22"/>
            <w:szCs w:val="22"/>
            <w:lang w:eastAsia="fr-FR"/>
          </w:rPr>
          <w:tab/>
        </w:r>
        <w:r w:rsidRPr="00A41F44" w:rsidDel="00A41F44">
          <w:rPr>
            <w:rPrChange w:id="672" w:author="Bertille TAGNE" w:date="2025-12-04T16:40:00Z" w16du:dateUtc="2025-12-04T15:40:00Z">
              <w:rPr>
                <w:rStyle w:val="Lienhypertexte"/>
                <w:noProof/>
              </w:rPr>
            </w:rPrChange>
          </w:rPr>
          <w:delText>Chronogramme des activités</w:delText>
        </w:r>
        <w:r w:rsidDel="00A41F44">
          <w:rPr>
            <w:noProof/>
            <w:webHidden/>
          </w:rPr>
          <w:tab/>
          <w:delText>42</w:delText>
        </w:r>
      </w:del>
    </w:p>
    <w:p w14:paraId="2309EE61" w14:textId="5B1038C6" w:rsidR="003A7C15" w:rsidDel="00A41F44" w:rsidRDefault="003A7C15">
      <w:pPr>
        <w:pStyle w:val="TM2"/>
        <w:rPr>
          <w:del w:id="673" w:author="Bertille TAGNE" w:date="2025-12-04T16:40:00Z" w16du:dateUtc="2025-12-04T15:40:00Z"/>
          <w:rFonts w:asciiTheme="minorHAnsi" w:eastAsiaTheme="minorEastAsia" w:hAnsiTheme="minorHAnsi" w:cstheme="minorBidi"/>
          <w:noProof/>
          <w:color w:val="auto"/>
          <w:sz w:val="22"/>
          <w:szCs w:val="22"/>
          <w:lang w:eastAsia="fr-FR"/>
        </w:rPr>
      </w:pPr>
      <w:del w:id="674" w:author="Bertille TAGNE" w:date="2025-12-04T16:40:00Z" w16du:dateUtc="2025-12-04T15:40:00Z">
        <w:r w:rsidRPr="00A41F44" w:rsidDel="00A41F44">
          <w:rPr>
            <w:rPrChange w:id="675" w:author="Bertille TAGNE" w:date="2025-12-04T16:40:00Z" w16du:dateUtc="2025-12-04T15:40:00Z">
              <w:rPr>
                <w:rStyle w:val="Lienhypertexte"/>
                <w:noProof/>
              </w:rPr>
            </w:rPrChange>
          </w:rPr>
          <w:delText>7.4</w:delText>
        </w:r>
        <w:r w:rsidDel="00A41F44">
          <w:rPr>
            <w:rFonts w:asciiTheme="minorHAnsi" w:eastAsiaTheme="minorEastAsia" w:hAnsiTheme="minorHAnsi" w:cstheme="minorBidi"/>
            <w:noProof/>
            <w:color w:val="auto"/>
            <w:sz w:val="22"/>
            <w:szCs w:val="22"/>
            <w:lang w:eastAsia="fr-FR"/>
          </w:rPr>
          <w:tab/>
        </w:r>
        <w:r w:rsidRPr="00A41F44" w:rsidDel="00A41F44">
          <w:rPr>
            <w:rPrChange w:id="676" w:author="Bertille TAGNE" w:date="2025-12-04T16:40:00Z" w16du:dateUtc="2025-12-04T15:40:00Z">
              <w:rPr>
                <w:rStyle w:val="Lienhypertexte"/>
                <w:noProof/>
              </w:rPr>
            </w:rPrChange>
          </w:rPr>
          <w:delText>Points de passage obligatoires (revues, tests, validations)</w:delText>
        </w:r>
        <w:r w:rsidDel="00A41F44">
          <w:rPr>
            <w:noProof/>
            <w:webHidden/>
          </w:rPr>
          <w:tab/>
          <w:delText>43</w:delText>
        </w:r>
      </w:del>
    </w:p>
    <w:p w14:paraId="4F0AC2C0" w14:textId="39178FE0" w:rsidR="003A7C15" w:rsidDel="00A41F44" w:rsidRDefault="003A7C15">
      <w:pPr>
        <w:pStyle w:val="TM1"/>
        <w:rPr>
          <w:del w:id="677"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678" w:author="Bertille TAGNE" w:date="2025-12-04T16:40:00Z" w16du:dateUtc="2025-12-04T15:40:00Z">
        <w:r w:rsidRPr="00A41F44" w:rsidDel="00A41F44">
          <w:rPr>
            <w:rPrChange w:id="679" w:author="Bertille TAGNE" w:date="2025-12-04T16:40:00Z" w16du:dateUtc="2025-12-04T15:40:00Z">
              <w:rPr>
                <w:rStyle w:val="Lienhypertexte"/>
                <w:noProof/>
              </w:rPr>
            </w:rPrChange>
          </w:rPr>
          <w:delText>8</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680" w:author="Bertille TAGNE" w:date="2025-12-04T16:40:00Z" w16du:dateUtc="2025-12-04T15:40:00Z">
              <w:rPr>
                <w:rStyle w:val="Lienhypertexte"/>
                <w:noProof/>
              </w:rPr>
            </w:rPrChange>
          </w:rPr>
          <w:delText>RESSOURCES  MISES EN OEUVRE</w:delText>
        </w:r>
        <w:r w:rsidDel="00A41F44">
          <w:rPr>
            <w:noProof/>
            <w:webHidden/>
          </w:rPr>
          <w:tab/>
          <w:delText>46</w:delText>
        </w:r>
      </w:del>
    </w:p>
    <w:p w14:paraId="6ADE0C79" w14:textId="7C14DD7A" w:rsidR="003A7C15" w:rsidDel="00A41F44" w:rsidRDefault="003A7C15">
      <w:pPr>
        <w:pStyle w:val="TM2"/>
        <w:rPr>
          <w:del w:id="681" w:author="Bertille TAGNE" w:date="2025-12-04T16:40:00Z" w16du:dateUtc="2025-12-04T15:40:00Z"/>
          <w:rFonts w:asciiTheme="minorHAnsi" w:eastAsiaTheme="minorEastAsia" w:hAnsiTheme="minorHAnsi" w:cstheme="minorBidi"/>
          <w:noProof/>
          <w:color w:val="auto"/>
          <w:sz w:val="22"/>
          <w:szCs w:val="22"/>
          <w:lang w:eastAsia="fr-FR"/>
        </w:rPr>
      </w:pPr>
      <w:del w:id="682" w:author="Bertille TAGNE" w:date="2025-12-04T16:40:00Z" w16du:dateUtc="2025-12-04T15:40:00Z">
        <w:r w:rsidRPr="00A41F44" w:rsidDel="00A41F44">
          <w:rPr>
            <w:rPrChange w:id="683" w:author="Bertille TAGNE" w:date="2025-12-04T16:40:00Z" w16du:dateUtc="2025-12-04T15:40:00Z">
              <w:rPr>
                <w:rStyle w:val="Lienhypertexte"/>
                <w:noProof/>
              </w:rPr>
            </w:rPrChange>
          </w:rPr>
          <w:delText>8.1</w:delText>
        </w:r>
        <w:r w:rsidDel="00A41F44">
          <w:rPr>
            <w:rFonts w:asciiTheme="minorHAnsi" w:eastAsiaTheme="minorEastAsia" w:hAnsiTheme="minorHAnsi" w:cstheme="minorBidi"/>
            <w:noProof/>
            <w:color w:val="auto"/>
            <w:sz w:val="22"/>
            <w:szCs w:val="22"/>
            <w:lang w:eastAsia="fr-FR"/>
          </w:rPr>
          <w:tab/>
        </w:r>
        <w:r w:rsidRPr="00A41F44" w:rsidDel="00A41F44">
          <w:rPr>
            <w:rPrChange w:id="684" w:author="Bertille TAGNE" w:date="2025-12-04T16:40:00Z" w16du:dateUtc="2025-12-04T15:40:00Z">
              <w:rPr>
                <w:rStyle w:val="Lienhypertexte"/>
                <w:noProof/>
              </w:rPr>
            </w:rPrChange>
          </w:rPr>
          <w:delText>Attributions du personnel clé</w:delText>
        </w:r>
        <w:r w:rsidDel="00A41F44">
          <w:rPr>
            <w:noProof/>
            <w:webHidden/>
          </w:rPr>
          <w:tab/>
          <w:delText>46</w:delText>
        </w:r>
      </w:del>
    </w:p>
    <w:p w14:paraId="63917E28" w14:textId="5AA55A3A" w:rsidR="003A7C15" w:rsidDel="00A41F44" w:rsidRDefault="003A7C15">
      <w:pPr>
        <w:pStyle w:val="TM2"/>
        <w:rPr>
          <w:del w:id="685" w:author="Bertille TAGNE" w:date="2025-12-04T16:40:00Z" w16du:dateUtc="2025-12-04T15:40:00Z"/>
          <w:rFonts w:asciiTheme="minorHAnsi" w:eastAsiaTheme="minorEastAsia" w:hAnsiTheme="minorHAnsi" w:cstheme="minorBidi"/>
          <w:noProof/>
          <w:color w:val="auto"/>
          <w:sz w:val="22"/>
          <w:szCs w:val="22"/>
          <w:lang w:eastAsia="fr-FR"/>
        </w:rPr>
      </w:pPr>
      <w:del w:id="686" w:author="Bertille TAGNE" w:date="2025-12-04T16:40:00Z" w16du:dateUtc="2025-12-04T15:40:00Z">
        <w:r w:rsidRPr="00A41F44" w:rsidDel="00A41F44">
          <w:rPr>
            <w:rPrChange w:id="687" w:author="Bertille TAGNE" w:date="2025-12-04T16:40:00Z" w16du:dateUtc="2025-12-04T15:40:00Z">
              <w:rPr>
                <w:rStyle w:val="Lienhypertexte"/>
                <w:noProof/>
              </w:rPr>
            </w:rPrChange>
          </w:rPr>
          <w:delText>8.2</w:delText>
        </w:r>
        <w:r w:rsidDel="00A41F44">
          <w:rPr>
            <w:rFonts w:asciiTheme="minorHAnsi" w:eastAsiaTheme="minorEastAsia" w:hAnsiTheme="minorHAnsi" w:cstheme="minorBidi"/>
            <w:noProof/>
            <w:color w:val="auto"/>
            <w:sz w:val="22"/>
            <w:szCs w:val="22"/>
            <w:lang w:eastAsia="fr-FR"/>
          </w:rPr>
          <w:tab/>
        </w:r>
        <w:r w:rsidRPr="00A41F44" w:rsidDel="00A41F44">
          <w:rPr>
            <w:rPrChange w:id="688" w:author="Bertille TAGNE" w:date="2025-12-04T16:40:00Z" w16du:dateUtc="2025-12-04T15:40:00Z">
              <w:rPr>
                <w:rStyle w:val="Lienhypertexte"/>
                <w:noProof/>
              </w:rPr>
            </w:rPrChange>
          </w:rPr>
          <w:delText>Attributions du personnel d’appui</w:delText>
        </w:r>
        <w:r w:rsidDel="00A41F44">
          <w:rPr>
            <w:noProof/>
            <w:webHidden/>
          </w:rPr>
          <w:tab/>
          <w:delText>48</w:delText>
        </w:r>
      </w:del>
    </w:p>
    <w:p w14:paraId="5FA1BCA4" w14:textId="5FB2EAF8" w:rsidR="003A7C15" w:rsidDel="00A41F44" w:rsidRDefault="003A7C15">
      <w:pPr>
        <w:pStyle w:val="TM1"/>
        <w:rPr>
          <w:del w:id="689"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690" w:author="Bertille TAGNE" w:date="2025-12-04T16:40:00Z" w16du:dateUtc="2025-12-04T15:40:00Z">
        <w:r w:rsidRPr="00A41F44" w:rsidDel="00A41F44">
          <w:rPr>
            <w:rPrChange w:id="691" w:author="Bertille TAGNE" w:date="2025-12-04T16:40:00Z" w16du:dateUtc="2025-12-04T15:40:00Z">
              <w:rPr>
                <w:rStyle w:val="Lienhypertexte"/>
                <w:noProof/>
              </w:rPr>
            </w:rPrChange>
          </w:rPr>
          <w:delText>9</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692" w:author="Bertille TAGNE" w:date="2025-12-04T16:40:00Z" w16du:dateUtc="2025-12-04T15:40:00Z">
              <w:rPr>
                <w:rStyle w:val="Lienhypertexte"/>
                <w:noProof/>
              </w:rPr>
            </w:rPrChange>
          </w:rPr>
          <w:delText>ENVIRONNEMENT DE DEVELOPPEMENT</w:delText>
        </w:r>
        <w:r w:rsidDel="00A41F44">
          <w:rPr>
            <w:noProof/>
            <w:webHidden/>
          </w:rPr>
          <w:tab/>
          <w:delText>49</w:delText>
        </w:r>
      </w:del>
    </w:p>
    <w:p w14:paraId="5ACEBFEF" w14:textId="751341AD" w:rsidR="003A7C15" w:rsidDel="00A41F44" w:rsidRDefault="003A7C15">
      <w:pPr>
        <w:pStyle w:val="TM2"/>
        <w:rPr>
          <w:del w:id="693" w:author="Bertille TAGNE" w:date="2025-12-04T16:40:00Z" w16du:dateUtc="2025-12-04T15:40:00Z"/>
          <w:rFonts w:asciiTheme="minorHAnsi" w:eastAsiaTheme="minorEastAsia" w:hAnsiTheme="minorHAnsi" w:cstheme="minorBidi"/>
          <w:noProof/>
          <w:color w:val="auto"/>
          <w:sz w:val="22"/>
          <w:szCs w:val="22"/>
          <w:lang w:eastAsia="fr-FR"/>
        </w:rPr>
      </w:pPr>
      <w:del w:id="694" w:author="Bertille TAGNE" w:date="2025-12-04T16:40:00Z" w16du:dateUtc="2025-12-04T15:40:00Z">
        <w:r w:rsidRPr="00A41F44" w:rsidDel="00A41F44">
          <w:rPr>
            <w:rPrChange w:id="695" w:author="Bertille TAGNE" w:date="2025-12-04T16:40:00Z" w16du:dateUtc="2025-12-04T15:40:00Z">
              <w:rPr>
                <w:rStyle w:val="Lienhypertexte"/>
                <w:noProof/>
              </w:rPr>
            </w:rPrChange>
          </w:rPr>
          <w:delText>9.1</w:delText>
        </w:r>
        <w:r w:rsidDel="00A41F44">
          <w:rPr>
            <w:rFonts w:asciiTheme="minorHAnsi" w:eastAsiaTheme="minorEastAsia" w:hAnsiTheme="minorHAnsi" w:cstheme="minorBidi"/>
            <w:noProof/>
            <w:color w:val="auto"/>
            <w:sz w:val="22"/>
            <w:szCs w:val="22"/>
            <w:lang w:eastAsia="fr-FR"/>
          </w:rPr>
          <w:tab/>
        </w:r>
        <w:r w:rsidRPr="00A41F44" w:rsidDel="00A41F44">
          <w:rPr>
            <w:rPrChange w:id="696" w:author="Bertille TAGNE" w:date="2025-12-04T16:40:00Z" w16du:dateUtc="2025-12-04T15:40:00Z">
              <w:rPr>
                <w:rStyle w:val="Lienhypertexte"/>
                <w:noProof/>
              </w:rPr>
            </w:rPrChange>
          </w:rPr>
          <w:delText>Développement et gestion du code source</w:delText>
        </w:r>
        <w:r w:rsidDel="00A41F44">
          <w:rPr>
            <w:noProof/>
            <w:webHidden/>
          </w:rPr>
          <w:tab/>
          <w:delText>49</w:delText>
        </w:r>
      </w:del>
    </w:p>
    <w:p w14:paraId="48A6244B" w14:textId="1C58FCC3" w:rsidR="003A7C15" w:rsidDel="00A41F44" w:rsidRDefault="003A7C15">
      <w:pPr>
        <w:pStyle w:val="TM2"/>
        <w:rPr>
          <w:del w:id="697" w:author="Bertille TAGNE" w:date="2025-12-04T16:40:00Z" w16du:dateUtc="2025-12-04T15:40:00Z"/>
          <w:rFonts w:asciiTheme="minorHAnsi" w:eastAsiaTheme="minorEastAsia" w:hAnsiTheme="minorHAnsi" w:cstheme="minorBidi"/>
          <w:noProof/>
          <w:color w:val="auto"/>
          <w:sz w:val="22"/>
          <w:szCs w:val="22"/>
          <w:lang w:eastAsia="fr-FR"/>
        </w:rPr>
      </w:pPr>
      <w:del w:id="698" w:author="Bertille TAGNE" w:date="2025-12-04T16:40:00Z" w16du:dateUtc="2025-12-04T15:40:00Z">
        <w:r w:rsidRPr="00A41F44" w:rsidDel="00A41F44">
          <w:rPr>
            <w:rPrChange w:id="699" w:author="Bertille TAGNE" w:date="2025-12-04T16:40:00Z" w16du:dateUtc="2025-12-04T15:40:00Z">
              <w:rPr>
                <w:rStyle w:val="Lienhypertexte"/>
                <w:noProof/>
              </w:rPr>
            </w:rPrChange>
          </w:rPr>
          <w:delText>9.2</w:delText>
        </w:r>
        <w:r w:rsidDel="00A41F44">
          <w:rPr>
            <w:rFonts w:asciiTheme="minorHAnsi" w:eastAsiaTheme="minorEastAsia" w:hAnsiTheme="minorHAnsi" w:cstheme="minorBidi"/>
            <w:noProof/>
            <w:color w:val="auto"/>
            <w:sz w:val="22"/>
            <w:szCs w:val="22"/>
            <w:lang w:eastAsia="fr-FR"/>
          </w:rPr>
          <w:tab/>
        </w:r>
        <w:r w:rsidRPr="00A41F44" w:rsidDel="00A41F44">
          <w:rPr>
            <w:rPrChange w:id="700" w:author="Bertille TAGNE" w:date="2025-12-04T16:40:00Z" w16du:dateUtc="2025-12-04T15:40:00Z">
              <w:rPr>
                <w:rStyle w:val="Lienhypertexte"/>
                <w:noProof/>
              </w:rPr>
            </w:rPrChange>
          </w:rPr>
          <w:delText>Intégration continue (CI), branche de fonctionnalité</w:delText>
        </w:r>
        <w:r w:rsidDel="00A41F44">
          <w:rPr>
            <w:noProof/>
            <w:webHidden/>
          </w:rPr>
          <w:tab/>
          <w:delText>49</w:delText>
        </w:r>
      </w:del>
    </w:p>
    <w:p w14:paraId="28CB1D60" w14:textId="045DED41" w:rsidR="003A7C15" w:rsidDel="00A41F44" w:rsidRDefault="003A7C15">
      <w:pPr>
        <w:pStyle w:val="TM2"/>
        <w:rPr>
          <w:del w:id="701" w:author="Bertille TAGNE" w:date="2025-12-04T16:40:00Z" w16du:dateUtc="2025-12-04T15:40:00Z"/>
          <w:rFonts w:asciiTheme="minorHAnsi" w:eastAsiaTheme="minorEastAsia" w:hAnsiTheme="minorHAnsi" w:cstheme="minorBidi"/>
          <w:noProof/>
          <w:color w:val="auto"/>
          <w:sz w:val="22"/>
          <w:szCs w:val="22"/>
          <w:lang w:eastAsia="fr-FR"/>
        </w:rPr>
      </w:pPr>
      <w:del w:id="702" w:author="Bertille TAGNE" w:date="2025-12-04T16:40:00Z" w16du:dateUtc="2025-12-04T15:40:00Z">
        <w:r w:rsidRPr="00A41F44" w:rsidDel="00A41F44">
          <w:rPr>
            <w:rPrChange w:id="703" w:author="Bertille TAGNE" w:date="2025-12-04T16:40:00Z" w16du:dateUtc="2025-12-04T15:40:00Z">
              <w:rPr>
                <w:rStyle w:val="Lienhypertexte"/>
                <w:noProof/>
              </w:rPr>
            </w:rPrChange>
          </w:rPr>
          <w:delText>9.3</w:delText>
        </w:r>
        <w:r w:rsidDel="00A41F44">
          <w:rPr>
            <w:rFonts w:asciiTheme="minorHAnsi" w:eastAsiaTheme="minorEastAsia" w:hAnsiTheme="minorHAnsi" w:cstheme="minorBidi"/>
            <w:noProof/>
            <w:color w:val="auto"/>
            <w:sz w:val="22"/>
            <w:szCs w:val="22"/>
            <w:lang w:eastAsia="fr-FR"/>
          </w:rPr>
          <w:tab/>
        </w:r>
        <w:r w:rsidRPr="00A41F44" w:rsidDel="00A41F44">
          <w:rPr>
            <w:rPrChange w:id="704" w:author="Bertille TAGNE" w:date="2025-12-04T16:40:00Z" w16du:dateUtc="2025-12-04T15:40:00Z">
              <w:rPr>
                <w:rStyle w:val="Lienhypertexte"/>
                <w:noProof/>
              </w:rPr>
            </w:rPrChange>
          </w:rPr>
          <w:delText>Intégration et déploiement sur environnement QA (Develop)</w:delText>
        </w:r>
        <w:r w:rsidDel="00A41F44">
          <w:rPr>
            <w:noProof/>
            <w:webHidden/>
          </w:rPr>
          <w:tab/>
          <w:delText>49</w:delText>
        </w:r>
      </w:del>
    </w:p>
    <w:p w14:paraId="1332B455" w14:textId="095AD1CF" w:rsidR="003A7C15" w:rsidDel="00A41F44" w:rsidRDefault="003A7C15">
      <w:pPr>
        <w:pStyle w:val="TM1"/>
        <w:rPr>
          <w:del w:id="705"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706" w:author="Bertille TAGNE" w:date="2025-12-04T16:40:00Z" w16du:dateUtc="2025-12-04T15:40:00Z">
        <w:r w:rsidRPr="00A41F44" w:rsidDel="00A41F44">
          <w:rPr>
            <w:rPrChange w:id="707" w:author="Bertille TAGNE" w:date="2025-12-04T16:40:00Z" w16du:dateUtc="2025-12-04T15:40:00Z">
              <w:rPr>
                <w:rStyle w:val="Lienhypertexte"/>
                <w:noProof/>
              </w:rPr>
            </w:rPrChange>
          </w:rPr>
          <w:delText>10</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708" w:author="Bertille TAGNE" w:date="2025-12-04T16:40:00Z" w16du:dateUtc="2025-12-04T15:40:00Z">
              <w:rPr>
                <w:rStyle w:val="Lienhypertexte"/>
                <w:noProof/>
              </w:rPr>
            </w:rPrChange>
          </w:rPr>
          <w:delText>FORMATIONS</w:delText>
        </w:r>
        <w:r w:rsidDel="00A41F44">
          <w:rPr>
            <w:noProof/>
            <w:webHidden/>
          </w:rPr>
          <w:tab/>
          <w:delText>50</w:delText>
        </w:r>
      </w:del>
    </w:p>
    <w:p w14:paraId="1B3CED29" w14:textId="2BB2C680" w:rsidR="003A7C15" w:rsidDel="00A41F44" w:rsidRDefault="003A7C15">
      <w:pPr>
        <w:pStyle w:val="TM2"/>
        <w:rPr>
          <w:del w:id="709" w:author="Bertille TAGNE" w:date="2025-12-04T16:40:00Z" w16du:dateUtc="2025-12-04T15:40:00Z"/>
          <w:rFonts w:asciiTheme="minorHAnsi" w:eastAsiaTheme="minorEastAsia" w:hAnsiTheme="minorHAnsi" w:cstheme="minorBidi"/>
          <w:noProof/>
          <w:color w:val="auto"/>
          <w:sz w:val="22"/>
          <w:szCs w:val="22"/>
          <w:lang w:eastAsia="fr-FR"/>
        </w:rPr>
      </w:pPr>
      <w:del w:id="710" w:author="Bertille TAGNE" w:date="2025-12-04T16:40:00Z" w16du:dateUtc="2025-12-04T15:40:00Z">
        <w:r w:rsidRPr="00A41F44" w:rsidDel="00A41F44">
          <w:rPr>
            <w:rPrChange w:id="711" w:author="Bertille TAGNE" w:date="2025-12-04T16:40:00Z" w16du:dateUtc="2025-12-04T15:40:00Z">
              <w:rPr>
                <w:rStyle w:val="Lienhypertexte"/>
                <w:noProof/>
              </w:rPr>
            </w:rPrChange>
          </w:rPr>
          <w:delText>10.1</w:delText>
        </w:r>
        <w:r w:rsidDel="00A41F44">
          <w:rPr>
            <w:rFonts w:asciiTheme="minorHAnsi" w:eastAsiaTheme="minorEastAsia" w:hAnsiTheme="minorHAnsi" w:cstheme="minorBidi"/>
            <w:noProof/>
            <w:color w:val="auto"/>
            <w:sz w:val="22"/>
            <w:szCs w:val="22"/>
            <w:lang w:eastAsia="fr-FR"/>
          </w:rPr>
          <w:tab/>
        </w:r>
        <w:r w:rsidRPr="00A41F44" w:rsidDel="00A41F44">
          <w:rPr>
            <w:rPrChange w:id="712" w:author="Bertille TAGNE" w:date="2025-12-04T16:40:00Z" w16du:dateUtc="2025-12-04T15:40:00Z">
              <w:rPr>
                <w:rStyle w:val="Lienhypertexte"/>
                <w:noProof/>
              </w:rPr>
            </w:rPrChange>
          </w:rPr>
          <w:delText>Présentation du plan formations</w:delText>
        </w:r>
        <w:r w:rsidDel="00A41F44">
          <w:rPr>
            <w:noProof/>
            <w:webHidden/>
          </w:rPr>
          <w:tab/>
          <w:delText>50</w:delText>
        </w:r>
      </w:del>
    </w:p>
    <w:p w14:paraId="0B62EDED" w14:textId="481DE65B" w:rsidR="003A7C15" w:rsidDel="00A41F44" w:rsidRDefault="003A7C15">
      <w:pPr>
        <w:pStyle w:val="TM3"/>
        <w:rPr>
          <w:del w:id="713"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14" w:author="Bertille TAGNE" w:date="2025-12-04T16:40:00Z" w16du:dateUtc="2025-12-04T15:40:00Z">
        <w:r w:rsidRPr="00A41F44" w:rsidDel="00A41F44">
          <w:rPr>
            <w:rPrChange w:id="715" w:author="Bertille TAGNE" w:date="2025-12-04T16:40:00Z" w16du:dateUtc="2025-12-04T15:40:00Z">
              <w:rPr>
                <w:rStyle w:val="Lienhypertexte"/>
                <w:noProof/>
              </w:rPr>
            </w:rPrChange>
          </w:rPr>
          <w:delText>10.1.1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16" w:author="Bertille TAGNE" w:date="2025-12-04T16:40:00Z" w16du:dateUtc="2025-12-04T15:40:00Z">
              <w:rPr>
                <w:rStyle w:val="Lienhypertexte"/>
                <w:noProof/>
              </w:rPr>
            </w:rPrChange>
          </w:rPr>
          <w:delText>Objectifs de la formation</w:delText>
        </w:r>
        <w:r w:rsidDel="00A41F44">
          <w:rPr>
            <w:noProof/>
            <w:webHidden/>
          </w:rPr>
          <w:tab/>
          <w:delText>50</w:delText>
        </w:r>
      </w:del>
    </w:p>
    <w:p w14:paraId="6D4E6121" w14:textId="208CDC84" w:rsidR="003A7C15" w:rsidDel="00A41F44" w:rsidRDefault="003A7C15">
      <w:pPr>
        <w:pStyle w:val="TM3"/>
        <w:rPr>
          <w:del w:id="717"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18" w:author="Bertille TAGNE" w:date="2025-12-04T16:40:00Z" w16du:dateUtc="2025-12-04T15:40:00Z">
        <w:r w:rsidRPr="00A41F44" w:rsidDel="00A41F44">
          <w:rPr>
            <w:rPrChange w:id="719" w:author="Bertille TAGNE" w:date="2025-12-04T16:40:00Z" w16du:dateUtc="2025-12-04T15:40:00Z">
              <w:rPr>
                <w:rStyle w:val="Lienhypertexte"/>
                <w:noProof/>
              </w:rPr>
            </w:rPrChange>
          </w:rPr>
          <w:delText>10.1.2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20" w:author="Bertille TAGNE" w:date="2025-12-04T16:40:00Z" w16du:dateUtc="2025-12-04T15:40:00Z">
              <w:rPr>
                <w:rStyle w:val="Lienhypertexte"/>
                <w:noProof/>
              </w:rPr>
            </w:rPrChange>
          </w:rPr>
          <w:delText>Approche pédagogique</w:delText>
        </w:r>
        <w:r w:rsidDel="00A41F44">
          <w:rPr>
            <w:noProof/>
            <w:webHidden/>
          </w:rPr>
          <w:tab/>
          <w:delText>50</w:delText>
        </w:r>
      </w:del>
    </w:p>
    <w:p w14:paraId="72F12C7E" w14:textId="4A04DBDB" w:rsidR="003A7C15" w:rsidDel="00A41F44" w:rsidRDefault="003A7C15">
      <w:pPr>
        <w:pStyle w:val="TM3"/>
        <w:rPr>
          <w:del w:id="721"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22" w:author="Bertille TAGNE" w:date="2025-12-04T16:40:00Z" w16du:dateUtc="2025-12-04T15:40:00Z">
        <w:r w:rsidRPr="00A41F44" w:rsidDel="00A41F44">
          <w:rPr>
            <w:rPrChange w:id="723" w:author="Bertille TAGNE" w:date="2025-12-04T16:40:00Z" w16du:dateUtc="2025-12-04T15:40:00Z">
              <w:rPr>
                <w:rStyle w:val="Lienhypertexte"/>
                <w:noProof/>
              </w:rPr>
            </w:rPrChange>
          </w:rPr>
          <w:delText>10.1.3</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24" w:author="Bertille TAGNE" w:date="2025-12-04T16:40:00Z" w16du:dateUtc="2025-12-04T15:40:00Z">
              <w:rPr>
                <w:rStyle w:val="Lienhypertexte"/>
                <w:noProof/>
              </w:rPr>
            </w:rPrChange>
          </w:rPr>
          <w:delText>Modalités pratiques</w:delText>
        </w:r>
        <w:r w:rsidDel="00A41F44">
          <w:rPr>
            <w:noProof/>
            <w:webHidden/>
          </w:rPr>
          <w:tab/>
          <w:delText>50</w:delText>
        </w:r>
      </w:del>
    </w:p>
    <w:p w14:paraId="2944C134" w14:textId="3CF2C08F" w:rsidR="003A7C15" w:rsidDel="00A41F44" w:rsidRDefault="003A7C15">
      <w:pPr>
        <w:pStyle w:val="TM1"/>
        <w:rPr>
          <w:del w:id="725"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726" w:author="Bertille TAGNE" w:date="2025-12-04T16:40:00Z" w16du:dateUtc="2025-12-04T15:40:00Z">
        <w:r w:rsidRPr="00A41F44" w:rsidDel="00A41F44">
          <w:rPr>
            <w:rPrChange w:id="727" w:author="Bertille TAGNE" w:date="2025-12-04T16:40:00Z" w16du:dateUtc="2025-12-04T15:40:00Z">
              <w:rPr>
                <w:rStyle w:val="Lienhypertexte"/>
                <w:noProof/>
              </w:rPr>
            </w:rPrChange>
          </w:rPr>
          <w:delText>11</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728" w:author="Bertille TAGNE" w:date="2025-12-04T16:40:00Z" w16du:dateUtc="2025-12-04T15:40:00Z">
              <w:rPr>
                <w:rStyle w:val="Lienhypertexte"/>
                <w:noProof/>
              </w:rPr>
            </w:rPrChange>
          </w:rPr>
          <w:delText>SECURITE, CONFIDENTIALITE ET CONFORMITE</w:delText>
        </w:r>
        <w:r w:rsidDel="00A41F44">
          <w:rPr>
            <w:noProof/>
            <w:webHidden/>
          </w:rPr>
          <w:tab/>
          <w:delText>51</w:delText>
        </w:r>
      </w:del>
    </w:p>
    <w:p w14:paraId="4DB4C33A" w14:textId="3A3B6337" w:rsidR="003A7C15" w:rsidDel="00A41F44" w:rsidRDefault="003A7C15">
      <w:pPr>
        <w:pStyle w:val="TM1"/>
        <w:rPr>
          <w:del w:id="729"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730" w:author="Bertille TAGNE" w:date="2025-12-04T16:40:00Z" w16du:dateUtc="2025-12-04T15:40:00Z">
        <w:r w:rsidRPr="00A41F44" w:rsidDel="00A41F44">
          <w:rPr>
            <w:rPrChange w:id="731" w:author="Bertille TAGNE" w:date="2025-12-04T16:40:00Z" w16du:dateUtc="2025-12-04T15:40:00Z">
              <w:rPr>
                <w:rStyle w:val="Lienhypertexte"/>
                <w:noProof/>
              </w:rPr>
            </w:rPrChange>
          </w:rPr>
          <w:delText>12</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732" w:author="Bertille TAGNE" w:date="2025-12-04T16:40:00Z" w16du:dateUtc="2025-12-04T15:40:00Z">
              <w:rPr>
                <w:rStyle w:val="Lienhypertexte"/>
                <w:noProof/>
              </w:rPr>
            </w:rPrChange>
          </w:rPr>
          <w:delText>SUIVI, REPORTING ET EVALUATION</w:delText>
        </w:r>
        <w:r w:rsidDel="00A41F44">
          <w:rPr>
            <w:noProof/>
            <w:webHidden/>
          </w:rPr>
          <w:tab/>
          <w:delText>53</w:delText>
        </w:r>
      </w:del>
    </w:p>
    <w:p w14:paraId="2AB27205" w14:textId="35F5AE87" w:rsidR="003A7C15" w:rsidDel="00A41F44" w:rsidRDefault="003A7C15">
      <w:pPr>
        <w:pStyle w:val="TM2"/>
        <w:rPr>
          <w:del w:id="733" w:author="Bertille TAGNE" w:date="2025-12-04T16:40:00Z" w16du:dateUtc="2025-12-04T15:40:00Z"/>
          <w:rFonts w:asciiTheme="minorHAnsi" w:eastAsiaTheme="minorEastAsia" w:hAnsiTheme="minorHAnsi" w:cstheme="minorBidi"/>
          <w:noProof/>
          <w:color w:val="auto"/>
          <w:sz w:val="22"/>
          <w:szCs w:val="22"/>
          <w:lang w:eastAsia="fr-FR"/>
        </w:rPr>
      </w:pPr>
      <w:del w:id="734" w:author="Bertille TAGNE" w:date="2025-12-04T16:40:00Z" w16du:dateUtc="2025-12-04T15:40:00Z">
        <w:r w:rsidRPr="00A41F44" w:rsidDel="00A41F44">
          <w:rPr>
            <w:rPrChange w:id="735" w:author="Bertille TAGNE" w:date="2025-12-04T16:40:00Z" w16du:dateUtc="2025-12-04T15:40:00Z">
              <w:rPr>
                <w:rStyle w:val="Lienhypertexte"/>
                <w:noProof/>
              </w:rPr>
            </w:rPrChange>
          </w:rPr>
          <w:delText>12.1</w:delText>
        </w:r>
        <w:r w:rsidDel="00A41F44">
          <w:rPr>
            <w:rFonts w:asciiTheme="minorHAnsi" w:eastAsiaTheme="minorEastAsia" w:hAnsiTheme="minorHAnsi" w:cstheme="minorBidi"/>
            <w:noProof/>
            <w:color w:val="auto"/>
            <w:sz w:val="22"/>
            <w:szCs w:val="22"/>
            <w:lang w:eastAsia="fr-FR"/>
          </w:rPr>
          <w:tab/>
        </w:r>
        <w:r w:rsidRPr="00A41F44" w:rsidDel="00A41F44">
          <w:rPr>
            <w:rPrChange w:id="736" w:author="Bertille TAGNE" w:date="2025-12-04T16:40:00Z" w16du:dateUtc="2025-12-04T15:40:00Z">
              <w:rPr>
                <w:rStyle w:val="Lienhypertexte"/>
                <w:noProof/>
              </w:rPr>
            </w:rPrChange>
          </w:rPr>
          <w:delText>Indicateurs de performance (KPI)</w:delText>
        </w:r>
        <w:r w:rsidDel="00A41F44">
          <w:rPr>
            <w:noProof/>
            <w:webHidden/>
          </w:rPr>
          <w:tab/>
          <w:delText>53</w:delText>
        </w:r>
      </w:del>
    </w:p>
    <w:p w14:paraId="1ACCFD84" w14:textId="1EEA2557" w:rsidR="003A7C15" w:rsidDel="00A41F44" w:rsidRDefault="003A7C15">
      <w:pPr>
        <w:pStyle w:val="TM3"/>
        <w:rPr>
          <w:del w:id="737"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38" w:author="Bertille TAGNE" w:date="2025-12-04T16:40:00Z" w16du:dateUtc="2025-12-04T15:40:00Z">
        <w:r w:rsidRPr="00A41F44" w:rsidDel="00A41F44">
          <w:rPr>
            <w:rPrChange w:id="739" w:author="Bertille TAGNE" w:date="2025-12-04T16:40:00Z" w16du:dateUtc="2025-12-04T15:40:00Z">
              <w:rPr>
                <w:rStyle w:val="Lienhypertexte"/>
                <w:noProof/>
              </w:rPr>
            </w:rPrChange>
          </w:rPr>
          <w:delText>12.1.1</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40" w:author="Bertille TAGNE" w:date="2025-12-04T16:40:00Z" w16du:dateUtc="2025-12-04T15:40:00Z">
              <w:rPr>
                <w:rStyle w:val="Lienhypertexte"/>
                <w:noProof/>
              </w:rPr>
            </w:rPrChange>
          </w:rPr>
          <w:delText>Indicateurs de délai</w:delText>
        </w:r>
        <w:r w:rsidDel="00A41F44">
          <w:rPr>
            <w:noProof/>
            <w:webHidden/>
          </w:rPr>
          <w:tab/>
          <w:delText>53</w:delText>
        </w:r>
      </w:del>
    </w:p>
    <w:p w14:paraId="4526604F" w14:textId="630FDA42" w:rsidR="003A7C15" w:rsidDel="00A41F44" w:rsidRDefault="003A7C15">
      <w:pPr>
        <w:pStyle w:val="TM3"/>
        <w:rPr>
          <w:del w:id="741"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42" w:author="Bertille TAGNE" w:date="2025-12-04T16:40:00Z" w16du:dateUtc="2025-12-04T15:40:00Z">
        <w:r w:rsidRPr="00A41F44" w:rsidDel="00A41F44">
          <w:rPr>
            <w:rPrChange w:id="743" w:author="Bertille TAGNE" w:date="2025-12-04T16:40:00Z" w16du:dateUtc="2025-12-04T15:40:00Z">
              <w:rPr>
                <w:rStyle w:val="Lienhypertexte"/>
                <w:noProof/>
              </w:rPr>
            </w:rPrChange>
          </w:rPr>
          <w:delText>12.1.2</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44" w:author="Bertille TAGNE" w:date="2025-12-04T16:40:00Z" w16du:dateUtc="2025-12-04T15:40:00Z">
              <w:rPr>
                <w:rStyle w:val="Lienhypertexte"/>
                <w:noProof/>
              </w:rPr>
            </w:rPrChange>
          </w:rPr>
          <w:delText>Indicateurs de qualité</w:delText>
        </w:r>
        <w:r w:rsidDel="00A41F44">
          <w:rPr>
            <w:noProof/>
            <w:webHidden/>
          </w:rPr>
          <w:tab/>
          <w:delText>53</w:delText>
        </w:r>
      </w:del>
    </w:p>
    <w:p w14:paraId="6C4988BE" w14:textId="28BF49E1" w:rsidR="003A7C15" w:rsidDel="00A41F44" w:rsidRDefault="003A7C15">
      <w:pPr>
        <w:pStyle w:val="TM3"/>
        <w:rPr>
          <w:del w:id="745"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46" w:author="Bertille TAGNE" w:date="2025-12-04T16:40:00Z" w16du:dateUtc="2025-12-04T15:40:00Z">
        <w:r w:rsidRPr="00A41F44" w:rsidDel="00A41F44">
          <w:rPr>
            <w:rPrChange w:id="747" w:author="Bertille TAGNE" w:date="2025-12-04T16:40:00Z" w16du:dateUtc="2025-12-04T15:40:00Z">
              <w:rPr>
                <w:rStyle w:val="Lienhypertexte"/>
                <w:noProof/>
              </w:rPr>
            </w:rPrChange>
          </w:rPr>
          <w:delText>12.1.3</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48" w:author="Bertille TAGNE" w:date="2025-12-04T16:40:00Z" w16du:dateUtc="2025-12-04T15:40:00Z">
              <w:rPr>
                <w:rStyle w:val="Lienhypertexte"/>
                <w:noProof/>
              </w:rPr>
            </w:rPrChange>
          </w:rPr>
          <w:delText>Indicateurs de formation et d’accompagnement</w:delText>
        </w:r>
        <w:r w:rsidDel="00A41F44">
          <w:rPr>
            <w:noProof/>
            <w:webHidden/>
          </w:rPr>
          <w:tab/>
          <w:delText>53</w:delText>
        </w:r>
      </w:del>
    </w:p>
    <w:p w14:paraId="5C0FDD41" w14:textId="54D5C265" w:rsidR="003A7C15" w:rsidDel="00A41F44" w:rsidRDefault="003A7C15">
      <w:pPr>
        <w:pStyle w:val="TM3"/>
        <w:rPr>
          <w:del w:id="749" w:author="Bertille TAGNE" w:date="2025-12-04T16:40:00Z" w16du:dateUtc="2025-12-04T15:40:00Z"/>
          <w:rFonts w:asciiTheme="minorHAnsi" w:eastAsiaTheme="minorEastAsia" w:hAnsiTheme="minorHAnsi" w:cstheme="minorBidi"/>
          <w:i w:val="0"/>
          <w:iCs w:val="0"/>
          <w:noProof/>
          <w:color w:val="auto"/>
          <w:sz w:val="22"/>
          <w:szCs w:val="22"/>
          <w:lang w:eastAsia="fr-FR"/>
        </w:rPr>
      </w:pPr>
      <w:del w:id="750" w:author="Bertille TAGNE" w:date="2025-12-04T16:40:00Z" w16du:dateUtc="2025-12-04T15:40:00Z">
        <w:r w:rsidRPr="00A41F44" w:rsidDel="00A41F44">
          <w:rPr>
            <w:rPrChange w:id="751" w:author="Bertille TAGNE" w:date="2025-12-04T16:40:00Z" w16du:dateUtc="2025-12-04T15:40:00Z">
              <w:rPr>
                <w:rStyle w:val="Lienhypertexte"/>
                <w:noProof/>
              </w:rPr>
            </w:rPrChange>
          </w:rPr>
          <w:delText>12.1.4</w:delText>
        </w:r>
        <w:r w:rsidDel="00A41F44">
          <w:rPr>
            <w:rFonts w:asciiTheme="minorHAnsi" w:eastAsiaTheme="minorEastAsia" w:hAnsiTheme="minorHAnsi" w:cstheme="minorBidi"/>
            <w:i w:val="0"/>
            <w:iCs w:val="0"/>
            <w:noProof/>
            <w:color w:val="auto"/>
            <w:sz w:val="22"/>
            <w:szCs w:val="22"/>
            <w:lang w:eastAsia="fr-FR"/>
          </w:rPr>
          <w:tab/>
        </w:r>
        <w:r w:rsidRPr="00A41F44" w:rsidDel="00A41F44">
          <w:rPr>
            <w:rPrChange w:id="752" w:author="Bertille TAGNE" w:date="2025-12-04T16:40:00Z" w16du:dateUtc="2025-12-04T15:40:00Z">
              <w:rPr>
                <w:rStyle w:val="Lienhypertexte"/>
                <w:noProof/>
              </w:rPr>
            </w:rPrChange>
          </w:rPr>
          <w:delText>Indicateurs techniques</w:delText>
        </w:r>
        <w:r w:rsidDel="00A41F44">
          <w:rPr>
            <w:noProof/>
            <w:webHidden/>
          </w:rPr>
          <w:tab/>
          <w:delText>54</w:delText>
        </w:r>
      </w:del>
    </w:p>
    <w:p w14:paraId="67A7E6BF" w14:textId="62AF7549" w:rsidR="003A7C15" w:rsidDel="00A41F44" w:rsidRDefault="003A7C15">
      <w:pPr>
        <w:pStyle w:val="TM1"/>
        <w:rPr>
          <w:del w:id="753"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754" w:author="Bertille TAGNE" w:date="2025-12-04T16:40:00Z" w16du:dateUtc="2025-12-04T15:40:00Z">
        <w:r w:rsidRPr="00A41F44" w:rsidDel="00A41F44">
          <w:rPr>
            <w:rPrChange w:id="755" w:author="Bertille TAGNE" w:date="2025-12-04T16:40:00Z" w16du:dateUtc="2025-12-04T15:40:00Z">
              <w:rPr>
                <w:rStyle w:val="Lienhypertexte"/>
                <w:noProof/>
              </w:rPr>
            </w:rPrChange>
          </w:rPr>
          <w:delText>13</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756" w:author="Bertille TAGNE" w:date="2025-12-04T16:40:00Z" w16du:dateUtc="2025-12-04T15:40:00Z">
              <w:rPr>
                <w:rStyle w:val="Lienhypertexte"/>
                <w:noProof/>
              </w:rPr>
            </w:rPrChange>
          </w:rPr>
          <w:delText>REVISION ET MISE A JOUR DU PLAN</w:delText>
        </w:r>
        <w:r w:rsidDel="00A41F44">
          <w:rPr>
            <w:noProof/>
            <w:webHidden/>
          </w:rPr>
          <w:tab/>
          <w:delText>55</w:delText>
        </w:r>
      </w:del>
    </w:p>
    <w:p w14:paraId="2F4C08F3" w14:textId="7CC49A52" w:rsidR="003A7C15" w:rsidDel="00A41F44" w:rsidRDefault="003A7C15">
      <w:pPr>
        <w:pStyle w:val="TM1"/>
        <w:rPr>
          <w:del w:id="757" w:author="Bertille TAGNE" w:date="2025-12-04T16:40:00Z" w16du:dateUtc="2025-12-04T15:40:00Z"/>
          <w:rFonts w:asciiTheme="minorHAnsi" w:eastAsiaTheme="minorEastAsia" w:hAnsiTheme="minorHAnsi" w:cstheme="minorBidi"/>
          <w:b w:val="0"/>
          <w:bCs w:val="0"/>
          <w:caps w:val="0"/>
          <w:noProof/>
          <w:color w:val="auto"/>
          <w:szCs w:val="22"/>
          <w:lang w:eastAsia="fr-FR"/>
        </w:rPr>
      </w:pPr>
      <w:del w:id="758" w:author="Bertille TAGNE" w:date="2025-12-04T16:40:00Z" w16du:dateUtc="2025-12-04T15:40:00Z">
        <w:r w:rsidRPr="00A41F44" w:rsidDel="00A41F44">
          <w:rPr>
            <w:rPrChange w:id="759" w:author="Bertille TAGNE" w:date="2025-12-04T16:40:00Z" w16du:dateUtc="2025-12-04T15:40:00Z">
              <w:rPr>
                <w:rStyle w:val="Lienhypertexte"/>
                <w:noProof/>
              </w:rPr>
            </w:rPrChange>
          </w:rPr>
          <w:delText>14</w:delText>
        </w:r>
        <w:r w:rsidDel="00A41F44">
          <w:rPr>
            <w:rFonts w:asciiTheme="minorHAnsi" w:eastAsiaTheme="minorEastAsia" w:hAnsiTheme="minorHAnsi" w:cstheme="minorBidi"/>
            <w:b w:val="0"/>
            <w:bCs w:val="0"/>
            <w:caps w:val="0"/>
            <w:noProof/>
            <w:color w:val="auto"/>
            <w:szCs w:val="22"/>
            <w:lang w:eastAsia="fr-FR"/>
          </w:rPr>
          <w:tab/>
        </w:r>
        <w:r w:rsidRPr="00A41F44" w:rsidDel="00A41F44">
          <w:rPr>
            <w:rPrChange w:id="760" w:author="Bertille TAGNE" w:date="2025-12-04T16:40:00Z" w16du:dateUtc="2025-12-04T15:40:00Z">
              <w:rPr>
                <w:rStyle w:val="Lienhypertexte"/>
                <w:noProof/>
              </w:rPr>
            </w:rPrChange>
          </w:rPr>
          <w:delText>CONCLUSION</w:delText>
        </w:r>
        <w:r w:rsidDel="00A41F44">
          <w:rPr>
            <w:noProof/>
            <w:webHidden/>
          </w:rPr>
          <w:tab/>
          <w:delText>56</w:delText>
        </w:r>
      </w:del>
    </w:p>
    <w:p w14:paraId="13002AC5" w14:textId="77777777" w:rsidR="00CF311C" w:rsidRPr="002A55BD" w:rsidRDefault="004242CD" w:rsidP="004B0CC0">
      <w:pPr>
        <w:sectPr w:rsidR="00CF311C" w:rsidRPr="002A55BD" w:rsidSect="009E5F65">
          <w:headerReference w:type="default" r:id="rId15"/>
          <w:footerReference w:type="default" r:id="rId16"/>
          <w:pgSz w:w="11906" w:h="16838" w:code="9"/>
          <w:pgMar w:top="1743" w:right="851" w:bottom="680" w:left="964" w:header="397" w:footer="397" w:gutter="0"/>
          <w:cols w:space="708"/>
          <w:titlePg/>
          <w:docGrid w:linePitch="360"/>
        </w:sectPr>
      </w:pPr>
      <w:r w:rsidRPr="002A55BD">
        <w:rPr>
          <w:rStyle w:val="Lienhypertexte"/>
        </w:rPr>
        <w:fldChar w:fldCharType="end"/>
      </w:r>
    </w:p>
    <w:p w14:paraId="08758EE7" w14:textId="77777777" w:rsidR="004242CD" w:rsidRPr="002A55BD" w:rsidRDefault="004242CD" w:rsidP="008648E9">
      <w:pPr>
        <w:pStyle w:val="En-ttedetabledesmatires"/>
      </w:pPr>
      <w:r w:rsidRPr="002A55BD">
        <w:lastRenderedPageBreak/>
        <w:t>Illustrations</w:t>
      </w:r>
    </w:p>
    <w:p w14:paraId="20F7E466" w14:textId="77777777" w:rsidR="006A3FD9" w:rsidRDefault="009E523F">
      <w:pPr>
        <w:pStyle w:val="Tabledesillustrations"/>
        <w:rPr>
          <w:rFonts w:asciiTheme="minorHAnsi" w:eastAsiaTheme="minorEastAsia" w:hAnsiTheme="minorHAnsi" w:cstheme="minorBidi"/>
          <w:i w:val="0"/>
          <w:color w:val="auto"/>
          <w:szCs w:val="22"/>
          <w:lang w:eastAsia="fr-FR"/>
        </w:rPr>
      </w:pPr>
      <w:r>
        <w:fldChar w:fldCharType="begin"/>
      </w:r>
      <w:r>
        <w:instrText xml:space="preserve"> TOC \h \z \c "Figure" </w:instrText>
      </w:r>
      <w:r>
        <w:fldChar w:fldCharType="separate"/>
      </w:r>
      <w:hyperlink w:anchor="_Toc215653843" w:history="1">
        <w:r w:rsidR="006A3FD9" w:rsidRPr="006B07A9">
          <w:rPr>
            <w:rStyle w:val="Lienhypertexte"/>
          </w:rPr>
          <w:t>Figure 1: Bénéfices financiers</w:t>
        </w:r>
        <w:r w:rsidR="006A3FD9">
          <w:rPr>
            <w:webHidden/>
          </w:rPr>
          <w:tab/>
        </w:r>
        <w:r w:rsidR="006A3FD9">
          <w:rPr>
            <w:webHidden/>
          </w:rPr>
          <w:fldChar w:fldCharType="begin"/>
        </w:r>
        <w:r w:rsidR="006A3FD9">
          <w:rPr>
            <w:webHidden/>
          </w:rPr>
          <w:instrText xml:space="preserve"> PAGEREF _Toc215653843 \h </w:instrText>
        </w:r>
        <w:r w:rsidR="006A3FD9">
          <w:rPr>
            <w:webHidden/>
          </w:rPr>
        </w:r>
        <w:r w:rsidR="006A3FD9">
          <w:rPr>
            <w:webHidden/>
          </w:rPr>
          <w:fldChar w:fldCharType="separate"/>
        </w:r>
        <w:r w:rsidR="006A3FD9">
          <w:rPr>
            <w:webHidden/>
          </w:rPr>
          <w:t>14</w:t>
        </w:r>
        <w:r w:rsidR="006A3FD9">
          <w:rPr>
            <w:webHidden/>
          </w:rPr>
          <w:fldChar w:fldCharType="end"/>
        </w:r>
      </w:hyperlink>
    </w:p>
    <w:p w14:paraId="6101E489"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4" w:history="1">
        <w:r w:rsidRPr="006B07A9">
          <w:rPr>
            <w:rStyle w:val="Lienhypertexte"/>
          </w:rPr>
          <w:t>Figure 2: Bénéfices opérationnels</w:t>
        </w:r>
        <w:r>
          <w:rPr>
            <w:webHidden/>
          </w:rPr>
          <w:tab/>
        </w:r>
        <w:r>
          <w:rPr>
            <w:webHidden/>
          </w:rPr>
          <w:fldChar w:fldCharType="begin"/>
        </w:r>
        <w:r>
          <w:rPr>
            <w:webHidden/>
          </w:rPr>
          <w:instrText xml:space="preserve"> PAGEREF _Toc215653844 \h </w:instrText>
        </w:r>
        <w:r>
          <w:rPr>
            <w:webHidden/>
          </w:rPr>
        </w:r>
        <w:r>
          <w:rPr>
            <w:webHidden/>
          </w:rPr>
          <w:fldChar w:fldCharType="separate"/>
        </w:r>
        <w:r>
          <w:rPr>
            <w:webHidden/>
          </w:rPr>
          <w:t>15</w:t>
        </w:r>
        <w:r>
          <w:rPr>
            <w:webHidden/>
          </w:rPr>
          <w:fldChar w:fldCharType="end"/>
        </w:r>
      </w:hyperlink>
    </w:p>
    <w:p w14:paraId="20A9408D"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5" w:history="1">
        <w:r w:rsidRPr="006B07A9">
          <w:rPr>
            <w:rStyle w:val="Lienhypertexte"/>
          </w:rPr>
          <w:t>Figure 3: Bénéfices technologiques</w:t>
        </w:r>
        <w:r>
          <w:rPr>
            <w:webHidden/>
          </w:rPr>
          <w:tab/>
        </w:r>
        <w:r>
          <w:rPr>
            <w:webHidden/>
          </w:rPr>
          <w:fldChar w:fldCharType="begin"/>
        </w:r>
        <w:r>
          <w:rPr>
            <w:webHidden/>
          </w:rPr>
          <w:instrText xml:space="preserve"> PAGEREF _Toc215653845 \h </w:instrText>
        </w:r>
        <w:r>
          <w:rPr>
            <w:webHidden/>
          </w:rPr>
        </w:r>
        <w:r>
          <w:rPr>
            <w:webHidden/>
          </w:rPr>
          <w:fldChar w:fldCharType="separate"/>
        </w:r>
        <w:r>
          <w:rPr>
            <w:webHidden/>
          </w:rPr>
          <w:t>15</w:t>
        </w:r>
        <w:r>
          <w:rPr>
            <w:webHidden/>
          </w:rPr>
          <w:fldChar w:fldCharType="end"/>
        </w:r>
      </w:hyperlink>
    </w:p>
    <w:p w14:paraId="181E2077"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6" w:history="1">
        <w:r w:rsidRPr="006B07A9">
          <w:rPr>
            <w:rStyle w:val="Lienhypertexte"/>
          </w:rPr>
          <w:t>Figure 4: Critères de succès</w:t>
        </w:r>
        <w:r>
          <w:rPr>
            <w:webHidden/>
          </w:rPr>
          <w:tab/>
        </w:r>
        <w:r>
          <w:rPr>
            <w:webHidden/>
          </w:rPr>
          <w:fldChar w:fldCharType="begin"/>
        </w:r>
        <w:r>
          <w:rPr>
            <w:webHidden/>
          </w:rPr>
          <w:instrText xml:space="preserve"> PAGEREF _Toc215653846 \h </w:instrText>
        </w:r>
        <w:r>
          <w:rPr>
            <w:webHidden/>
          </w:rPr>
        </w:r>
        <w:r>
          <w:rPr>
            <w:webHidden/>
          </w:rPr>
          <w:fldChar w:fldCharType="separate"/>
        </w:r>
        <w:r>
          <w:rPr>
            <w:webHidden/>
          </w:rPr>
          <w:t>16</w:t>
        </w:r>
        <w:r>
          <w:rPr>
            <w:webHidden/>
          </w:rPr>
          <w:fldChar w:fldCharType="end"/>
        </w:r>
      </w:hyperlink>
    </w:p>
    <w:p w14:paraId="56D03465"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7" w:history="1">
        <w:r w:rsidRPr="006B07A9">
          <w:rPr>
            <w:rStyle w:val="Lienhypertexte"/>
          </w:rPr>
          <w:t>Figure 5: Organigramme projet</w:t>
        </w:r>
        <w:r>
          <w:rPr>
            <w:webHidden/>
          </w:rPr>
          <w:tab/>
        </w:r>
        <w:r>
          <w:rPr>
            <w:webHidden/>
          </w:rPr>
          <w:fldChar w:fldCharType="begin"/>
        </w:r>
        <w:r>
          <w:rPr>
            <w:webHidden/>
          </w:rPr>
          <w:instrText xml:space="preserve"> PAGEREF _Toc215653847 \h </w:instrText>
        </w:r>
        <w:r>
          <w:rPr>
            <w:webHidden/>
          </w:rPr>
        </w:r>
        <w:r>
          <w:rPr>
            <w:webHidden/>
          </w:rPr>
          <w:fldChar w:fldCharType="separate"/>
        </w:r>
        <w:r>
          <w:rPr>
            <w:webHidden/>
          </w:rPr>
          <w:t>18</w:t>
        </w:r>
        <w:r>
          <w:rPr>
            <w:webHidden/>
          </w:rPr>
          <w:fldChar w:fldCharType="end"/>
        </w:r>
      </w:hyperlink>
    </w:p>
    <w:p w14:paraId="0C76E541"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8" w:history="1">
        <w:r w:rsidRPr="006B07A9">
          <w:rPr>
            <w:rStyle w:val="Lienhypertexte"/>
          </w:rPr>
          <w:t>Figure 6: Découpage de projet</w:t>
        </w:r>
        <w:r>
          <w:rPr>
            <w:webHidden/>
          </w:rPr>
          <w:tab/>
        </w:r>
        <w:r>
          <w:rPr>
            <w:webHidden/>
          </w:rPr>
          <w:fldChar w:fldCharType="begin"/>
        </w:r>
        <w:r>
          <w:rPr>
            <w:webHidden/>
          </w:rPr>
          <w:instrText xml:space="preserve"> PAGEREF _Toc215653848 \h </w:instrText>
        </w:r>
        <w:r>
          <w:rPr>
            <w:webHidden/>
          </w:rPr>
        </w:r>
        <w:r>
          <w:rPr>
            <w:webHidden/>
          </w:rPr>
          <w:fldChar w:fldCharType="separate"/>
        </w:r>
        <w:r>
          <w:rPr>
            <w:webHidden/>
          </w:rPr>
          <w:t>20</w:t>
        </w:r>
        <w:r>
          <w:rPr>
            <w:webHidden/>
          </w:rPr>
          <w:fldChar w:fldCharType="end"/>
        </w:r>
      </w:hyperlink>
    </w:p>
    <w:p w14:paraId="4845AAEE"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49" w:history="1">
        <w:r w:rsidRPr="006B07A9">
          <w:rPr>
            <w:rStyle w:val="Lienhypertexte"/>
          </w:rPr>
          <w:t>Figure 7: Phases principales du projet</w:t>
        </w:r>
        <w:r>
          <w:rPr>
            <w:webHidden/>
          </w:rPr>
          <w:tab/>
        </w:r>
        <w:r>
          <w:rPr>
            <w:webHidden/>
          </w:rPr>
          <w:fldChar w:fldCharType="begin"/>
        </w:r>
        <w:r>
          <w:rPr>
            <w:webHidden/>
          </w:rPr>
          <w:instrText xml:space="preserve"> PAGEREF _Toc215653849 \h </w:instrText>
        </w:r>
        <w:r>
          <w:rPr>
            <w:webHidden/>
          </w:rPr>
        </w:r>
        <w:r>
          <w:rPr>
            <w:webHidden/>
          </w:rPr>
          <w:fldChar w:fldCharType="separate"/>
        </w:r>
        <w:r>
          <w:rPr>
            <w:webHidden/>
          </w:rPr>
          <w:t>21</w:t>
        </w:r>
        <w:r>
          <w:rPr>
            <w:webHidden/>
          </w:rPr>
          <w:fldChar w:fldCharType="end"/>
        </w:r>
      </w:hyperlink>
    </w:p>
    <w:p w14:paraId="33BB4EC5" w14:textId="77777777" w:rsidR="006A3FD9" w:rsidRDefault="006A3FD9">
      <w:pPr>
        <w:pStyle w:val="Tabledesillustrations"/>
        <w:rPr>
          <w:rFonts w:asciiTheme="minorHAnsi" w:eastAsiaTheme="minorEastAsia" w:hAnsiTheme="minorHAnsi" w:cstheme="minorBidi"/>
          <w:i w:val="0"/>
          <w:color w:val="auto"/>
          <w:szCs w:val="22"/>
          <w:lang w:eastAsia="fr-FR"/>
        </w:rPr>
      </w:pPr>
      <w:hyperlink w:anchor="_Toc215653850" w:history="1">
        <w:r w:rsidRPr="006B07A9">
          <w:rPr>
            <w:rStyle w:val="Lienhypertexte"/>
          </w:rPr>
          <w:t>Figure 8: processus couvert</w:t>
        </w:r>
        <w:r>
          <w:rPr>
            <w:webHidden/>
          </w:rPr>
          <w:tab/>
        </w:r>
        <w:r>
          <w:rPr>
            <w:webHidden/>
          </w:rPr>
          <w:fldChar w:fldCharType="begin"/>
        </w:r>
        <w:r>
          <w:rPr>
            <w:webHidden/>
          </w:rPr>
          <w:instrText xml:space="preserve"> PAGEREF _Toc215653850 \h </w:instrText>
        </w:r>
        <w:r>
          <w:rPr>
            <w:webHidden/>
          </w:rPr>
        </w:r>
        <w:r>
          <w:rPr>
            <w:webHidden/>
          </w:rPr>
          <w:fldChar w:fldCharType="separate"/>
        </w:r>
        <w:r>
          <w:rPr>
            <w:webHidden/>
          </w:rPr>
          <w:t>28</w:t>
        </w:r>
        <w:r>
          <w:rPr>
            <w:webHidden/>
          </w:rPr>
          <w:fldChar w:fldCharType="end"/>
        </w:r>
      </w:hyperlink>
    </w:p>
    <w:p w14:paraId="33C99B08" w14:textId="77777777" w:rsidR="009C0BAD" w:rsidRDefault="009E523F" w:rsidP="00DE12C0">
      <w:pPr>
        <w:rPr>
          <w:noProof/>
        </w:rPr>
      </w:pPr>
      <w:r>
        <w:rPr>
          <w:noProof/>
        </w:rPr>
        <w:fldChar w:fldCharType="end"/>
      </w:r>
    </w:p>
    <w:p w14:paraId="584D55FA" w14:textId="77777777" w:rsidR="003A7C15" w:rsidRDefault="003A7C15">
      <w:pPr>
        <w:spacing w:after="160" w:line="259" w:lineRule="auto"/>
        <w:jc w:val="left"/>
        <w:rPr>
          <w:noProof/>
        </w:rPr>
      </w:pPr>
    </w:p>
    <w:p w14:paraId="29E82A05" w14:textId="77777777" w:rsidR="003A7C15" w:rsidRDefault="009A700F" w:rsidP="003A7C15">
      <w:pPr>
        <w:spacing w:after="160" w:line="259" w:lineRule="auto"/>
        <w:jc w:val="left"/>
        <w:rPr>
          <w:noProof/>
        </w:rPr>
      </w:pPr>
      <w:r>
        <w:rPr>
          <w:noProof/>
        </w:rPr>
        <w:br w:type="page"/>
      </w:r>
      <w:r w:rsidR="003A7C15">
        <w:rPr>
          <w:noProof/>
        </w:rPr>
        <w:fldChar w:fldCharType="begin"/>
      </w:r>
      <w:r w:rsidR="003A7C15">
        <w:rPr>
          <w:noProof/>
        </w:rPr>
        <w:instrText xml:space="preserve"> TOC \h \z \c "Tableau" </w:instrText>
      </w:r>
      <w:r w:rsidR="003A7C15">
        <w:rPr>
          <w:noProof/>
        </w:rPr>
        <w:fldChar w:fldCharType="separate"/>
      </w:r>
    </w:p>
    <w:p w14:paraId="4AA0BF42"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3" w:history="1">
        <w:r w:rsidRPr="00320C88">
          <w:rPr>
            <w:rStyle w:val="Lienhypertexte"/>
          </w:rPr>
          <w:t>Tableau 1: spécifications des paramètres techniques à considérer</w:t>
        </w:r>
        <w:r>
          <w:rPr>
            <w:webHidden/>
          </w:rPr>
          <w:tab/>
        </w:r>
        <w:r>
          <w:rPr>
            <w:webHidden/>
          </w:rPr>
          <w:fldChar w:fldCharType="begin"/>
        </w:r>
        <w:r>
          <w:rPr>
            <w:webHidden/>
          </w:rPr>
          <w:instrText xml:space="preserve"> PAGEREF _Toc215672913 \h </w:instrText>
        </w:r>
        <w:r>
          <w:rPr>
            <w:webHidden/>
          </w:rPr>
        </w:r>
        <w:r>
          <w:rPr>
            <w:webHidden/>
          </w:rPr>
          <w:fldChar w:fldCharType="separate"/>
        </w:r>
        <w:r>
          <w:rPr>
            <w:webHidden/>
          </w:rPr>
          <w:t>25</w:t>
        </w:r>
        <w:r>
          <w:rPr>
            <w:webHidden/>
          </w:rPr>
          <w:fldChar w:fldCharType="end"/>
        </w:r>
      </w:hyperlink>
    </w:p>
    <w:p w14:paraId="13D61EB8"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4" w:history="1">
        <w:r w:rsidRPr="00320C88">
          <w:rPr>
            <w:rStyle w:val="Lienhypertexte"/>
          </w:rPr>
          <w:t>Tableau 2: Tableau des livrables par phase</w:t>
        </w:r>
        <w:r>
          <w:rPr>
            <w:webHidden/>
          </w:rPr>
          <w:tab/>
        </w:r>
        <w:r>
          <w:rPr>
            <w:webHidden/>
          </w:rPr>
          <w:fldChar w:fldCharType="begin"/>
        </w:r>
        <w:r>
          <w:rPr>
            <w:webHidden/>
          </w:rPr>
          <w:instrText xml:space="preserve"> PAGEREF _Toc215672914 \h </w:instrText>
        </w:r>
        <w:r>
          <w:rPr>
            <w:webHidden/>
          </w:rPr>
        </w:r>
        <w:r>
          <w:rPr>
            <w:webHidden/>
          </w:rPr>
          <w:fldChar w:fldCharType="separate"/>
        </w:r>
        <w:r>
          <w:rPr>
            <w:webHidden/>
          </w:rPr>
          <w:t>31</w:t>
        </w:r>
        <w:r>
          <w:rPr>
            <w:webHidden/>
          </w:rPr>
          <w:fldChar w:fldCharType="end"/>
        </w:r>
      </w:hyperlink>
    </w:p>
    <w:p w14:paraId="18654739"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5" w:history="1">
        <w:r w:rsidRPr="00320C88">
          <w:rPr>
            <w:rStyle w:val="Lienhypertexte"/>
          </w:rPr>
          <w:t>Tableau 3: Corrélation phase/activités/livrables</w:t>
        </w:r>
        <w:r>
          <w:rPr>
            <w:webHidden/>
          </w:rPr>
          <w:tab/>
        </w:r>
        <w:r>
          <w:rPr>
            <w:webHidden/>
          </w:rPr>
          <w:fldChar w:fldCharType="begin"/>
        </w:r>
        <w:r>
          <w:rPr>
            <w:webHidden/>
          </w:rPr>
          <w:instrText xml:space="preserve"> PAGEREF _Toc215672915 \h </w:instrText>
        </w:r>
        <w:r>
          <w:rPr>
            <w:webHidden/>
          </w:rPr>
        </w:r>
        <w:r>
          <w:rPr>
            <w:webHidden/>
          </w:rPr>
          <w:fldChar w:fldCharType="separate"/>
        </w:r>
        <w:r>
          <w:rPr>
            <w:webHidden/>
          </w:rPr>
          <w:t>39</w:t>
        </w:r>
        <w:r>
          <w:rPr>
            <w:webHidden/>
          </w:rPr>
          <w:fldChar w:fldCharType="end"/>
        </w:r>
      </w:hyperlink>
    </w:p>
    <w:p w14:paraId="006A090A"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6" w:history="1">
        <w:r w:rsidRPr="00320C88">
          <w:rPr>
            <w:rStyle w:val="Lienhypertexte"/>
          </w:rPr>
          <w:t>Tableau 4: Points de passage obligatoire (revues, tests, validations)</w:t>
        </w:r>
        <w:r>
          <w:rPr>
            <w:webHidden/>
          </w:rPr>
          <w:tab/>
        </w:r>
        <w:r>
          <w:rPr>
            <w:webHidden/>
          </w:rPr>
          <w:fldChar w:fldCharType="begin"/>
        </w:r>
        <w:r>
          <w:rPr>
            <w:webHidden/>
          </w:rPr>
          <w:instrText xml:space="preserve"> PAGEREF _Toc215672916 \h </w:instrText>
        </w:r>
        <w:r>
          <w:rPr>
            <w:webHidden/>
          </w:rPr>
        </w:r>
        <w:r>
          <w:rPr>
            <w:webHidden/>
          </w:rPr>
          <w:fldChar w:fldCharType="separate"/>
        </w:r>
        <w:r>
          <w:rPr>
            <w:webHidden/>
          </w:rPr>
          <w:t>43</w:t>
        </w:r>
        <w:r>
          <w:rPr>
            <w:webHidden/>
          </w:rPr>
          <w:fldChar w:fldCharType="end"/>
        </w:r>
      </w:hyperlink>
    </w:p>
    <w:p w14:paraId="7EE96200"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7" w:history="1">
        <w:r w:rsidRPr="00320C88">
          <w:rPr>
            <w:rStyle w:val="Lienhypertexte"/>
          </w:rPr>
          <w:t>Tableau 5: sécurité, confidentialité et conformité</w:t>
        </w:r>
        <w:r>
          <w:rPr>
            <w:webHidden/>
          </w:rPr>
          <w:tab/>
        </w:r>
        <w:r>
          <w:rPr>
            <w:webHidden/>
          </w:rPr>
          <w:fldChar w:fldCharType="begin"/>
        </w:r>
        <w:r>
          <w:rPr>
            <w:webHidden/>
          </w:rPr>
          <w:instrText xml:space="preserve"> PAGEREF _Toc215672917 \h </w:instrText>
        </w:r>
        <w:r>
          <w:rPr>
            <w:webHidden/>
          </w:rPr>
        </w:r>
        <w:r>
          <w:rPr>
            <w:webHidden/>
          </w:rPr>
          <w:fldChar w:fldCharType="separate"/>
        </w:r>
        <w:r>
          <w:rPr>
            <w:webHidden/>
          </w:rPr>
          <w:t>51</w:t>
        </w:r>
        <w:r>
          <w:rPr>
            <w:webHidden/>
          </w:rPr>
          <w:fldChar w:fldCharType="end"/>
        </w:r>
      </w:hyperlink>
    </w:p>
    <w:p w14:paraId="5A61A1FF" w14:textId="77777777" w:rsidR="003A7C15" w:rsidRDefault="003A7C15">
      <w:pPr>
        <w:pStyle w:val="Tabledesillustrations"/>
        <w:rPr>
          <w:rFonts w:asciiTheme="minorHAnsi" w:eastAsiaTheme="minorEastAsia" w:hAnsiTheme="minorHAnsi" w:cstheme="minorBidi"/>
          <w:i w:val="0"/>
          <w:color w:val="auto"/>
          <w:szCs w:val="22"/>
          <w:lang w:eastAsia="fr-FR"/>
        </w:rPr>
      </w:pPr>
      <w:hyperlink w:anchor="_Toc215672918" w:history="1">
        <w:r w:rsidRPr="00320C88">
          <w:rPr>
            <w:rStyle w:val="Lienhypertexte"/>
          </w:rPr>
          <w:t>Tableau 6: Tableau d'indicateurs</w:t>
        </w:r>
        <w:r>
          <w:rPr>
            <w:webHidden/>
          </w:rPr>
          <w:tab/>
        </w:r>
        <w:r>
          <w:rPr>
            <w:webHidden/>
          </w:rPr>
          <w:fldChar w:fldCharType="begin"/>
        </w:r>
        <w:r>
          <w:rPr>
            <w:webHidden/>
          </w:rPr>
          <w:instrText xml:space="preserve"> PAGEREF _Toc215672918 \h </w:instrText>
        </w:r>
        <w:r>
          <w:rPr>
            <w:webHidden/>
          </w:rPr>
        </w:r>
        <w:r>
          <w:rPr>
            <w:webHidden/>
          </w:rPr>
          <w:fldChar w:fldCharType="separate"/>
        </w:r>
        <w:r>
          <w:rPr>
            <w:webHidden/>
          </w:rPr>
          <w:t>54</w:t>
        </w:r>
        <w:r>
          <w:rPr>
            <w:webHidden/>
          </w:rPr>
          <w:fldChar w:fldCharType="end"/>
        </w:r>
      </w:hyperlink>
    </w:p>
    <w:p w14:paraId="6E908F92" w14:textId="77777777" w:rsidR="009A700F" w:rsidRDefault="003A7C15" w:rsidP="003A7C15">
      <w:pPr>
        <w:spacing w:after="160" w:line="259" w:lineRule="auto"/>
        <w:jc w:val="left"/>
        <w:rPr>
          <w:noProof/>
        </w:rPr>
      </w:pPr>
      <w:r>
        <w:rPr>
          <w:noProof/>
        </w:rPr>
        <w:fldChar w:fldCharType="end"/>
      </w:r>
    </w:p>
    <w:p w14:paraId="3AE0CF5F" w14:textId="77777777" w:rsidR="00F8488B" w:rsidRDefault="00F8488B" w:rsidP="003A7C15">
      <w:pPr>
        <w:spacing w:after="160" w:line="259" w:lineRule="auto"/>
        <w:jc w:val="left"/>
        <w:rPr>
          <w:noProof/>
        </w:rPr>
      </w:pPr>
    </w:p>
    <w:p w14:paraId="5D8048C0" w14:textId="77777777" w:rsidR="00F8488B" w:rsidRDefault="00F8488B" w:rsidP="003A7C15">
      <w:pPr>
        <w:spacing w:after="160" w:line="259" w:lineRule="auto"/>
        <w:jc w:val="left"/>
        <w:rPr>
          <w:noProof/>
        </w:rPr>
      </w:pPr>
    </w:p>
    <w:p w14:paraId="1D73D467" w14:textId="77777777" w:rsidR="00F8488B" w:rsidRDefault="00F8488B" w:rsidP="003A7C15">
      <w:pPr>
        <w:spacing w:after="160" w:line="259" w:lineRule="auto"/>
        <w:jc w:val="left"/>
        <w:rPr>
          <w:noProof/>
        </w:rPr>
      </w:pPr>
    </w:p>
    <w:p w14:paraId="7FA84769" w14:textId="77777777" w:rsidR="00F8488B" w:rsidRDefault="00F8488B" w:rsidP="003A7C15">
      <w:pPr>
        <w:spacing w:after="160" w:line="259" w:lineRule="auto"/>
        <w:jc w:val="left"/>
        <w:rPr>
          <w:noProof/>
        </w:rPr>
      </w:pPr>
    </w:p>
    <w:p w14:paraId="75C878BC" w14:textId="77777777" w:rsidR="00F8488B" w:rsidRDefault="00F8488B" w:rsidP="003A7C15">
      <w:pPr>
        <w:spacing w:after="160" w:line="259" w:lineRule="auto"/>
        <w:jc w:val="left"/>
        <w:rPr>
          <w:noProof/>
        </w:rPr>
      </w:pPr>
    </w:p>
    <w:p w14:paraId="26CCAC39" w14:textId="77777777" w:rsidR="00F8488B" w:rsidRDefault="00F8488B" w:rsidP="003A7C15">
      <w:pPr>
        <w:spacing w:after="160" w:line="259" w:lineRule="auto"/>
        <w:jc w:val="left"/>
        <w:rPr>
          <w:noProof/>
        </w:rPr>
      </w:pPr>
    </w:p>
    <w:p w14:paraId="14F7DE27" w14:textId="77777777" w:rsidR="00F8488B" w:rsidRDefault="00F8488B" w:rsidP="003A7C15">
      <w:pPr>
        <w:spacing w:after="160" w:line="259" w:lineRule="auto"/>
        <w:jc w:val="left"/>
        <w:rPr>
          <w:noProof/>
        </w:rPr>
      </w:pPr>
    </w:p>
    <w:p w14:paraId="041230AC" w14:textId="77777777" w:rsidR="00F8488B" w:rsidRDefault="00F8488B" w:rsidP="003A7C15">
      <w:pPr>
        <w:spacing w:after="160" w:line="259" w:lineRule="auto"/>
        <w:jc w:val="left"/>
        <w:rPr>
          <w:noProof/>
        </w:rPr>
      </w:pPr>
    </w:p>
    <w:p w14:paraId="48E1FA4B" w14:textId="77777777" w:rsidR="00F8488B" w:rsidRDefault="00F8488B" w:rsidP="003A7C15">
      <w:pPr>
        <w:spacing w:after="160" w:line="259" w:lineRule="auto"/>
        <w:jc w:val="left"/>
        <w:rPr>
          <w:noProof/>
        </w:rPr>
      </w:pPr>
    </w:p>
    <w:p w14:paraId="204BF7D9" w14:textId="77777777" w:rsidR="00F8488B" w:rsidRDefault="00F8488B" w:rsidP="003A7C15">
      <w:pPr>
        <w:spacing w:after="160" w:line="259" w:lineRule="auto"/>
        <w:jc w:val="left"/>
        <w:rPr>
          <w:noProof/>
        </w:rPr>
      </w:pPr>
    </w:p>
    <w:p w14:paraId="1D700930" w14:textId="77777777" w:rsidR="00F8488B" w:rsidRDefault="00F8488B" w:rsidP="003A7C15">
      <w:pPr>
        <w:spacing w:after="160" w:line="259" w:lineRule="auto"/>
        <w:jc w:val="left"/>
        <w:rPr>
          <w:noProof/>
        </w:rPr>
      </w:pPr>
    </w:p>
    <w:p w14:paraId="6E1D499B" w14:textId="77777777" w:rsidR="00F8488B" w:rsidRDefault="00F8488B" w:rsidP="003A7C15">
      <w:pPr>
        <w:spacing w:after="160" w:line="259" w:lineRule="auto"/>
        <w:jc w:val="left"/>
        <w:rPr>
          <w:noProof/>
        </w:rPr>
      </w:pPr>
    </w:p>
    <w:p w14:paraId="749DB0F9" w14:textId="77777777" w:rsidR="00F8488B" w:rsidRDefault="00F8488B" w:rsidP="003A7C15">
      <w:pPr>
        <w:spacing w:after="160" w:line="259" w:lineRule="auto"/>
        <w:jc w:val="left"/>
        <w:rPr>
          <w:noProof/>
        </w:rPr>
      </w:pPr>
    </w:p>
    <w:p w14:paraId="609B2F6D" w14:textId="77777777" w:rsidR="00F8488B" w:rsidRDefault="00F8488B" w:rsidP="003A7C15">
      <w:pPr>
        <w:spacing w:after="160" w:line="259" w:lineRule="auto"/>
        <w:jc w:val="left"/>
        <w:rPr>
          <w:noProof/>
        </w:rPr>
      </w:pPr>
    </w:p>
    <w:p w14:paraId="3C7742E3" w14:textId="77777777" w:rsidR="00F8488B" w:rsidRDefault="00F8488B" w:rsidP="003A7C15">
      <w:pPr>
        <w:spacing w:after="160" w:line="259" w:lineRule="auto"/>
        <w:jc w:val="left"/>
        <w:rPr>
          <w:noProof/>
        </w:rPr>
      </w:pPr>
    </w:p>
    <w:p w14:paraId="464DD395" w14:textId="77777777" w:rsidR="00F8488B" w:rsidRDefault="00F8488B" w:rsidP="003A7C15">
      <w:pPr>
        <w:spacing w:after="160" w:line="259" w:lineRule="auto"/>
        <w:jc w:val="left"/>
        <w:rPr>
          <w:noProof/>
        </w:rPr>
      </w:pPr>
    </w:p>
    <w:p w14:paraId="32BAE228" w14:textId="77777777" w:rsidR="00F8488B" w:rsidRDefault="00F8488B" w:rsidP="003A7C15">
      <w:pPr>
        <w:spacing w:after="160" w:line="259" w:lineRule="auto"/>
        <w:jc w:val="left"/>
        <w:rPr>
          <w:noProof/>
        </w:rPr>
      </w:pPr>
    </w:p>
    <w:p w14:paraId="4682E901" w14:textId="77777777" w:rsidR="00F8488B" w:rsidRDefault="00F8488B" w:rsidP="003A7C15">
      <w:pPr>
        <w:spacing w:after="160" w:line="259" w:lineRule="auto"/>
        <w:jc w:val="left"/>
        <w:rPr>
          <w:noProof/>
        </w:rPr>
      </w:pPr>
    </w:p>
    <w:p w14:paraId="2731A85A" w14:textId="77777777" w:rsidR="00F8488B" w:rsidRDefault="00F8488B" w:rsidP="003A7C15">
      <w:pPr>
        <w:spacing w:after="160" w:line="259" w:lineRule="auto"/>
        <w:jc w:val="left"/>
        <w:rPr>
          <w:noProof/>
        </w:rPr>
      </w:pPr>
    </w:p>
    <w:p w14:paraId="37144822" w14:textId="77777777" w:rsidR="00F8488B" w:rsidRDefault="00F8488B" w:rsidP="003A7C15">
      <w:pPr>
        <w:spacing w:after="160" w:line="259" w:lineRule="auto"/>
        <w:jc w:val="left"/>
        <w:rPr>
          <w:noProof/>
        </w:rPr>
      </w:pPr>
    </w:p>
    <w:p w14:paraId="2020061D" w14:textId="77777777" w:rsidR="00F8488B" w:rsidRDefault="00F8488B" w:rsidP="003A7C15">
      <w:pPr>
        <w:spacing w:after="160" w:line="259" w:lineRule="auto"/>
        <w:jc w:val="left"/>
        <w:rPr>
          <w:noProof/>
        </w:rPr>
      </w:pPr>
    </w:p>
    <w:p w14:paraId="07973E23" w14:textId="77777777" w:rsidR="00F8488B" w:rsidRDefault="00F8488B" w:rsidP="003A7C15">
      <w:pPr>
        <w:spacing w:after="160" w:line="259" w:lineRule="auto"/>
        <w:jc w:val="left"/>
        <w:rPr>
          <w:noProof/>
        </w:rPr>
      </w:pPr>
    </w:p>
    <w:p w14:paraId="50376FA6" w14:textId="77777777" w:rsidR="00F8488B" w:rsidRDefault="00F8488B" w:rsidP="003A7C15">
      <w:pPr>
        <w:spacing w:after="160" w:line="259" w:lineRule="auto"/>
        <w:jc w:val="left"/>
        <w:rPr>
          <w:noProof/>
        </w:rPr>
      </w:pPr>
    </w:p>
    <w:p w14:paraId="79C31036" w14:textId="77777777" w:rsidR="00F8488B" w:rsidRDefault="00F8488B" w:rsidP="003A7C15">
      <w:pPr>
        <w:spacing w:after="160" w:line="259" w:lineRule="auto"/>
        <w:jc w:val="left"/>
        <w:rPr>
          <w:noProof/>
        </w:rPr>
      </w:pPr>
    </w:p>
    <w:p w14:paraId="4B51F0CF" w14:textId="77777777" w:rsidR="004B1FCB" w:rsidRPr="004B1FCB" w:rsidRDefault="00E40E7A" w:rsidP="004B1FCB">
      <w:pPr>
        <w:pStyle w:val="Titre1"/>
        <w:rPr>
          <w:noProof/>
        </w:rPr>
      </w:pPr>
      <w:bookmarkStart w:id="766" w:name="_Toc215758825"/>
      <w:r>
        <w:rPr>
          <w:noProof/>
        </w:rPr>
        <w:lastRenderedPageBreak/>
        <w:t>OBJET ET CADRAGE DE REFERENCE</w:t>
      </w:r>
      <w:bookmarkEnd w:id="766"/>
    </w:p>
    <w:p w14:paraId="2A71E712" w14:textId="618AD2F7" w:rsidR="00C53E26" w:rsidRDefault="00C53E26">
      <w:pPr>
        <w:rPr>
          <w:ins w:id="767" w:author="Bertille TAGNE" w:date="2025-12-05T09:13:00Z" w16du:dateUtc="2025-12-05T08:13:00Z"/>
          <w:rFonts w:cs="Arial"/>
        </w:rPr>
        <w:pPrChange w:id="768" w:author="Bertille TAGNE" w:date="2025-12-05T09:14:00Z" w16du:dateUtc="2025-12-05T08:14:00Z">
          <w:pPr>
            <w:ind w:firstLine="431"/>
          </w:pPr>
        </w:pPrChange>
      </w:pPr>
      <w:ins w:id="769" w:author="Bertille TAGNE" w:date="2025-12-05T09:11:00Z" w16du:dateUtc="2025-12-05T08:11:00Z">
        <w:r w:rsidRPr="00C53E26">
          <w:t xml:space="preserve">Le présent Programme d’Exécution constitue un document de référence opérationnel destiné à encadrer la mise en œuvre effective du projet </w:t>
        </w:r>
        <w:r>
          <w:t xml:space="preserve">de </w:t>
        </w:r>
        <w:r w:rsidRPr="00C53E26">
          <w:t xml:space="preserve">conception, </w:t>
        </w:r>
      </w:ins>
      <w:ins w:id="770" w:author="Bertille TAGNE" w:date="2025-12-05T09:12:00Z" w16du:dateUtc="2025-12-05T08:12:00Z">
        <w:r>
          <w:t>d</w:t>
        </w:r>
      </w:ins>
      <w:ins w:id="771" w:author="Bertille TAGNE" w:date="2025-12-05T09:11:00Z" w16du:dateUtc="2025-12-05T08:11:00Z">
        <w:r w:rsidRPr="00C53E26">
          <w:t xml:space="preserve">e </w:t>
        </w:r>
      </w:ins>
      <w:ins w:id="772" w:author="Bertille TAGNE" w:date="2025-12-05T09:12:00Z" w16du:dateUtc="2025-12-05T08:12:00Z">
        <w:r w:rsidRPr="00C53E26">
          <w:t>développement</w:t>
        </w:r>
      </w:ins>
      <w:ins w:id="773" w:author="Bertille TAGNE" w:date="2025-12-05T09:11:00Z" w16du:dateUtc="2025-12-05T08:11:00Z">
        <w:r w:rsidRPr="00C53E26">
          <w:t xml:space="preserve"> et </w:t>
        </w:r>
      </w:ins>
      <w:ins w:id="774" w:author="Bertille TAGNE" w:date="2025-12-05T09:12:00Z" w16du:dateUtc="2025-12-05T08:12:00Z">
        <w:r>
          <w:t>de</w:t>
        </w:r>
      </w:ins>
      <w:ins w:id="775" w:author="Bertille TAGNE" w:date="2025-12-05T09:11:00Z" w16du:dateUtc="2025-12-05T08:11:00Z">
        <w:r w:rsidRPr="00C53E26">
          <w:t xml:space="preserve"> mise en service d’une solution informatique de gestion commerciale a la CAMWATER</w:t>
        </w:r>
      </w:ins>
      <w:ins w:id="776" w:author="Bertille TAGNE" w:date="2025-12-05T09:12:00Z" w16du:dateUtc="2025-12-05T08:12:00Z">
        <w:r w:rsidR="00377A5B">
          <w:t xml:space="preserve">. </w:t>
        </w:r>
        <w:r w:rsidR="00377A5B" w:rsidRPr="008922EB">
          <w:rPr>
            <w:rFonts w:cs="Arial"/>
          </w:rPr>
          <w:t xml:space="preserve">Il est élaboré conformément aux dispositions de l’article </w:t>
        </w:r>
        <w:r w:rsidR="00377A5B">
          <w:rPr>
            <w:rFonts w:cs="Arial"/>
          </w:rPr>
          <w:t>30</w:t>
        </w:r>
        <w:r w:rsidR="00377A5B" w:rsidRPr="008922EB">
          <w:rPr>
            <w:rFonts w:cs="Arial"/>
          </w:rPr>
          <w:t xml:space="preserve"> du marché, et s’inscrit dans le cadre</w:t>
        </w:r>
        <w:r w:rsidR="00377A5B">
          <w:rPr>
            <w:rFonts w:cs="Arial"/>
          </w:rPr>
          <w:t xml:space="preserve"> contractuel</w:t>
        </w:r>
        <w:r w:rsidR="00377A5B" w:rsidRPr="008922EB">
          <w:rPr>
            <w:rFonts w:cs="Arial"/>
          </w:rPr>
          <w:t>.</w:t>
        </w:r>
      </w:ins>
    </w:p>
    <w:p w14:paraId="1F17F920" w14:textId="77777777" w:rsidR="00D60C63" w:rsidRPr="00D60C63" w:rsidRDefault="00D60C63">
      <w:pPr>
        <w:rPr>
          <w:ins w:id="777" w:author="Bertille TAGNE" w:date="2025-12-05T09:13:00Z" w16du:dateUtc="2025-12-05T08:13:00Z"/>
          <w:rFonts w:cs="Arial"/>
        </w:rPr>
        <w:pPrChange w:id="778" w:author="Bertille TAGNE" w:date="2025-12-05T09:14:00Z" w16du:dateUtc="2025-12-05T08:14:00Z">
          <w:pPr>
            <w:ind w:firstLine="431"/>
          </w:pPr>
        </w:pPrChange>
      </w:pPr>
      <w:ins w:id="779" w:author="Bertille TAGNE" w:date="2025-12-05T09:13:00Z" w16du:dateUtc="2025-12-05T08:13:00Z">
        <w:r w:rsidRPr="00D60C63">
          <w:rPr>
            <w:rFonts w:cs="Arial"/>
          </w:rPr>
          <w:t>Son objectif principal est de définir de manière claire les modalités d’exécution, de suivi et de contrôle nécessaires pour garantir la réussite du projet. Il précise également les mécanismes de coordination du projet.</w:t>
        </w:r>
      </w:ins>
    </w:p>
    <w:p w14:paraId="74812061" w14:textId="75BD0A94" w:rsidR="00D60C63" w:rsidRDefault="00D60C63">
      <w:pPr>
        <w:rPr>
          <w:ins w:id="780" w:author="Bertille TAGNE" w:date="2025-12-05T09:13:00Z" w16du:dateUtc="2025-12-05T08:13:00Z"/>
          <w:rFonts w:cs="Arial"/>
        </w:rPr>
        <w:pPrChange w:id="781" w:author="Bertille TAGNE" w:date="2025-12-05T09:14:00Z" w16du:dateUtc="2025-12-05T08:14:00Z">
          <w:pPr>
            <w:ind w:firstLine="431"/>
          </w:pPr>
        </w:pPrChange>
      </w:pPr>
      <w:ins w:id="782" w:author="Bertille TAGNE" w:date="2025-12-05T09:13:00Z" w16du:dateUtc="2025-12-05T08:13:00Z">
        <w:r w:rsidRPr="00D60C63">
          <w:rPr>
            <w:rFonts w:cs="Arial"/>
          </w:rPr>
          <w:t>Ce document s’appuie sur :</w:t>
        </w:r>
      </w:ins>
    </w:p>
    <w:p w14:paraId="75BD3BBC" w14:textId="729A39C7" w:rsidR="009A13D0" w:rsidRPr="009A13D0" w:rsidRDefault="009A13D0">
      <w:pPr>
        <w:pStyle w:val="Listeniveau1"/>
        <w:rPr>
          <w:ins w:id="783" w:author="Bertille TAGNE" w:date="2025-12-05T09:14:00Z" w16du:dateUtc="2025-12-05T08:14:00Z"/>
        </w:rPr>
        <w:pPrChange w:id="784" w:author="Bertille TAGNE" w:date="2025-12-05T09:14:00Z" w16du:dateUtc="2025-12-05T08:14:00Z">
          <w:pPr>
            <w:numPr>
              <w:numId w:val="23"/>
            </w:numPr>
            <w:tabs>
              <w:tab w:val="num" w:pos="720"/>
            </w:tabs>
            <w:ind w:left="720" w:hanging="360"/>
          </w:pPr>
        </w:pPrChange>
      </w:pPr>
      <w:ins w:id="785" w:author="Bertille TAGNE" w:date="2025-12-05T09:14:00Z" w16du:dateUtc="2025-12-05T08:14:00Z">
        <w:r w:rsidRPr="009A13D0">
          <w:t xml:space="preserve">Les </w:t>
        </w:r>
        <w:r w:rsidRPr="009A13D0">
          <w:rPr>
            <w:b/>
            <w:bCs/>
          </w:rPr>
          <w:t>articles 2</w:t>
        </w:r>
      </w:ins>
      <w:ins w:id="786" w:author="Bertille TAGNE" w:date="2025-12-05T09:15:00Z" w16du:dateUtc="2025-12-05T08:15:00Z">
        <w:r w:rsidR="00BF0A1F">
          <w:rPr>
            <w:b/>
            <w:bCs/>
          </w:rPr>
          <w:t>7</w:t>
        </w:r>
      </w:ins>
      <w:ins w:id="787" w:author="Bertille TAGNE" w:date="2025-12-05T09:16:00Z" w16du:dateUtc="2025-12-05T08:16:00Z">
        <w:r w:rsidR="00BF0A1F">
          <w:rPr>
            <w:b/>
            <w:bCs/>
          </w:rPr>
          <w:t xml:space="preserve"> </w:t>
        </w:r>
      </w:ins>
      <w:ins w:id="788" w:author="Bertille TAGNE" w:date="2025-12-05T09:14:00Z" w16du:dateUtc="2025-12-05T08:14:00Z">
        <w:r w:rsidRPr="009A13D0">
          <w:rPr>
            <w:b/>
            <w:bCs/>
          </w:rPr>
          <w:t xml:space="preserve">et </w:t>
        </w:r>
      </w:ins>
      <w:ins w:id="789" w:author="Bertille TAGNE" w:date="2025-12-05T09:15:00Z" w16du:dateUtc="2025-12-05T08:15:00Z">
        <w:r w:rsidR="00BF0A1F">
          <w:rPr>
            <w:b/>
            <w:bCs/>
          </w:rPr>
          <w:t>30</w:t>
        </w:r>
      </w:ins>
      <w:ins w:id="790" w:author="Bertille TAGNE" w:date="2025-12-05T09:14:00Z" w16du:dateUtc="2025-12-05T08:14:00Z">
        <w:r w:rsidRPr="009A13D0">
          <w:rPr>
            <w:b/>
            <w:bCs/>
          </w:rPr>
          <w:t xml:space="preserve"> du marché</w:t>
        </w:r>
        <w:r w:rsidRPr="009A13D0">
          <w:t>, relatifs aux obligations d’exécution et de contrôle ;</w:t>
        </w:r>
      </w:ins>
    </w:p>
    <w:p w14:paraId="77A99427" w14:textId="77777777" w:rsidR="009A13D0" w:rsidRPr="009A13D0" w:rsidRDefault="009A13D0">
      <w:pPr>
        <w:pStyle w:val="Listeniveau1"/>
        <w:rPr>
          <w:ins w:id="791" w:author="Bertille TAGNE" w:date="2025-12-05T09:14:00Z" w16du:dateUtc="2025-12-05T08:14:00Z"/>
        </w:rPr>
        <w:pPrChange w:id="792" w:author="Bertille TAGNE" w:date="2025-12-05T09:14:00Z" w16du:dateUtc="2025-12-05T08:14:00Z">
          <w:pPr>
            <w:numPr>
              <w:numId w:val="23"/>
            </w:numPr>
            <w:tabs>
              <w:tab w:val="num" w:pos="720"/>
            </w:tabs>
            <w:ind w:left="720" w:hanging="360"/>
          </w:pPr>
        </w:pPrChange>
      </w:pPr>
      <w:ins w:id="793" w:author="Bertille TAGNE" w:date="2025-12-05T09:14:00Z" w16du:dateUtc="2025-12-05T08:14:00Z">
        <w:r w:rsidRPr="009A13D0">
          <w:t>Les Termes de Référence (TDR) du projet, qui fixent le périmètre, les objectifs et les résultats attendus ;</w:t>
        </w:r>
      </w:ins>
    </w:p>
    <w:p w14:paraId="3FA59BEC" w14:textId="77777777" w:rsidR="009A13D0" w:rsidRPr="009A13D0" w:rsidRDefault="009A13D0">
      <w:pPr>
        <w:pStyle w:val="Listeniveau1"/>
        <w:rPr>
          <w:ins w:id="794" w:author="Bertille TAGNE" w:date="2025-12-05T09:14:00Z" w16du:dateUtc="2025-12-05T08:14:00Z"/>
        </w:rPr>
        <w:pPrChange w:id="795" w:author="Bertille TAGNE" w:date="2025-12-05T09:14:00Z" w16du:dateUtc="2025-12-05T08:14:00Z">
          <w:pPr>
            <w:numPr>
              <w:numId w:val="23"/>
            </w:numPr>
            <w:tabs>
              <w:tab w:val="num" w:pos="720"/>
            </w:tabs>
            <w:ind w:left="720" w:hanging="360"/>
          </w:pPr>
        </w:pPrChange>
      </w:pPr>
      <w:ins w:id="796" w:author="Bertille TAGNE" w:date="2025-12-05T09:14:00Z" w16du:dateUtc="2025-12-05T08:14:00Z">
        <w:r w:rsidRPr="009A13D0">
          <w:t>Les engagements contractuels d’AFREETECH et les normes de qualité applicables au présent projet.</w:t>
        </w:r>
      </w:ins>
    </w:p>
    <w:p w14:paraId="4F5B7B09" w14:textId="77777777" w:rsidR="009A13D0" w:rsidRPr="009A13D0" w:rsidRDefault="009A13D0" w:rsidP="009A13D0">
      <w:pPr>
        <w:rPr>
          <w:ins w:id="797" w:author="Bertille TAGNE" w:date="2025-12-05T09:14:00Z" w16du:dateUtc="2025-12-05T08:14:00Z"/>
          <w:rFonts w:eastAsiaTheme="minorEastAsia" w:cs="Arial"/>
        </w:rPr>
      </w:pPr>
      <w:ins w:id="798" w:author="Bertille TAGNE" w:date="2025-12-05T09:14:00Z" w16du:dateUtc="2025-12-05T08:14:00Z">
        <w:r w:rsidRPr="009A13D0">
          <w:rPr>
            <w:rFonts w:eastAsiaTheme="minorEastAsia" w:cs="Arial"/>
          </w:rPr>
          <w:t>En somme, ce document constitue le cadre de pilotage global du marché, garantissant la cohérence entre les exigences contractuelles, les moyens déployés et les résultats attendus. Il sert ainsi de base commune de référence pour l’ensemble des acteurs impliqués dans l’exécution du projet.</w:t>
        </w:r>
      </w:ins>
    </w:p>
    <w:p w14:paraId="3826AFC5" w14:textId="77777777" w:rsidR="00D60C63" w:rsidRDefault="00D60C63" w:rsidP="00596787">
      <w:pPr>
        <w:ind w:firstLine="431"/>
        <w:rPr>
          <w:ins w:id="799" w:author="Bertille TAGNE" w:date="2025-12-05T09:11:00Z" w16du:dateUtc="2025-12-05T08:11:00Z"/>
        </w:rPr>
      </w:pPr>
    </w:p>
    <w:p w14:paraId="21902585" w14:textId="08C06426" w:rsidR="00575B43" w:rsidDel="009A13D0" w:rsidRDefault="00E40E7A" w:rsidP="00596787">
      <w:pPr>
        <w:ind w:firstLine="431"/>
        <w:rPr>
          <w:del w:id="800" w:author="Bertille TAGNE" w:date="2025-12-05T09:14:00Z" w16du:dateUtc="2025-12-05T08:14:00Z"/>
        </w:rPr>
      </w:pPr>
      <w:del w:id="801" w:author="Bertille TAGNE" w:date="2025-12-05T09:14:00Z" w16du:dateUtc="2025-12-05T08:14:00Z">
        <w:r w:rsidDel="009A13D0">
          <w:delText>Le présent projet, tel que défini dans l’Appel d’Offres National Ouvert n°009/AONO/CAMWATER/DG/CIPM/2025 du 08 septembre 2025, porte sur la conception, le développement, le paramétrage, l’intégration, le déploiement et l’assistance à la mise en service d’une solution informatique de gestion commerciale (GESCOM) destinée à moderniser et centraliser l’ensemble des opérations commerciales de la CAMWATER. Il s’inscrit dans la dynamique de transformation digitale engagée par le Top-Management afin d’améliorer la qualité du service rendu aux usagers et de renforcer la performance financière de l’entreprise, notamment à travers la fiabilisation de la facturation, l’optimisation du recouvrement et l’intégration des paiements physiques et digitaux via la plateforme PAYWATER. GESCOM constitue l’un des piliers du nouveau système d’information de CAMWATER, aux côtés de la digitalisation de la relève des compteurs et des systèmes de géolocalisation, et doit s’interfacer avec ces outils et les solutions tierces grâce à une architecture ouverte et sécurisée. Le cadre de référence du projet inclut les prescriptions contractuelles de l’AONO, les normes internes CAMWATER, ainsi que les bonnes pratiques internationales en matière de gestion de projet, d’architecture logicielle et de sécurité des systèmes d’information. Le présent Programme d’Exécution définit ainsi les objectifs, activités, livrables, responsabilités et modalités organisationnelles permettant d’assurer la réalisation du projet dans les délais contractuels.</w:delText>
        </w:r>
      </w:del>
    </w:p>
    <w:p w14:paraId="31FC1D82" w14:textId="77777777" w:rsidR="00596787" w:rsidRDefault="00596787" w:rsidP="00596787">
      <w:pPr>
        <w:ind w:firstLine="431"/>
      </w:pPr>
    </w:p>
    <w:p w14:paraId="3004D4ED" w14:textId="77777777" w:rsidR="00596787" w:rsidRDefault="00596787" w:rsidP="00596787">
      <w:pPr>
        <w:ind w:firstLine="431"/>
      </w:pPr>
    </w:p>
    <w:p w14:paraId="446953A0" w14:textId="77777777" w:rsidR="00596787" w:rsidRDefault="00596787" w:rsidP="00596787">
      <w:pPr>
        <w:ind w:firstLine="431"/>
      </w:pPr>
    </w:p>
    <w:p w14:paraId="17B9FE90" w14:textId="77777777" w:rsidR="00596787" w:rsidRDefault="00596787" w:rsidP="00596787">
      <w:pPr>
        <w:ind w:firstLine="431"/>
      </w:pPr>
    </w:p>
    <w:p w14:paraId="5567A132" w14:textId="77777777" w:rsidR="00596787" w:rsidRDefault="00596787" w:rsidP="00596787">
      <w:pPr>
        <w:ind w:firstLine="431"/>
      </w:pPr>
    </w:p>
    <w:p w14:paraId="039FCE90" w14:textId="77777777" w:rsidR="00596787" w:rsidRDefault="00596787" w:rsidP="00596787">
      <w:pPr>
        <w:ind w:firstLine="431"/>
      </w:pPr>
    </w:p>
    <w:p w14:paraId="24C42429" w14:textId="77777777" w:rsidR="00596787" w:rsidRDefault="00596787" w:rsidP="00596787">
      <w:pPr>
        <w:ind w:firstLine="431"/>
      </w:pPr>
    </w:p>
    <w:p w14:paraId="13ABF511" w14:textId="77777777" w:rsidR="00596787" w:rsidRDefault="00596787" w:rsidP="00596787">
      <w:pPr>
        <w:ind w:firstLine="431"/>
      </w:pPr>
    </w:p>
    <w:p w14:paraId="46E53B2F" w14:textId="77777777" w:rsidR="00596787" w:rsidRDefault="00596787" w:rsidP="00596787">
      <w:pPr>
        <w:ind w:firstLine="431"/>
      </w:pPr>
    </w:p>
    <w:p w14:paraId="631C41C7" w14:textId="77777777" w:rsidR="00596787" w:rsidRDefault="00596787" w:rsidP="00596787">
      <w:pPr>
        <w:ind w:firstLine="431"/>
      </w:pPr>
    </w:p>
    <w:p w14:paraId="4E1468FA" w14:textId="77777777" w:rsidR="00596787" w:rsidRDefault="00596787" w:rsidP="00596787">
      <w:pPr>
        <w:ind w:firstLine="431"/>
      </w:pPr>
    </w:p>
    <w:p w14:paraId="000C1810" w14:textId="3E3BA329" w:rsidR="00BF0A1F" w:rsidRDefault="00BF0A1F">
      <w:pPr>
        <w:spacing w:after="160" w:line="259" w:lineRule="auto"/>
        <w:jc w:val="left"/>
        <w:rPr>
          <w:ins w:id="802" w:author="Bertille TAGNE" w:date="2025-12-05T09:16:00Z" w16du:dateUtc="2025-12-05T08:16:00Z"/>
          <w:noProof/>
        </w:rPr>
      </w:pPr>
      <w:ins w:id="803" w:author="Bertille TAGNE" w:date="2025-12-05T09:16:00Z" w16du:dateUtc="2025-12-05T08:16:00Z">
        <w:r>
          <w:rPr>
            <w:noProof/>
          </w:rPr>
          <w:br w:type="page"/>
        </w:r>
      </w:ins>
    </w:p>
    <w:p w14:paraId="10EF38CF" w14:textId="16CF1325" w:rsidR="00596787" w:rsidDel="00BF0A1F" w:rsidRDefault="00596787" w:rsidP="00596787">
      <w:pPr>
        <w:ind w:firstLine="431"/>
        <w:rPr>
          <w:del w:id="804" w:author="Bertille TAGNE" w:date="2025-12-05T09:16:00Z" w16du:dateUtc="2025-12-05T08:16:00Z"/>
          <w:noProof/>
        </w:rPr>
      </w:pPr>
    </w:p>
    <w:p w14:paraId="6B03DE19" w14:textId="77777777" w:rsidR="00CD0485" w:rsidRDefault="00596787" w:rsidP="00575B43">
      <w:pPr>
        <w:pStyle w:val="Titre1"/>
        <w:rPr>
          <w:noProof/>
        </w:rPr>
      </w:pPr>
      <w:bookmarkStart w:id="805" w:name="_Toc215758826"/>
      <w:r>
        <w:rPr>
          <w:noProof/>
        </w:rPr>
        <w:t>OBJECTIFS DU PROGRAMME D’EXECUTION</w:t>
      </w:r>
      <w:bookmarkEnd w:id="805"/>
    </w:p>
    <w:p w14:paraId="0E6C5F72" w14:textId="77777777" w:rsidR="003002D7" w:rsidRDefault="003002D7" w:rsidP="00575B43">
      <w:pPr>
        <w:rPr>
          <w:lang w:eastAsia="fr-FR"/>
        </w:rPr>
      </w:pPr>
      <w:r>
        <w:rPr>
          <w:lang w:eastAsia="fr-FR"/>
        </w:rPr>
        <w:t xml:space="preserve">Le programme d’exécution du projet a pour objectifs : </w:t>
      </w:r>
    </w:p>
    <w:p w14:paraId="6E964AFD" w14:textId="67B66F9A" w:rsidR="003002D7" w:rsidRDefault="003002D7" w:rsidP="003002D7">
      <w:pPr>
        <w:pStyle w:val="Listeniveau1"/>
        <w:rPr>
          <w:lang w:eastAsia="fr-FR"/>
        </w:rPr>
      </w:pPr>
      <w:r w:rsidRPr="003002D7">
        <w:rPr>
          <w:rStyle w:val="lev"/>
          <w:b w:val="0"/>
        </w:rPr>
        <w:t>Garantir la conformité de l’exécution du marché</w:t>
      </w:r>
      <w:r>
        <w:t xml:space="preserve"> avec les dispositions contractuelles </w:t>
      </w:r>
      <w:del w:id="806" w:author="Bertille TAGNE" w:date="2025-12-05T09:16:00Z" w16du:dateUtc="2025-12-05T08:16:00Z">
        <w:r w:rsidDel="00B36D84">
          <w:delText xml:space="preserve">de l’AONO n°009/AONO/CAMWATER/DG/CIPM/2025 </w:delText>
        </w:r>
      </w:del>
      <w:r>
        <w:t xml:space="preserve">et </w:t>
      </w:r>
      <w:del w:id="807" w:author="Bertille TAGNE" w:date="2025-12-05T09:16:00Z" w16du:dateUtc="2025-12-05T08:16:00Z">
        <w:r w:rsidDel="00B36D84">
          <w:delText xml:space="preserve">avec </w:delText>
        </w:r>
      </w:del>
      <w:r>
        <w:t>les exigences techniques et fonctionnelles définies par la CAMWATER ;</w:t>
      </w:r>
    </w:p>
    <w:p w14:paraId="16C7BD0E" w14:textId="77777777" w:rsidR="003002D7" w:rsidRDefault="003002D7" w:rsidP="003002D7">
      <w:pPr>
        <w:pStyle w:val="Listeniveau1"/>
        <w:rPr>
          <w:lang w:eastAsia="fr-FR"/>
        </w:rPr>
      </w:pPr>
      <w:r w:rsidRPr="003002D7">
        <w:rPr>
          <w:rStyle w:val="lev"/>
          <w:b w:val="0"/>
        </w:rPr>
        <w:t>Décrire les moyens humains, matériels, techniques et organisationnels</w:t>
      </w:r>
      <w:r>
        <w:t xml:space="preserve"> mobilisés pour la conception, le développement, l’intégration, les tests, le déploiement et l’assistance à la mise en service de la solution GESCOM ;</w:t>
      </w:r>
    </w:p>
    <w:p w14:paraId="07AC805B" w14:textId="77777777" w:rsidR="003002D7" w:rsidRDefault="003002D7" w:rsidP="003002D7">
      <w:pPr>
        <w:pStyle w:val="Listeniveau1"/>
        <w:rPr>
          <w:lang w:eastAsia="fr-FR"/>
        </w:rPr>
      </w:pPr>
      <w:r w:rsidRPr="003002D7">
        <w:rPr>
          <w:rStyle w:val="lev"/>
          <w:b w:val="0"/>
        </w:rPr>
        <w:t>Assurer la maîtrise des délais, des coûts, de la qualité et du périmètre</w:t>
      </w:r>
      <w:r>
        <w:t>, à travers une planification détaillée, un suivi rigoureux et des mécanismes de validation à chaque étape ;</w:t>
      </w:r>
    </w:p>
    <w:p w14:paraId="7FC4D45C" w14:textId="77777777" w:rsidR="003002D7" w:rsidRDefault="003002D7" w:rsidP="003002D7">
      <w:pPr>
        <w:pStyle w:val="Listeniveau1"/>
        <w:rPr>
          <w:lang w:eastAsia="fr-FR"/>
        </w:rPr>
      </w:pPr>
      <w:r w:rsidRPr="003002D7">
        <w:rPr>
          <w:rStyle w:val="lev"/>
          <w:b w:val="0"/>
        </w:rPr>
        <w:t>Structurer la gouvernance et les mécanismes de communication</w:t>
      </w:r>
      <w:r>
        <w:t xml:space="preserve"> entre les parties prenantes (CAMWATER, prestataire, équipes métiers, équipes SI), afin de garantir un pilotage efficace et une coordination fluide ;</w:t>
      </w:r>
    </w:p>
    <w:p w14:paraId="3D13BB31" w14:textId="77777777" w:rsidR="003002D7" w:rsidRDefault="003002D7" w:rsidP="003002D7">
      <w:pPr>
        <w:pStyle w:val="Listeniveau1"/>
        <w:rPr>
          <w:lang w:eastAsia="fr-FR"/>
        </w:rPr>
      </w:pPr>
      <w:r w:rsidRPr="003002D7">
        <w:rPr>
          <w:rStyle w:val="lev"/>
          <w:b w:val="0"/>
        </w:rPr>
        <w:t>Définir un cadre structuré de mise en œuvre</w:t>
      </w:r>
      <w:r w:rsidRPr="003002D7">
        <w:rPr>
          <w:b/>
        </w:rPr>
        <w:t>,</w:t>
      </w:r>
      <w:r>
        <w:t xml:space="preserve"> précisant les activités à réaliser, leurs enchaînements, les responsabilités de chaque acteur et les délais associés ;</w:t>
      </w:r>
    </w:p>
    <w:p w14:paraId="78FAFF3A" w14:textId="77777777" w:rsidR="007517D2" w:rsidRDefault="007517D2" w:rsidP="007517D2">
      <w:pPr>
        <w:pStyle w:val="Listeniveau1"/>
        <w:rPr>
          <w:ins w:id="808" w:author="Bertille TAGNE" w:date="2025-12-05T09:23:00Z" w16du:dateUtc="2025-12-05T08:23:00Z"/>
          <w:lang w:eastAsia="fr-FR"/>
        </w:rPr>
      </w:pPr>
      <w:ins w:id="809" w:author="Bertille TAGNE" w:date="2025-12-05T09:23:00Z" w16du:dateUtc="2025-12-05T08:23:00Z">
        <w:r>
          <w:rPr>
            <w:lang w:eastAsia="fr-FR"/>
          </w:rPr>
          <w:t>Assurer la cohérence et la visibilité sur l’ensemble des étapes du projet, depuis le lancement jusqu’à la mise en production et au transfert de compétences ;</w:t>
        </w:r>
      </w:ins>
    </w:p>
    <w:p w14:paraId="390124B0" w14:textId="156FB18C" w:rsidR="003002D7" w:rsidDel="007517D2" w:rsidRDefault="003002D7" w:rsidP="003002D7">
      <w:pPr>
        <w:pStyle w:val="Listeniveau1"/>
        <w:rPr>
          <w:del w:id="810" w:author="Bertille TAGNE" w:date="2025-12-05T09:23:00Z" w16du:dateUtc="2025-12-05T08:23:00Z"/>
          <w:lang w:eastAsia="fr-FR"/>
        </w:rPr>
      </w:pPr>
      <w:del w:id="811" w:author="Bertille TAGNE" w:date="2025-12-05T09:23:00Z" w16du:dateUtc="2025-12-05T08:23:00Z">
        <w:r w:rsidRPr="003002D7" w:rsidDel="007517D2">
          <w:rPr>
            <w:rStyle w:val="lev"/>
            <w:b w:val="0"/>
          </w:rPr>
          <w:delText>Assurer la cohérence, la visibilité et la traçabilité</w:delText>
        </w:r>
        <w:r w:rsidDel="007517D2">
          <w:delText xml:space="preserve"> sur l’ensemble du déroulement du projet : du cadrage initial jusqu’à la mise en production, la migration des données et la phase d’assistance ;</w:delText>
        </w:r>
      </w:del>
    </w:p>
    <w:p w14:paraId="7BE93E43" w14:textId="58E3F371" w:rsidR="003002D7" w:rsidRPr="007517D2" w:rsidDel="007517D2" w:rsidRDefault="007517D2" w:rsidP="003002D7">
      <w:pPr>
        <w:pStyle w:val="Listeniveau1"/>
        <w:rPr>
          <w:del w:id="812" w:author="Bertille TAGNE" w:date="2025-12-05T09:22:00Z" w16du:dateUtc="2025-12-05T08:22:00Z"/>
          <w:rStyle w:val="lev"/>
          <w:b w:val="0"/>
          <w:bCs w:val="0"/>
          <w:lang w:eastAsia="fr-FR"/>
          <w:rPrChange w:id="813" w:author="Bertille TAGNE" w:date="2025-12-05T09:22:00Z" w16du:dateUtc="2025-12-05T08:22:00Z">
            <w:rPr>
              <w:del w:id="814" w:author="Bertille TAGNE" w:date="2025-12-05T09:22:00Z" w16du:dateUtc="2025-12-05T08:22:00Z"/>
              <w:rStyle w:val="lev"/>
              <w:b w:val="0"/>
            </w:rPr>
          </w:rPrChange>
        </w:rPr>
      </w:pPr>
      <w:ins w:id="815" w:author="Bertille TAGNE" w:date="2025-12-05T09:22:00Z" w16du:dateUtc="2025-12-05T08:22:00Z">
        <w:r w:rsidRPr="007517D2">
          <w:rPr>
            <w:rStyle w:val="lev"/>
            <w:b w:val="0"/>
          </w:rPr>
          <w:t xml:space="preserve">Faciliter la coordination entre les parties prenantes, internes (équipes </w:t>
        </w:r>
        <w:r>
          <w:rPr>
            <w:rStyle w:val="lev"/>
            <w:b w:val="0"/>
          </w:rPr>
          <w:t>CAMWATER</w:t>
        </w:r>
        <w:r w:rsidRPr="007517D2">
          <w:rPr>
            <w:rStyle w:val="lev"/>
            <w:b w:val="0"/>
          </w:rPr>
          <w:t>) et externes (partenaires et prestataires), à travers une organisation claire et des mécanismes de suivi adaptés ;</w:t>
        </w:r>
      </w:ins>
      <w:del w:id="816" w:author="Bertille TAGNE" w:date="2025-12-05T09:22:00Z" w16du:dateUtc="2025-12-05T08:22:00Z">
        <w:r w:rsidR="003002D7" w:rsidRPr="003002D7" w:rsidDel="007517D2">
          <w:rPr>
            <w:rStyle w:val="lev"/>
            <w:b w:val="0"/>
          </w:rPr>
          <w:delText>Faciliter la coordination opérationnelle</w:delText>
        </w:r>
        <w:r w:rsidR="003002D7" w:rsidDel="007517D2">
          <w:delText xml:space="preserve"> entre les équipes internes CAMWATER (SI, métiers, recouvrement, facturation) et les équipes du prestataire, grâce à une organisation claire et à des outils de suivi adaptés ;</w:delText>
        </w:r>
      </w:del>
    </w:p>
    <w:p w14:paraId="5CE65AB3" w14:textId="77777777" w:rsidR="007517D2" w:rsidRDefault="007517D2" w:rsidP="003002D7">
      <w:pPr>
        <w:pStyle w:val="Listeniveau1"/>
        <w:rPr>
          <w:ins w:id="817" w:author="Bertille TAGNE" w:date="2025-12-05T09:22:00Z" w16du:dateUtc="2025-12-05T08:22:00Z"/>
          <w:lang w:eastAsia="fr-FR"/>
        </w:rPr>
      </w:pPr>
    </w:p>
    <w:p w14:paraId="3E0697BC" w14:textId="7173A3CE" w:rsidR="003002D7" w:rsidRPr="00596734" w:rsidDel="00596734" w:rsidRDefault="00596734" w:rsidP="003002D7">
      <w:pPr>
        <w:pStyle w:val="Listeniveau1"/>
        <w:rPr>
          <w:del w:id="818" w:author="Bertille TAGNE" w:date="2025-12-05T09:22:00Z" w16du:dateUtc="2025-12-05T08:22:00Z"/>
          <w:rStyle w:val="lev"/>
          <w:b w:val="0"/>
          <w:bCs w:val="0"/>
          <w:lang w:eastAsia="fr-FR"/>
          <w:rPrChange w:id="819" w:author="Bertille TAGNE" w:date="2025-12-05T09:22:00Z" w16du:dateUtc="2025-12-05T08:22:00Z">
            <w:rPr>
              <w:del w:id="820" w:author="Bertille TAGNE" w:date="2025-12-05T09:22:00Z" w16du:dateUtc="2025-12-05T08:22:00Z"/>
              <w:rStyle w:val="lev"/>
              <w:b w:val="0"/>
            </w:rPr>
          </w:rPrChange>
        </w:rPr>
      </w:pPr>
      <w:ins w:id="821" w:author="Bertille TAGNE" w:date="2025-12-05T09:22:00Z" w16du:dateUtc="2025-12-05T08:22:00Z">
        <w:r w:rsidRPr="00596734">
          <w:rPr>
            <w:rStyle w:val="lev"/>
            <w:b w:val="0"/>
          </w:rPr>
          <w:t>Garantir le respect des engagements contractuels en termes de délais, de coûts, de qualité et de périmètre fonctionnel ;</w:t>
        </w:r>
      </w:ins>
      <w:del w:id="822" w:author="Bertille TAGNE" w:date="2025-12-05T09:22:00Z" w16du:dateUtc="2025-12-05T08:22:00Z">
        <w:r w:rsidR="003002D7" w:rsidRPr="003002D7" w:rsidDel="00596734">
          <w:rPr>
            <w:rStyle w:val="lev"/>
            <w:b w:val="0"/>
          </w:rPr>
          <w:delText>Garantir le respect des engagements contractuels</w:delText>
        </w:r>
        <w:r w:rsidR="003002D7" w:rsidDel="00596734">
          <w:delText xml:space="preserve"> en termes de qualité des livrables, de performance de la solution, d’interopérabilité avec les systèmes tiers, de sécurité des données et de disponibilité du service ;</w:delText>
        </w:r>
      </w:del>
    </w:p>
    <w:p w14:paraId="06739C96" w14:textId="77777777" w:rsidR="00596734" w:rsidRDefault="00596734" w:rsidP="003002D7">
      <w:pPr>
        <w:pStyle w:val="Listeniveau1"/>
        <w:rPr>
          <w:ins w:id="823" w:author="Bertille TAGNE" w:date="2025-12-05T09:22:00Z" w16du:dateUtc="2025-12-05T08:22:00Z"/>
          <w:lang w:eastAsia="fr-FR"/>
        </w:rPr>
      </w:pPr>
    </w:p>
    <w:p w14:paraId="1DF7E9D4" w14:textId="77777777" w:rsidR="003002D7" w:rsidRDefault="003002D7" w:rsidP="003002D7">
      <w:pPr>
        <w:pStyle w:val="Listeniveau1"/>
        <w:rPr>
          <w:lang w:eastAsia="fr-FR"/>
        </w:rPr>
      </w:pPr>
      <w:r w:rsidRPr="003002D7">
        <w:rPr>
          <w:rStyle w:val="lev"/>
          <w:b w:val="0"/>
        </w:rPr>
        <w:t>Servir de référence opérationnelle et</w:t>
      </w:r>
      <w:r>
        <w:rPr>
          <w:rStyle w:val="lev"/>
        </w:rPr>
        <w:t xml:space="preserve"> contractuelle</w:t>
      </w:r>
      <w:r>
        <w:t xml:space="preserve"> pour le pilotage, le contrôle de l’avancement, la gestion des risques, la validation des livrables et la prise de décision.</w:t>
      </w:r>
    </w:p>
    <w:p w14:paraId="4AD23E62" w14:textId="77777777" w:rsidR="00616F98" w:rsidRDefault="00616F98">
      <w:pPr>
        <w:pStyle w:val="Listeniveau1"/>
        <w:numPr>
          <w:ilvl w:val="0"/>
          <w:numId w:val="0"/>
        </w:numPr>
        <w:pPrChange w:id="824" w:author="Bertille TAGNE" w:date="2025-12-05T09:21:00Z" w16du:dateUtc="2025-12-05T08:21:00Z">
          <w:pPr>
            <w:pStyle w:val="Listeniveau1"/>
            <w:numPr>
              <w:numId w:val="0"/>
            </w:numPr>
            <w:ind w:left="737" w:hanging="159"/>
          </w:pPr>
        </w:pPrChange>
      </w:pPr>
      <w:r>
        <w:t>De manière spécifique</w:t>
      </w:r>
      <w:r w:rsidR="002E4854">
        <w:t xml:space="preserve"> </w:t>
      </w:r>
      <w:r>
        <w:t xml:space="preserve">pour ce projet, </w:t>
      </w:r>
      <w:r w:rsidR="002E4854">
        <w:t xml:space="preserve">ce programme d’exécution vise à : </w:t>
      </w:r>
    </w:p>
    <w:p w14:paraId="7EB023AB" w14:textId="77777777" w:rsidR="002E4854" w:rsidRDefault="002E4854" w:rsidP="002E4854">
      <w:pPr>
        <w:pStyle w:val="Listeniveau1"/>
      </w:pPr>
      <w:r w:rsidRPr="002E4854">
        <w:rPr>
          <w:rStyle w:val="lev"/>
          <w:b w:val="0"/>
          <w:bCs w:val="0"/>
        </w:rPr>
        <w:t>Planifier la réalisation des phases clés</w:t>
      </w:r>
      <w:r w:rsidRPr="002E4854">
        <w:t xml:space="preserve"> : lancement et cadrage, diagnostic de l’existant, analyse et conception, développement et intégration, tests et recette, migration des données, déploiement et accompagnement</w:t>
      </w:r>
      <w:r>
        <w:t> ;</w:t>
      </w:r>
    </w:p>
    <w:p w14:paraId="465550CE" w14:textId="17FEF4E6" w:rsidR="002E4854" w:rsidRDefault="002E4854" w:rsidP="002E4854">
      <w:pPr>
        <w:pStyle w:val="Listeniveau1"/>
      </w:pPr>
      <w:r w:rsidRPr="002E4854">
        <w:rPr>
          <w:rStyle w:val="lev"/>
          <w:b w:val="0"/>
        </w:rPr>
        <w:t>Organiser les jalons de validation</w:t>
      </w:r>
      <w:r>
        <w:t xml:space="preserve"> avec la Direction Générale, </w:t>
      </w:r>
      <w:ins w:id="825" w:author="Bertille TAGNE" w:date="2025-12-05T09:20:00Z" w16du:dateUtc="2025-12-05T08:20:00Z">
        <w:r w:rsidR="00CD7821" w:rsidRPr="00CD7821">
          <w:t xml:space="preserve">et les instances de pilotage </w:t>
        </w:r>
      </w:ins>
      <w:del w:id="826" w:author="Bertille TAGNE" w:date="2025-12-05T09:20:00Z" w16du:dateUtc="2025-12-05T08:20:00Z">
        <w:r w:rsidDel="00CD7821">
          <w:delText>la Direction des Systèmes d’Information, les équipes métiers et les instances de suivi et de pilotage du projet </w:delText>
        </w:r>
      </w:del>
      <w:r>
        <w:t>;</w:t>
      </w:r>
    </w:p>
    <w:p w14:paraId="5209C813" w14:textId="77777777" w:rsidR="002E4854" w:rsidRDefault="002E4854" w:rsidP="002E4854">
      <w:pPr>
        <w:pStyle w:val="Listeniveau1"/>
      </w:pPr>
      <w:r w:rsidRPr="002E4854">
        <w:rPr>
          <w:rStyle w:val="lev"/>
          <w:b w:val="0"/>
        </w:rPr>
        <w:t>Définir les modalités pratiques de suivi du projet</w:t>
      </w:r>
      <w:r>
        <w:t xml:space="preserve"> : reporting hebdomadaire/mensuel, comités techniques et de pilotage, indicateurs de performance, gestion des risques et plans d’escalade ;</w:t>
      </w:r>
    </w:p>
    <w:p w14:paraId="6682ED83" w14:textId="6663C71F" w:rsidR="007517D2" w:rsidRDefault="002E4854">
      <w:pPr>
        <w:pStyle w:val="Listeniveau1"/>
        <w:rPr>
          <w:ins w:id="827" w:author="Bertille TAGNE" w:date="2025-12-05T09:23:00Z" w16du:dateUtc="2025-12-05T08:23:00Z"/>
        </w:rPr>
        <w:pPrChange w:id="828" w:author="Bertille TAGNE" w:date="2025-12-05T09:24:00Z" w16du:dateUtc="2025-12-05T08:24:00Z">
          <w:pPr>
            <w:spacing w:after="160" w:line="259" w:lineRule="auto"/>
            <w:jc w:val="left"/>
          </w:pPr>
        </w:pPrChange>
      </w:pPr>
      <w:r w:rsidRPr="00EB5845">
        <w:rPr>
          <w:lang w:eastAsia="fr-FR"/>
          <w:rPrChange w:id="829" w:author="Bertille TAGNE" w:date="2025-12-05T09:24:00Z" w16du:dateUtc="2025-12-05T08:24:00Z">
            <w:rPr>
              <w:rStyle w:val="lev"/>
              <w:b w:val="0"/>
            </w:rPr>
          </w:rPrChange>
        </w:rPr>
        <w:t>Mettre à disposition un outil de communication, de transparence et de</w:t>
      </w:r>
      <w:r w:rsidRPr="00EB5845">
        <w:rPr>
          <w:lang w:eastAsia="fr-FR"/>
          <w:rPrChange w:id="830" w:author="Bertille TAGNE" w:date="2025-12-05T09:24:00Z" w16du:dateUtc="2025-12-05T08:24:00Z">
            <w:rPr>
              <w:rStyle w:val="lev"/>
            </w:rPr>
          </w:rPrChange>
        </w:rPr>
        <w:t xml:space="preserve"> coordination</w:t>
      </w:r>
      <w:r>
        <w:rPr>
          <w:lang w:eastAsia="fr-FR"/>
        </w:rPr>
        <w:t xml:space="preserve"> pour l’ensemble des acteurs impliqués, garantissant une compréhension partagée de l’avancement, des enjeux et des décisions à prendre</w:t>
      </w:r>
      <w:ins w:id="831" w:author="Bertille TAGNE" w:date="2025-12-05T09:21:00Z" w16du:dateUtc="2025-12-05T08:21:00Z">
        <w:r w:rsidR="00CD7821">
          <w:rPr>
            <w:lang w:eastAsia="fr-FR"/>
          </w:rPr>
          <w:t>.</w:t>
        </w:r>
      </w:ins>
      <w:ins w:id="832" w:author="Bertille TAGNE" w:date="2025-12-05T09:23:00Z" w16du:dateUtc="2025-12-05T08:23:00Z">
        <w:r w:rsidR="007517D2">
          <w:br w:type="page"/>
        </w:r>
      </w:ins>
    </w:p>
    <w:p w14:paraId="5C4D678D" w14:textId="5BEE781E" w:rsidR="002E4854" w:rsidDel="00CD7821" w:rsidRDefault="002E4854" w:rsidP="006A15B5">
      <w:pPr>
        <w:pStyle w:val="Listeniveau1"/>
        <w:rPr>
          <w:del w:id="833" w:author="Bertille TAGNE" w:date="2025-12-05T09:21:00Z" w16du:dateUtc="2025-12-05T08:21:00Z"/>
        </w:rPr>
      </w:pPr>
      <w:del w:id="834" w:author="Bertille TAGNE" w:date="2025-12-05T09:21:00Z" w16du:dateUtc="2025-12-05T08:21:00Z">
        <w:r w:rsidDel="00CD7821">
          <w:lastRenderedPageBreak/>
          <w:delText> ;</w:delText>
        </w:r>
      </w:del>
    </w:p>
    <w:p w14:paraId="208A8695" w14:textId="5135C1D4" w:rsidR="002E4854" w:rsidDel="00CD7821" w:rsidRDefault="002E4854" w:rsidP="006A15B5">
      <w:pPr>
        <w:pStyle w:val="Listeniveau1"/>
        <w:rPr>
          <w:del w:id="835" w:author="Bertille TAGNE" w:date="2025-12-05T09:21:00Z" w16du:dateUtc="2025-12-05T08:21:00Z"/>
        </w:rPr>
      </w:pPr>
      <w:del w:id="836" w:author="Bertille TAGNE" w:date="2025-12-05T09:21:00Z" w16du:dateUtc="2025-12-05T08:21:00Z">
        <w:r w:rsidRPr="002E4854" w:rsidDel="00CD7821">
          <w:rPr>
            <w:rStyle w:val="lev"/>
            <w:b w:val="0"/>
          </w:rPr>
          <w:delText>Assurer l’intégration harmonieuse du</w:delText>
        </w:r>
        <w:r w:rsidDel="00CD7821">
          <w:rPr>
            <w:rStyle w:val="lev"/>
          </w:rPr>
          <w:delText xml:space="preserve"> </w:delText>
        </w:r>
        <w:r w:rsidRPr="002E4854" w:rsidDel="00CD7821">
          <w:rPr>
            <w:rStyle w:val="lev"/>
            <w:b w:val="0"/>
          </w:rPr>
          <w:delText>GESCOM</w:delText>
        </w:r>
        <w:r w:rsidDel="00CD7821">
          <w:delText xml:space="preserve"> avec les autres projets structurants de CAMWATER (</w:delText>
        </w:r>
        <w:r w:rsidR="00027390" w:rsidDel="00CD7821">
          <w:delText>télé relève</w:delText>
        </w:r>
        <w:r w:rsidDel="00CD7821">
          <w:delText xml:space="preserve">, </w:delText>
        </w:r>
        <w:r w:rsidR="00027390" w:rsidDel="00CD7821">
          <w:delText>géo référencement</w:delText>
        </w:r>
        <w:r w:rsidDel="00CD7821">
          <w:delText>, PAYWATER) grâce à une approche cohérente d’architecture et d’interopérabilité ;</w:delText>
        </w:r>
      </w:del>
    </w:p>
    <w:p w14:paraId="7D59CD5A" w14:textId="2EDF00A3" w:rsidR="002E4854" w:rsidDel="00CD7821" w:rsidRDefault="002E4854" w:rsidP="006A15B5">
      <w:pPr>
        <w:pStyle w:val="Listeniveau1"/>
        <w:rPr>
          <w:del w:id="837" w:author="Bertille TAGNE" w:date="2025-12-05T09:21:00Z" w16du:dateUtc="2025-12-05T08:21:00Z"/>
        </w:rPr>
      </w:pPr>
      <w:del w:id="838" w:author="Bertille TAGNE" w:date="2025-12-05T09:21:00Z" w16du:dateUtc="2025-12-05T08:21:00Z">
        <w:r w:rsidRPr="002E4854" w:rsidDel="00CD7821">
          <w:rPr>
            <w:rStyle w:val="lev"/>
            <w:b w:val="0"/>
          </w:rPr>
          <w:delText>Accompagner la CAMWATER dans la montée en compétences</w:delText>
        </w:r>
        <w:r w:rsidDel="00CD7821">
          <w:delText xml:space="preserve"> de ses équipes opérationnelles et techniques, pour assurer la pérennité de la solution après la phase d’assistance.</w:delText>
        </w:r>
      </w:del>
    </w:p>
    <w:p w14:paraId="792803FB" w14:textId="30902062" w:rsidR="00165126" w:rsidDel="007517D2" w:rsidRDefault="00165126">
      <w:pPr>
        <w:pStyle w:val="Listeniveau1"/>
        <w:rPr>
          <w:del w:id="839" w:author="Bertille TAGNE" w:date="2025-12-05T09:23:00Z" w16du:dateUtc="2025-12-05T08:23:00Z"/>
        </w:rPr>
        <w:pPrChange w:id="840" w:author="Bertille TAGNE" w:date="2025-12-05T09:21:00Z" w16du:dateUtc="2025-12-05T08:21:00Z">
          <w:pPr>
            <w:pStyle w:val="Listeniveau1"/>
            <w:numPr>
              <w:numId w:val="0"/>
            </w:numPr>
            <w:ind w:left="737" w:hanging="340"/>
          </w:pPr>
        </w:pPrChange>
      </w:pPr>
    </w:p>
    <w:p w14:paraId="0F2DB1FE" w14:textId="10E37417" w:rsidR="00165126" w:rsidDel="007517D2" w:rsidRDefault="00165126" w:rsidP="00165126">
      <w:pPr>
        <w:pStyle w:val="Listeniveau1"/>
        <w:numPr>
          <w:ilvl w:val="0"/>
          <w:numId w:val="0"/>
        </w:numPr>
        <w:ind w:left="737" w:hanging="340"/>
        <w:rPr>
          <w:del w:id="841" w:author="Bertille TAGNE" w:date="2025-12-05T09:23:00Z" w16du:dateUtc="2025-12-05T08:23:00Z"/>
        </w:rPr>
      </w:pPr>
    </w:p>
    <w:p w14:paraId="67120FD9" w14:textId="00E94065" w:rsidR="00165126" w:rsidDel="007517D2" w:rsidRDefault="00165126" w:rsidP="00165126">
      <w:pPr>
        <w:pStyle w:val="Listeniveau1"/>
        <w:numPr>
          <w:ilvl w:val="0"/>
          <w:numId w:val="0"/>
        </w:numPr>
        <w:ind w:left="737" w:hanging="340"/>
        <w:rPr>
          <w:del w:id="842" w:author="Bertille TAGNE" w:date="2025-12-05T09:23:00Z" w16du:dateUtc="2025-12-05T08:23:00Z"/>
        </w:rPr>
      </w:pPr>
    </w:p>
    <w:p w14:paraId="3AF6E8F9" w14:textId="0F581259" w:rsidR="00165126" w:rsidDel="007517D2" w:rsidRDefault="00165126" w:rsidP="00165126">
      <w:pPr>
        <w:pStyle w:val="Listeniveau1"/>
        <w:numPr>
          <w:ilvl w:val="0"/>
          <w:numId w:val="0"/>
        </w:numPr>
        <w:ind w:left="737" w:hanging="340"/>
        <w:rPr>
          <w:del w:id="843" w:author="Bertille TAGNE" w:date="2025-12-05T09:23:00Z" w16du:dateUtc="2025-12-05T08:23:00Z"/>
        </w:rPr>
      </w:pPr>
    </w:p>
    <w:p w14:paraId="2D547CF0" w14:textId="40C4A7E4" w:rsidR="00165126" w:rsidDel="007517D2" w:rsidRDefault="00165126" w:rsidP="00165126">
      <w:pPr>
        <w:pStyle w:val="Listeniveau1"/>
        <w:numPr>
          <w:ilvl w:val="0"/>
          <w:numId w:val="0"/>
        </w:numPr>
        <w:ind w:left="737" w:hanging="340"/>
        <w:rPr>
          <w:del w:id="844" w:author="Bertille TAGNE" w:date="2025-12-05T09:23:00Z" w16du:dateUtc="2025-12-05T08:23:00Z"/>
        </w:rPr>
      </w:pPr>
    </w:p>
    <w:p w14:paraId="1D49CCEB" w14:textId="5369A6B6" w:rsidR="00165126" w:rsidDel="007517D2" w:rsidRDefault="00165126" w:rsidP="00165126">
      <w:pPr>
        <w:pStyle w:val="Listeniveau1"/>
        <w:numPr>
          <w:ilvl w:val="0"/>
          <w:numId w:val="0"/>
        </w:numPr>
        <w:ind w:left="737" w:hanging="340"/>
        <w:rPr>
          <w:del w:id="845" w:author="Bertille TAGNE" w:date="2025-12-05T09:23:00Z" w16du:dateUtc="2025-12-05T08:23:00Z"/>
        </w:rPr>
      </w:pPr>
    </w:p>
    <w:p w14:paraId="33472305" w14:textId="172D8436" w:rsidR="00165126" w:rsidDel="007517D2" w:rsidRDefault="00165126" w:rsidP="00165126">
      <w:pPr>
        <w:pStyle w:val="Listeniveau1"/>
        <w:numPr>
          <w:ilvl w:val="0"/>
          <w:numId w:val="0"/>
        </w:numPr>
        <w:ind w:left="737" w:hanging="340"/>
        <w:rPr>
          <w:del w:id="846" w:author="Bertille TAGNE" w:date="2025-12-05T09:23:00Z" w16du:dateUtc="2025-12-05T08:23:00Z"/>
        </w:rPr>
      </w:pPr>
    </w:p>
    <w:p w14:paraId="4B1753E1" w14:textId="4835DB44" w:rsidR="00165126" w:rsidDel="007517D2" w:rsidRDefault="00165126" w:rsidP="00165126">
      <w:pPr>
        <w:pStyle w:val="Listeniveau1"/>
        <w:numPr>
          <w:ilvl w:val="0"/>
          <w:numId w:val="0"/>
        </w:numPr>
        <w:ind w:left="737" w:hanging="340"/>
        <w:rPr>
          <w:del w:id="847" w:author="Bertille TAGNE" w:date="2025-12-05T09:23:00Z" w16du:dateUtc="2025-12-05T08:23:00Z"/>
        </w:rPr>
      </w:pPr>
    </w:p>
    <w:p w14:paraId="58F9A924" w14:textId="55299CC3" w:rsidR="00165126" w:rsidDel="007517D2" w:rsidRDefault="00165126" w:rsidP="00165126">
      <w:pPr>
        <w:pStyle w:val="Listeniveau1"/>
        <w:numPr>
          <w:ilvl w:val="0"/>
          <w:numId w:val="0"/>
        </w:numPr>
        <w:ind w:left="737" w:hanging="340"/>
        <w:rPr>
          <w:del w:id="848" w:author="Bertille TAGNE" w:date="2025-12-05T09:23:00Z" w16du:dateUtc="2025-12-05T08:23:00Z"/>
        </w:rPr>
      </w:pPr>
    </w:p>
    <w:p w14:paraId="7CDAB213" w14:textId="386FD59C" w:rsidR="00165126" w:rsidDel="007517D2" w:rsidRDefault="00165126" w:rsidP="00165126">
      <w:pPr>
        <w:pStyle w:val="Listeniveau1"/>
        <w:numPr>
          <w:ilvl w:val="0"/>
          <w:numId w:val="0"/>
        </w:numPr>
        <w:ind w:left="737" w:hanging="340"/>
        <w:rPr>
          <w:del w:id="849" w:author="Bertille TAGNE" w:date="2025-12-05T09:23:00Z" w16du:dateUtc="2025-12-05T08:23:00Z"/>
        </w:rPr>
      </w:pPr>
    </w:p>
    <w:p w14:paraId="6CEE8799" w14:textId="3562834F" w:rsidR="00165126" w:rsidDel="007517D2" w:rsidRDefault="00165126" w:rsidP="00165126">
      <w:pPr>
        <w:pStyle w:val="Listeniveau1"/>
        <w:numPr>
          <w:ilvl w:val="0"/>
          <w:numId w:val="0"/>
        </w:numPr>
        <w:ind w:left="737" w:hanging="340"/>
        <w:rPr>
          <w:del w:id="850" w:author="Bertille TAGNE" w:date="2025-12-05T09:23:00Z" w16du:dateUtc="2025-12-05T08:23:00Z"/>
        </w:rPr>
      </w:pPr>
    </w:p>
    <w:p w14:paraId="15D4ECCC" w14:textId="1F544C09" w:rsidR="00165126" w:rsidDel="007517D2" w:rsidRDefault="00165126" w:rsidP="00165126">
      <w:pPr>
        <w:pStyle w:val="Listeniveau1"/>
        <w:numPr>
          <w:ilvl w:val="0"/>
          <w:numId w:val="0"/>
        </w:numPr>
        <w:ind w:left="737" w:hanging="340"/>
        <w:rPr>
          <w:del w:id="851" w:author="Bertille TAGNE" w:date="2025-12-05T09:23:00Z" w16du:dateUtc="2025-12-05T08:23:00Z"/>
        </w:rPr>
      </w:pPr>
    </w:p>
    <w:p w14:paraId="248D1D76" w14:textId="7FF5C30B" w:rsidR="00165126" w:rsidDel="007517D2" w:rsidRDefault="00165126" w:rsidP="00165126">
      <w:pPr>
        <w:pStyle w:val="Listeniveau1"/>
        <w:numPr>
          <w:ilvl w:val="0"/>
          <w:numId w:val="0"/>
        </w:numPr>
        <w:ind w:left="737" w:hanging="340"/>
        <w:rPr>
          <w:del w:id="852" w:author="Bertille TAGNE" w:date="2025-12-05T09:23:00Z" w16du:dateUtc="2025-12-05T08:23:00Z"/>
        </w:rPr>
      </w:pPr>
    </w:p>
    <w:p w14:paraId="54AFF90E" w14:textId="12486BAB" w:rsidR="00165126" w:rsidDel="007517D2" w:rsidRDefault="00165126" w:rsidP="00165126">
      <w:pPr>
        <w:pStyle w:val="Listeniveau1"/>
        <w:numPr>
          <w:ilvl w:val="0"/>
          <w:numId w:val="0"/>
        </w:numPr>
        <w:ind w:left="737" w:hanging="340"/>
        <w:rPr>
          <w:del w:id="853" w:author="Bertille TAGNE" w:date="2025-12-05T09:23:00Z" w16du:dateUtc="2025-12-05T08:23:00Z"/>
        </w:rPr>
      </w:pPr>
    </w:p>
    <w:p w14:paraId="7DF268F8" w14:textId="7F573D88" w:rsidR="00165126" w:rsidDel="007517D2" w:rsidRDefault="00165126" w:rsidP="00165126">
      <w:pPr>
        <w:pStyle w:val="Listeniveau1"/>
        <w:numPr>
          <w:ilvl w:val="0"/>
          <w:numId w:val="0"/>
        </w:numPr>
        <w:ind w:left="737" w:hanging="340"/>
        <w:rPr>
          <w:del w:id="854" w:author="Bertille TAGNE" w:date="2025-12-05T09:23:00Z" w16du:dateUtc="2025-12-05T08:23:00Z"/>
        </w:rPr>
      </w:pPr>
    </w:p>
    <w:p w14:paraId="57B1FEF5" w14:textId="50E0965F" w:rsidR="00165126" w:rsidDel="007517D2" w:rsidRDefault="00165126" w:rsidP="00165126">
      <w:pPr>
        <w:pStyle w:val="Listeniveau1"/>
        <w:numPr>
          <w:ilvl w:val="0"/>
          <w:numId w:val="0"/>
        </w:numPr>
        <w:ind w:left="737" w:hanging="340"/>
        <w:rPr>
          <w:del w:id="855" w:author="Bertille TAGNE" w:date="2025-12-05T09:23:00Z" w16du:dateUtc="2025-12-05T08:23:00Z"/>
        </w:rPr>
      </w:pPr>
    </w:p>
    <w:p w14:paraId="628EE96C" w14:textId="52F5A00A" w:rsidR="00165126" w:rsidDel="007517D2" w:rsidRDefault="00165126" w:rsidP="00165126">
      <w:pPr>
        <w:pStyle w:val="Listeniveau1"/>
        <w:numPr>
          <w:ilvl w:val="0"/>
          <w:numId w:val="0"/>
        </w:numPr>
        <w:ind w:left="737" w:hanging="340"/>
        <w:rPr>
          <w:del w:id="856" w:author="Bertille TAGNE" w:date="2025-12-05T09:23:00Z" w16du:dateUtc="2025-12-05T08:23:00Z"/>
        </w:rPr>
      </w:pPr>
    </w:p>
    <w:p w14:paraId="1F9DCE12" w14:textId="34097E32" w:rsidR="00165126" w:rsidDel="007517D2" w:rsidRDefault="00165126" w:rsidP="00165126">
      <w:pPr>
        <w:pStyle w:val="Listeniveau1"/>
        <w:numPr>
          <w:ilvl w:val="0"/>
          <w:numId w:val="0"/>
        </w:numPr>
        <w:ind w:left="737" w:hanging="340"/>
        <w:rPr>
          <w:del w:id="857" w:author="Bertille TAGNE" w:date="2025-12-05T09:23:00Z" w16du:dateUtc="2025-12-05T08:23:00Z"/>
        </w:rPr>
      </w:pPr>
    </w:p>
    <w:p w14:paraId="03F7495B" w14:textId="6B3B007B" w:rsidR="00165126" w:rsidDel="007517D2" w:rsidRDefault="00165126" w:rsidP="00165126">
      <w:pPr>
        <w:pStyle w:val="Listeniveau1"/>
        <w:numPr>
          <w:ilvl w:val="0"/>
          <w:numId w:val="0"/>
        </w:numPr>
        <w:ind w:left="737" w:hanging="340"/>
        <w:rPr>
          <w:del w:id="858" w:author="Bertille TAGNE" w:date="2025-12-05T09:23:00Z" w16du:dateUtc="2025-12-05T08:23:00Z"/>
        </w:rPr>
      </w:pPr>
    </w:p>
    <w:p w14:paraId="40C5E01B" w14:textId="5DDD313A" w:rsidR="00165126" w:rsidDel="007517D2" w:rsidRDefault="00165126" w:rsidP="00165126">
      <w:pPr>
        <w:pStyle w:val="Listeniveau1"/>
        <w:numPr>
          <w:ilvl w:val="0"/>
          <w:numId w:val="0"/>
        </w:numPr>
        <w:ind w:left="737" w:hanging="340"/>
        <w:rPr>
          <w:del w:id="859" w:author="Bertille TAGNE" w:date="2025-12-05T09:23:00Z" w16du:dateUtc="2025-12-05T08:23:00Z"/>
        </w:rPr>
      </w:pPr>
    </w:p>
    <w:p w14:paraId="0233408E" w14:textId="4D9E4CE1" w:rsidR="00165126" w:rsidDel="007517D2" w:rsidRDefault="00165126" w:rsidP="00165126">
      <w:pPr>
        <w:pStyle w:val="Listeniveau1"/>
        <w:numPr>
          <w:ilvl w:val="0"/>
          <w:numId w:val="0"/>
        </w:numPr>
        <w:ind w:left="737" w:hanging="340"/>
        <w:rPr>
          <w:del w:id="860" w:author="Bertille TAGNE" w:date="2025-12-05T09:23:00Z" w16du:dateUtc="2025-12-05T08:23:00Z"/>
        </w:rPr>
      </w:pPr>
    </w:p>
    <w:p w14:paraId="03404BC6" w14:textId="5083CABB" w:rsidR="00165126" w:rsidDel="007517D2" w:rsidRDefault="00165126" w:rsidP="00165126">
      <w:pPr>
        <w:pStyle w:val="Listeniveau1"/>
        <w:numPr>
          <w:ilvl w:val="0"/>
          <w:numId w:val="0"/>
        </w:numPr>
        <w:ind w:left="737" w:hanging="340"/>
        <w:rPr>
          <w:del w:id="861" w:author="Bertille TAGNE" w:date="2025-12-05T09:23:00Z" w16du:dateUtc="2025-12-05T08:23:00Z"/>
        </w:rPr>
      </w:pPr>
    </w:p>
    <w:p w14:paraId="54A7A9A5" w14:textId="30CE32CF" w:rsidR="00165126" w:rsidRPr="002E4854" w:rsidDel="007517D2" w:rsidRDefault="00165126" w:rsidP="00165126">
      <w:pPr>
        <w:pStyle w:val="Listeniveau1"/>
        <w:numPr>
          <w:ilvl w:val="0"/>
          <w:numId w:val="0"/>
        </w:numPr>
        <w:ind w:left="737" w:hanging="340"/>
        <w:rPr>
          <w:del w:id="862" w:author="Bertille TAGNE" w:date="2025-12-05T09:23:00Z" w16du:dateUtc="2025-12-05T08:23:00Z"/>
        </w:rPr>
      </w:pPr>
    </w:p>
    <w:p w14:paraId="3F24110E" w14:textId="77777777" w:rsidR="00575B43" w:rsidRDefault="00165126" w:rsidP="00575B43">
      <w:pPr>
        <w:pStyle w:val="Titre1"/>
        <w:numPr>
          <w:ilvl w:val="0"/>
          <w:numId w:val="1"/>
        </w:numPr>
        <w:ind w:left="431" w:hanging="431"/>
      </w:pPr>
      <w:bookmarkStart w:id="863" w:name="_Toc215758827"/>
      <w:r>
        <w:t>CONTEXTE ET OBJECTIFS DU PROJET</w:t>
      </w:r>
      <w:bookmarkEnd w:id="863"/>
    </w:p>
    <w:p w14:paraId="65AF0A6B" w14:textId="77777777" w:rsidR="00575B43" w:rsidRPr="002F18CF" w:rsidRDefault="00F206EC" w:rsidP="00575B43">
      <w:pPr>
        <w:pStyle w:val="Titre2"/>
        <w:numPr>
          <w:ilvl w:val="1"/>
          <w:numId w:val="1"/>
        </w:numPr>
        <w:ind w:left="578" w:hanging="578"/>
      </w:pPr>
      <w:bookmarkStart w:id="864" w:name="_Toc215758828"/>
      <w:r>
        <w:t>Contexte</w:t>
      </w:r>
      <w:bookmarkEnd w:id="864"/>
    </w:p>
    <w:p w14:paraId="072F9DE4" w14:textId="77777777" w:rsidR="00105E60" w:rsidRPr="00591F87" w:rsidRDefault="00105E60">
      <w:pPr>
        <w:spacing w:before="100" w:beforeAutospacing="1" w:after="100" w:afterAutospacing="1"/>
        <w:rPr>
          <w:rFonts w:eastAsia="Times New Roman"/>
          <w:lang w:eastAsia="fr-FR"/>
        </w:rPr>
        <w:pPrChange w:id="865" w:author="Bertille TAGNE" w:date="2025-12-05T09:27:00Z" w16du:dateUtc="2025-12-05T08:27:00Z">
          <w:pPr>
            <w:spacing w:before="100" w:beforeAutospacing="1" w:after="100" w:afterAutospacing="1"/>
            <w:ind w:firstLine="578"/>
          </w:pPr>
        </w:pPrChange>
      </w:pPr>
      <w:r w:rsidRPr="00591F87">
        <w:rPr>
          <w:rFonts w:eastAsia="Times New Roman"/>
          <w:lang w:eastAsia="fr-FR"/>
        </w:rPr>
        <w:t>Depuis l’arrivée du nouveau Top-Management, CAMWATER a engagé une dynamique de modernisation de ses activités afin de répondre à un double enjeu : garantir aux Camerounais une eau de qualité en quantité suffisante et renforcer la performance financière de l’entreprise. Parmi les priorités identifiées figure l’augmentation et la maîtrise des recettes, en lien direct avec l’amélioration du recouvrement. Or, les systèmes d’information existants ont rapidement montré leurs limites pour atteindre ces objectifs stratégiques.</w:t>
      </w:r>
    </w:p>
    <w:p w14:paraId="48C8E056" w14:textId="77777777" w:rsidR="00105E60" w:rsidRPr="00591F87" w:rsidRDefault="00105E60" w:rsidP="00105E60">
      <w:pPr>
        <w:spacing w:before="100" w:beforeAutospacing="1" w:after="100" w:afterAutospacing="1"/>
        <w:rPr>
          <w:rFonts w:eastAsia="Times New Roman"/>
          <w:lang w:eastAsia="fr-FR"/>
        </w:rPr>
      </w:pPr>
      <w:r w:rsidRPr="00591F87">
        <w:rPr>
          <w:rFonts w:eastAsia="Times New Roman"/>
          <w:lang w:eastAsia="fr-FR"/>
        </w:rPr>
        <w:t>Dans ce contexte, la Direction Générale a lancé un vaste chantier de refonte de son système d’information, avec pour finalité l’amélioration de la qualité de service et l’optimisation des recettes. Cette modernisation repose sur trois axes majeurs :</w:t>
      </w:r>
    </w:p>
    <w:p w14:paraId="5D531909" w14:textId="77777777" w:rsidR="00105E60" w:rsidRDefault="00105E60" w:rsidP="00693E6F">
      <w:pPr>
        <w:pStyle w:val="Paragraphedeliste"/>
        <w:numPr>
          <w:ilvl w:val="0"/>
          <w:numId w:val="10"/>
        </w:numPr>
        <w:spacing w:before="100" w:beforeAutospacing="1" w:after="100" w:afterAutospacing="1"/>
        <w:rPr>
          <w:rFonts w:eastAsia="Times New Roman"/>
          <w:lang w:eastAsia="fr-FR"/>
        </w:rPr>
      </w:pPr>
      <w:r w:rsidRPr="00591F87">
        <w:rPr>
          <w:rFonts w:eastAsia="Times New Roman"/>
          <w:b/>
          <w:bCs/>
          <w:lang w:eastAsia="fr-FR"/>
        </w:rPr>
        <w:t>La digitalisation de la relève des compteurs</w:t>
      </w:r>
      <w:r w:rsidRPr="00591F87">
        <w:rPr>
          <w:rFonts w:eastAsia="Times New Roman"/>
          <w:lang w:eastAsia="fr-FR"/>
        </w:rPr>
        <w:t xml:space="preserve">, incluant la </w:t>
      </w:r>
      <w:r w:rsidR="009541CB" w:rsidRPr="00591F87">
        <w:rPr>
          <w:rFonts w:eastAsia="Times New Roman"/>
          <w:lang w:eastAsia="fr-FR"/>
        </w:rPr>
        <w:t>télé relève</w:t>
      </w:r>
      <w:r w:rsidRPr="00591F87">
        <w:rPr>
          <w:rFonts w:eastAsia="Times New Roman"/>
          <w:lang w:eastAsia="fr-FR"/>
        </w:rPr>
        <w:t xml:space="preserve">, la préparation de la facturation et le </w:t>
      </w:r>
      <w:r w:rsidR="009541CB" w:rsidRPr="00591F87">
        <w:rPr>
          <w:rFonts w:eastAsia="Times New Roman"/>
          <w:lang w:eastAsia="fr-FR"/>
        </w:rPr>
        <w:t>géo référencement</w:t>
      </w:r>
      <w:r w:rsidRPr="00591F87">
        <w:rPr>
          <w:rFonts w:eastAsia="Times New Roman"/>
          <w:lang w:eastAsia="fr-FR"/>
        </w:rPr>
        <w:t xml:space="preserve"> ;</w:t>
      </w:r>
    </w:p>
    <w:p w14:paraId="57F44749" w14:textId="77777777" w:rsidR="00105E60" w:rsidRDefault="00105E60" w:rsidP="00693E6F">
      <w:pPr>
        <w:pStyle w:val="Paragraphedeliste"/>
        <w:numPr>
          <w:ilvl w:val="0"/>
          <w:numId w:val="10"/>
        </w:numPr>
        <w:spacing w:before="100" w:beforeAutospacing="1" w:after="100" w:afterAutospacing="1"/>
        <w:rPr>
          <w:rFonts w:eastAsia="Times New Roman"/>
          <w:lang w:eastAsia="fr-FR"/>
        </w:rPr>
      </w:pPr>
      <w:r w:rsidRPr="00591F87">
        <w:rPr>
          <w:rFonts w:eastAsia="Times New Roman"/>
          <w:b/>
          <w:bCs/>
          <w:lang w:eastAsia="fr-FR"/>
        </w:rPr>
        <w:t>La mise en place d’une plateforme unifiée de paiement digital (PAYWATER)</w:t>
      </w:r>
      <w:r w:rsidRPr="00591F87">
        <w:rPr>
          <w:rFonts w:eastAsia="Times New Roman"/>
          <w:lang w:eastAsia="fr-FR"/>
        </w:rPr>
        <w:t>, capable de centraliser et sécuriser les paiements à travers les différents opérateurs financiers ;</w:t>
      </w:r>
    </w:p>
    <w:p w14:paraId="515F8D44" w14:textId="77777777" w:rsidR="00105E60" w:rsidRPr="00591F87" w:rsidRDefault="00105E60" w:rsidP="00693E6F">
      <w:pPr>
        <w:pStyle w:val="Paragraphedeliste"/>
        <w:numPr>
          <w:ilvl w:val="0"/>
          <w:numId w:val="10"/>
        </w:numPr>
        <w:spacing w:before="100" w:beforeAutospacing="1" w:after="100" w:afterAutospacing="1"/>
        <w:rPr>
          <w:rFonts w:eastAsia="Times New Roman"/>
          <w:lang w:eastAsia="fr-FR"/>
        </w:rPr>
      </w:pPr>
      <w:r w:rsidRPr="00591F87">
        <w:rPr>
          <w:rFonts w:eastAsia="Times New Roman"/>
          <w:b/>
          <w:bCs/>
          <w:lang w:eastAsia="fr-FR"/>
        </w:rPr>
        <w:t>Le développement d’une solution intégrée de gestion commerciale (GESCOM)</w:t>
      </w:r>
      <w:r w:rsidRPr="00591F87">
        <w:rPr>
          <w:rFonts w:eastAsia="Times New Roman"/>
          <w:lang w:eastAsia="fr-FR"/>
        </w:rPr>
        <w:t>, destinée à fluidifier et automatiser l’ensemble des processus métiers.</w:t>
      </w:r>
    </w:p>
    <w:p w14:paraId="59BB4A0F" w14:textId="0B2142AB" w:rsidR="00105E60" w:rsidRPr="00591F87" w:rsidRDefault="00105E60" w:rsidP="00105E60">
      <w:pPr>
        <w:spacing w:before="100" w:beforeAutospacing="1" w:after="100" w:afterAutospacing="1"/>
        <w:rPr>
          <w:rFonts w:eastAsia="Times New Roman"/>
          <w:lang w:eastAsia="fr-FR"/>
        </w:rPr>
      </w:pPr>
      <w:r w:rsidRPr="00591F87">
        <w:rPr>
          <w:rFonts w:eastAsia="Times New Roman"/>
          <w:lang w:eastAsia="fr-FR"/>
        </w:rPr>
        <w:t xml:space="preserve">L’ensemble de ces solutions doit s’interfacer entre elles et avec les systèmes tiers existants, grâce à des API ouvertes et des mécanismes d’échange de données. Le projet GESCOM, en particulier, </w:t>
      </w:r>
      <w:ins w:id="866" w:author="Bertille TAGNE" w:date="2025-12-05T09:30:00Z" w16du:dateUtc="2025-12-05T08:30:00Z">
        <w:r w:rsidR="00392226">
          <w:rPr>
            <w:rFonts w:eastAsia="Times New Roman"/>
            <w:lang w:eastAsia="fr-FR"/>
          </w:rPr>
          <w:t xml:space="preserve">objet du présent marché, </w:t>
        </w:r>
      </w:ins>
      <w:r w:rsidRPr="00591F87">
        <w:rPr>
          <w:rFonts w:eastAsia="Times New Roman"/>
          <w:lang w:eastAsia="fr-FR"/>
        </w:rPr>
        <w:t>s’inscrit dans une logique de gestion centralisée, fluide et sécurisée des opérations commerciales sur tout le territoire national. Il couvre la gestion des contrats et des dossiers clients, la facturation, le recouvrement, le suivi des stocks et l’administration quotidienne des comptes clients, tout en intégrant les moyens de paiement physiques et électroniques.</w:t>
      </w:r>
    </w:p>
    <w:p w14:paraId="011511EC" w14:textId="77777777" w:rsidR="00575B43" w:rsidRDefault="00575B43" w:rsidP="00105E60">
      <w:pPr>
        <w:keepNext/>
        <w:tabs>
          <w:tab w:val="left" w:pos="990"/>
        </w:tabs>
      </w:pPr>
    </w:p>
    <w:p w14:paraId="205D3080" w14:textId="77777777" w:rsidR="00575B43" w:rsidRDefault="00575B43" w:rsidP="00575B43">
      <w:pPr>
        <w:jc w:val="center"/>
        <w:rPr>
          <w:b/>
          <w:lang w:eastAsia="fr-FR"/>
        </w:rPr>
      </w:pPr>
    </w:p>
    <w:p w14:paraId="321A66F5" w14:textId="77777777" w:rsidR="00105E60" w:rsidRDefault="00105E60" w:rsidP="00575B43">
      <w:pPr>
        <w:jc w:val="center"/>
        <w:rPr>
          <w:b/>
          <w:lang w:eastAsia="fr-FR"/>
        </w:rPr>
      </w:pPr>
    </w:p>
    <w:p w14:paraId="39EC9CC8" w14:textId="77777777" w:rsidR="00105E60" w:rsidRDefault="00105E60" w:rsidP="00575B43">
      <w:pPr>
        <w:jc w:val="center"/>
        <w:rPr>
          <w:b/>
          <w:lang w:eastAsia="fr-FR"/>
        </w:rPr>
      </w:pPr>
    </w:p>
    <w:p w14:paraId="454789B2" w14:textId="77777777" w:rsidR="00105E60" w:rsidRDefault="00105E60" w:rsidP="00122075">
      <w:pPr>
        <w:rPr>
          <w:b/>
          <w:lang w:eastAsia="fr-FR"/>
        </w:rPr>
      </w:pPr>
    </w:p>
    <w:p w14:paraId="647A5C83" w14:textId="77777777" w:rsidR="009541CB" w:rsidRPr="009541CB" w:rsidRDefault="00122075" w:rsidP="009541CB">
      <w:pPr>
        <w:pStyle w:val="Titre2"/>
        <w:numPr>
          <w:ilvl w:val="1"/>
          <w:numId w:val="1"/>
        </w:numPr>
        <w:ind w:left="578" w:hanging="578"/>
      </w:pPr>
      <w:bookmarkStart w:id="867" w:name="_Toc215758829"/>
      <w:r>
        <w:t>Objectifs</w:t>
      </w:r>
      <w:bookmarkEnd w:id="867"/>
    </w:p>
    <w:p w14:paraId="453BE82E" w14:textId="77777777" w:rsidR="00A83188" w:rsidRDefault="009541CB" w:rsidP="00A83188">
      <w:pPr>
        <w:pStyle w:val="Titre3"/>
      </w:pPr>
      <w:bookmarkStart w:id="868" w:name="_Toc215758830"/>
      <w:r>
        <w:t xml:space="preserve">Objectif </w:t>
      </w:r>
      <w:r w:rsidR="00A83188">
        <w:t>principal</w:t>
      </w:r>
      <w:bookmarkEnd w:id="868"/>
    </w:p>
    <w:p w14:paraId="2646F757" w14:textId="3B4BE3B1" w:rsidR="00A83188" w:rsidRDefault="00A83188" w:rsidP="00A83188">
      <w:pPr>
        <w:tabs>
          <w:tab w:val="left" w:pos="1470"/>
        </w:tabs>
        <w:rPr>
          <w:color w:val="000000"/>
        </w:rPr>
      </w:pPr>
      <w:r>
        <w:rPr>
          <w:lang w:eastAsia="fr-FR"/>
        </w:rPr>
        <w:t xml:space="preserve">L’objectif </w:t>
      </w:r>
      <w:r w:rsidR="00696E03">
        <w:rPr>
          <w:lang w:eastAsia="fr-FR"/>
        </w:rPr>
        <w:t>principal</w:t>
      </w:r>
      <w:r>
        <w:rPr>
          <w:lang w:eastAsia="fr-FR"/>
        </w:rPr>
        <w:t xml:space="preserve"> de ce projet </w:t>
      </w:r>
      <w:r w:rsidR="00696E03" w:rsidRPr="0006157C">
        <w:rPr>
          <w:color w:val="000000"/>
        </w:rPr>
        <w:t>est la mise en place d’une solution de gestion commerciale à la</w:t>
      </w:r>
      <w:ins w:id="869" w:author="Bertille TAGNE" w:date="2025-12-05T09:31:00Z" w16du:dateUtc="2025-12-05T08:31:00Z">
        <w:r w:rsidR="00392226">
          <w:rPr>
            <w:color w:val="000000"/>
          </w:rPr>
          <w:t xml:space="preserve"> </w:t>
        </w:r>
      </w:ins>
      <w:del w:id="870" w:author="Bertille TAGNE" w:date="2025-12-05T09:31:00Z" w16du:dateUtc="2025-12-05T08:31:00Z">
        <w:r w:rsidR="00696E03" w:rsidRPr="0006157C" w:rsidDel="00392226">
          <w:rPr>
            <w:color w:val="000000"/>
          </w:rPr>
          <w:br/>
        </w:r>
      </w:del>
      <w:r w:rsidR="00696E03" w:rsidRPr="0006157C">
        <w:rPr>
          <w:color w:val="000000"/>
        </w:rPr>
        <w:t>CAMWATER</w:t>
      </w:r>
      <w:r w:rsidR="00696E03">
        <w:rPr>
          <w:color w:val="000000"/>
        </w:rPr>
        <w:t xml:space="preserve"> avec pour objectifs : </w:t>
      </w:r>
    </w:p>
    <w:p w14:paraId="0B8B9B27" w14:textId="77777777" w:rsidR="00696E03" w:rsidRDefault="00696E03" w:rsidP="00693E6F">
      <w:pPr>
        <w:pStyle w:val="Paragraphedeliste"/>
        <w:numPr>
          <w:ilvl w:val="0"/>
          <w:numId w:val="11"/>
        </w:numPr>
        <w:tabs>
          <w:tab w:val="left" w:pos="1470"/>
        </w:tabs>
        <w:rPr>
          <w:lang w:eastAsia="fr-FR"/>
        </w:rPr>
      </w:pPr>
      <w:r>
        <w:rPr>
          <w:lang w:eastAsia="fr-FR"/>
        </w:rPr>
        <w:t>Mettre en place une application de gestion commerciale multi-agences ;</w:t>
      </w:r>
    </w:p>
    <w:p w14:paraId="05CBD2C8" w14:textId="77777777" w:rsidR="00696E03" w:rsidRDefault="00696E03" w:rsidP="00693E6F">
      <w:pPr>
        <w:pStyle w:val="Paragraphedeliste"/>
        <w:numPr>
          <w:ilvl w:val="0"/>
          <w:numId w:val="11"/>
        </w:numPr>
        <w:tabs>
          <w:tab w:val="left" w:pos="1470"/>
        </w:tabs>
        <w:rPr>
          <w:lang w:eastAsia="fr-FR"/>
        </w:rPr>
      </w:pPr>
      <w:r>
        <w:rPr>
          <w:lang w:eastAsia="fr-FR"/>
        </w:rPr>
        <w:t>Dématérialiser le processus commercial ;</w:t>
      </w:r>
    </w:p>
    <w:p w14:paraId="7761EB30" w14:textId="77777777" w:rsidR="00696E03" w:rsidRDefault="00696E03" w:rsidP="00693E6F">
      <w:pPr>
        <w:pStyle w:val="Paragraphedeliste"/>
        <w:numPr>
          <w:ilvl w:val="0"/>
          <w:numId w:val="11"/>
        </w:numPr>
        <w:tabs>
          <w:tab w:val="left" w:pos="1470"/>
        </w:tabs>
        <w:rPr>
          <w:lang w:eastAsia="fr-FR"/>
        </w:rPr>
      </w:pPr>
      <w:r>
        <w:rPr>
          <w:lang w:eastAsia="fr-FR"/>
        </w:rPr>
        <w:t xml:space="preserve">Permettre la gestion des ventes, achats, stocks, clients, fournisseurs et finances ; </w:t>
      </w:r>
    </w:p>
    <w:p w14:paraId="02889AE9" w14:textId="77777777" w:rsidR="00696E03" w:rsidRDefault="00696E03" w:rsidP="00693E6F">
      <w:pPr>
        <w:pStyle w:val="Paragraphedeliste"/>
        <w:numPr>
          <w:ilvl w:val="0"/>
          <w:numId w:val="11"/>
        </w:numPr>
        <w:tabs>
          <w:tab w:val="left" w:pos="1470"/>
        </w:tabs>
        <w:rPr>
          <w:lang w:eastAsia="fr-FR"/>
        </w:rPr>
      </w:pPr>
      <w:r>
        <w:rPr>
          <w:lang w:eastAsia="fr-FR"/>
        </w:rPr>
        <w:t>Intégrer un système de gestion des caisses dans les agences ;</w:t>
      </w:r>
    </w:p>
    <w:p w14:paraId="4DAB8388" w14:textId="77777777" w:rsidR="00696E03" w:rsidRDefault="003436D4" w:rsidP="00693E6F">
      <w:pPr>
        <w:pStyle w:val="Paragraphedeliste"/>
        <w:numPr>
          <w:ilvl w:val="0"/>
          <w:numId w:val="11"/>
        </w:numPr>
        <w:tabs>
          <w:tab w:val="left" w:pos="1470"/>
        </w:tabs>
        <w:rPr>
          <w:lang w:eastAsia="fr-FR"/>
        </w:rPr>
      </w:pPr>
      <w:r>
        <w:rPr>
          <w:lang w:eastAsia="fr-FR"/>
        </w:rPr>
        <w:t>Fournir les interfaces avec les applications tierces ;</w:t>
      </w:r>
    </w:p>
    <w:p w14:paraId="47E1DCAA" w14:textId="77777777" w:rsidR="003436D4" w:rsidRDefault="003436D4" w:rsidP="00693E6F">
      <w:pPr>
        <w:pStyle w:val="Paragraphedeliste"/>
        <w:numPr>
          <w:ilvl w:val="0"/>
          <w:numId w:val="11"/>
        </w:numPr>
        <w:tabs>
          <w:tab w:val="left" w:pos="1470"/>
        </w:tabs>
        <w:rPr>
          <w:lang w:eastAsia="fr-FR"/>
        </w:rPr>
      </w:pPr>
      <w:r>
        <w:rPr>
          <w:lang w:eastAsia="fr-FR"/>
        </w:rPr>
        <w:t>Assurer la remontée automatique des données vers une base de données centrale ;</w:t>
      </w:r>
    </w:p>
    <w:p w14:paraId="3EDB3196" w14:textId="77777777" w:rsidR="003436D4" w:rsidRDefault="003436D4" w:rsidP="00693E6F">
      <w:pPr>
        <w:pStyle w:val="Paragraphedeliste"/>
        <w:numPr>
          <w:ilvl w:val="0"/>
          <w:numId w:val="11"/>
        </w:numPr>
        <w:tabs>
          <w:tab w:val="left" w:pos="1470"/>
        </w:tabs>
        <w:rPr>
          <w:lang w:eastAsia="fr-FR"/>
        </w:rPr>
      </w:pPr>
      <w:r>
        <w:rPr>
          <w:lang w:eastAsia="fr-FR"/>
        </w:rPr>
        <w:t xml:space="preserve">Garantir la haute disponibilité et la sécurité des données ; </w:t>
      </w:r>
    </w:p>
    <w:p w14:paraId="7A0A1A6F" w14:textId="77777777" w:rsidR="0048133F" w:rsidRPr="003436D4" w:rsidRDefault="0048133F" w:rsidP="003436D4">
      <w:pPr>
        <w:pStyle w:val="Listeniveau1"/>
        <w:rPr>
          <w:lang w:eastAsia="fr-FR"/>
        </w:rPr>
      </w:pPr>
      <w:r w:rsidRPr="003436D4">
        <w:rPr>
          <w:lang w:eastAsia="fr-FR"/>
        </w:rPr>
        <w:t>L’accroissement de la productivité à travers un gain en temps dans le traitement des opérations</w:t>
      </w:r>
      <w:r w:rsidR="003436D4">
        <w:rPr>
          <w:lang w:eastAsia="fr-FR"/>
        </w:rPr>
        <w:t> ;</w:t>
      </w:r>
    </w:p>
    <w:p w14:paraId="70A51772" w14:textId="77777777" w:rsidR="0048133F" w:rsidRDefault="0048133F" w:rsidP="003436D4">
      <w:pPr>
        <w:pStyle w:val="Listeniveau1"/>
        <w:rPr>
          <w:lang w:eastAsia="fr-FR"/>
        </w:rPr>
      </w:pPr>
      <w:r w:rsidRPr="003436D4">
        <w:rPr>
          <w:lang w:eastAsia="fr-FR"/>
        </w:rPr>
        <w:t>L’amélioration de la qualité de service et des méthodes de travail.</w:t>
      </w:r>
    </w:p>
    <w:p w14:paraId="08816BD3" w14:textId="77777777" w:rsidR="003020BC" w:rsidRDefault="003020BC" w:rsidP="003020BC">
      <w:pPr>
        <w:pStyle w:val="Listeniveau1"/>
        <w:numPr>
          <w:ilvl w:val="0"/>
          <w:numId w:val="0"/>
        </w:numPr>
        <w:ind w:left="737"/>
        <w:rPr>
          <w:lang w:eastAsia="fr-FR"/>
        </w:rPr>
      </w:pPr>
    </w:p>
    <w:p w14:paraId="6812376C" w14:textId="77777777" w:rsidR="003020BC" w:rsidRPr="003436D4" w:rsidRDefault="003020BC" w:rsidP="003020BC">
      <w:pPr>
        <w:pStyle w:val="Titre3"/>
      </w:pPr>
      <w:bookmarkStart w:id="871" w:name="_Toc215758831"/>
      <w:r>
        <w:t>Objectifs spécifiques</w:t>
      </w:r>
      <w:bookmarkEnd w:id="871"/>
    </w:p>
    <w:p w14:paraId="1DE505CD" w14:textId="77777777" w:rsidR="003020BC" w:rsidRDefault="003020BC" w:rsidP="003436D4">
      <w:pPr>
        <w:tabs>
          <w:tab w:val="left" w:pos="1470"/>
        </w:tabs>
        <w:rPr>
          <w:lang w:eastAsia="fr-FR"/>
        </w:rPr>
      </w:pPr>
      <w:r>
        <w:rPr>
          <w:lang w:eastAsia="fr-FR"/>
        </w:rPr>
        <w:t xml:space="preserve">De façon plus spécifique, ce système vise à : </w:t>
      </w:r>
    </w:p>
    <w:p w14:paraId="761C3B99" w14:textId="77777777" w:rsidR="0048133F" w:rsidRPr="003020BC" w:rsidRDefault="0048133F" w:rsidP="003020BC">
      <w:pPr>
        <w:pStyle w:val="Listeniveau1"/>
        <w:rPr>
          <w:lang w:eastAsia="fr-FR"/>
        </w:rPr>
      </w:pPr>
      <w:r w:rsidRPr="003020BC">
        <w:rPr>
          <w:lang w:eastAsia="fr-FR"/>
        </w:rPr>
        <w:t>La conception, l’implémentation, et la mise en service de tous les modules et</w:t>
      </w:r>
      <w:r w:rsidRPr="003020BC">
        <w:rPr>
          <w:lang w:eastAsia="fr-FR"/>
        </w:rPr>
        <w:br/>
        <w:t>fonctionnalités attendues</w:t>
      </w:r>
      <w:r w:rsidR="003020BC">
        <w:rPr>
          <w:lang w:eastAsia="fr-FR"/>
        </w:rPr>
        <w:t> ;</w:t>
      </w:r>
    </w:p>
    <w:p w14:paraId="34274A47" w14:textId="77777777" w:rsidR="0048133F" w:rsidRPr="003020BC" w:rsidRDefault="0048133F" w:rsidP="003020BC">
      <w:pPr>
        <w:pStyle w:val="Listeniveau1"/>
        <w:rPr>
          <w:lang w:eastAsia="fr-FR"/>
        </w:rPr>
      </w:pPr>
      <w:r w:rsidRPr="003020BC">
        <w:rPr>
          <w:lang w:eastAsia="fr-FR"/>
        </w:rPr>
        <w:t>La reprise de données de toutes les applications actuelles et quel que soit le type de format</w:t>
      </w:r>
      <w:r w:rsidRPr="003020BC">
        <w:rPr>
          <w:lang w:eastAsia="fr-FR"/>
        </w:rPr>
        <w:br/>
        <w:t>de données</w:t>
      </w:r>
      <w:r w:rsidR="003020BC">
        <w:rPr>
          <w:lang w:eastAsia="fr-FR"/>
        </w:rPr>
        <w:t> ;</w:t>
      </w:r>
    </w:p>
    <w:p w14:paraId="62595CA2" w14:textId="77777777" w:rsidR="0048133F" w:rsidRPr="003020BC" w:rsidRDefault="0048133F" w:rsidP="003020BC">
      <w:pPr>
        <w:pStyle w:val="Listeniveau1"/>
        <w:rPr>
          <w:lang w:eastAsia="fr-FR"/>
        </w:rPr>
      </w:pPr>
      <w:r w:rsidRPr="003020BC">
        <w:rPr>
          <w:lang w:eastAsia="fr-FR"/>
        </w:rPr>
        <w:t>L’exécution des activités de formations et de transfert de compétences de tous les éléments</w:t>
      </w:r>
      <w:r w:rsidRPr="003020BC">
        <w:rPr>
          <w:lang w:eastAsia="fr-FR"/>
        </w:rPr>
        <w:br/>
        <w:t>d</w:t>
      </w:r>
      <w:r w:rsidR="003020BC">
        <w:rPr>
          <w:lang w:eastAsia="fr-FR"/>
        </w:rPr>
        <w:t>u projet, code source y compris ;</w:t>
      </w:r>
    </w:p>
    <w:p w14:paraId="1943A0B3" w14:textId="77777777" w:rsidR="0048133F" w:rsidRPr="003020BC" w:rsidRDefault="0048133F" w:rsidP="003020BC">
      <w:pPr>
        <w:pStyle w:val="Listeniveau1"/>
        <w:rPr>
          <w:lang w:eastAsia="fr-FR"/>
        </w:rPr>
      </w:pPr>
      <w:r w:rsidRPr="003020BC">
        <w:rPr>
          <w:lang w:eastAsia="fr-FR"/>
        </w:rPr>
        <w:t>L’exécution des activités relatives à la conduite du changement</w:t>
      </w:r>
      <w:r w:rsidR="003020BC">
        <w:rPr>
          <w:lang w:eastAsia="fr-FR"/>
        </w:rPr>
        <w:t> ;</w:t>
      </w:r>
    </w:p>
    <w:p w14:paraId="5278B171" w14:textId="77777777" w:rsidR="0048133F" w:rsidRPr="003020BC" w:rsidRDefault="0048133F" w:rsidP="003020BC">
      <w:pPr>
        <w:pStyle w:val="Listeniveau1"/>
        <w:rPr>
          <w:lang w:eastAsia="fr-FR"/>
        </w:rPr>
      </w:pPr>
      <w:r w:rsidRPr="003020BC">
        <w:rPr>
          <w:lang w:eastAsia="fr-FR"/>
        </w:rPr>
        <w:t>L’exécution des activités d’assistance et d’accompagnement pendant l’exécution du projet et</w:t>
      </w:r>
      <w:r w:rsidRPr="003020BC">
        <w:rPr>
          <w:lang w:eastAsia="fr-FR"/>
        </w:rPr>
        <w:br/>
        <w:t>tout au long de la période de garantie</w:t>
      </w:r>
      <w:r w:rsidR="003020BC">
        <w:rPr>
          <w:lang w:eastAsia="fr-FR"/>
        </w:rPr>
        <w:t>.</w:t>
      </w:r>
    </w:p>
    <w:p w14:paraId="7B3C21A6" w14:textId="77777777" w:rsidR="003436D4" w:rsidRDefault="003436D4" w:rsidP="003020BC">
      <w:pPr>
        <w:pStyle w:val="Paragraphedeliste"/>
        <w:tabs>
          <w:tab w:val="left" w:pos="1470"/>
        </w:tabs>
        <w:ind w:left="765"/>
        <w:rPr>
          <w:lang w:eastAsia="fr-FR"/>
        </w:rPr>
      </w:pPr>
    </w:p>
    <w:p w14:paraId="4CE3E932" w14:textId="77777777" w:rsidR="00677765" w:rsidRDefault="00677765" w:rsidP="003020BC">
      <w:pPr>
        <w:pStyle w:val="Paragraphedeliste"/>
        <w:tabs>
          <w:tab w:val="left" w:pos="1470"/>
        </w:tabs>
        <w:ind w:left="765"/>
        <w:rPr>
          <w:lang w:eastAsia="fr-FR"/>
        </w:rPr>
      </w:pPr>
    </w:p>
    <w:p w14:paraId="5E7601CC" w14:textId="77777777" w:rsidR="00677765" w:rsidRDefault="00677765" w:rsidP="003020BC">
      <w:pPr>
        <w:pStyle w:val="Paragraphedeliste"/>
        <w:tabs>
          <w:tab w:val="left" w:pos="1470"/>
        </w:tabs>
        <w:ind w:left="765"/>
        <w:rPr>
          <w:lang w:eastAsia="fr-FR"/>
        </w:rPr>
      </w:pPr>
    </w:p>
    <w:p w14:paraId="702FD8C1" w14:textId="77777777" w:rsidR="00677765" w:rsidRDefault="00677765" w:rsidP="003020BC">
      <w:pPr>
        <w:pStyle w:val="Paragraphedeliste"/>
        <w:tabs>
          <w:tab w:val="left" w:pos="1470"/>
        </w:tabs>
        <w:ind w:left="765"/>
        <w:rPr>
          <w:lang w:eastAsia="fr-FR"/>
        </w:rPr>
      </w:pPr>
    </w:p>
    <w:p w14:paraId="769B68A9" w14:textId="77777777" w:rsidR="00677765" w:rsidRDefault="00677765" w:rsidP="003020BC">
      <w:pPr>
        <w:pStyle w:val="Paragraphedeliste"/>
        <w:tabs>
          <w:tab w:val="left" w:pos="1470"/>
        </w:tabs>
        <w:ind w:left="765"/>
        <w:rPr>
          <w:lang w:eastAsia="fr-FR"/>
        </w:rPr>
      </w:pPr>
    </w:p>
    <w:p w14:paraId="430B01AC" w14:textId="77777777" w:rsidR="000811EB" w:rsidRDefault="00677765" w:rsidP="000811EB">
      <w:pPr>
        <w:pStyle w:val="Titre3"/>
        <w:rPr>
          <w:ins w:id="872" w:author="Bertille TAGNE" w:date="2025-12-05T09:33:00Z" w16du:dateUtc="2025-12-05T08:33:00Z"/>
        </w:rPr>
      </w:pPr>
      <w:bookmarkStart w:id="873" w:name="_Toc215758832"/>
      <w:r>
        <w:t>Enjeux</w:t>
      </w:r>
      <w:bookmarkEnd w:id="873"/>
    </w:p>
    <w:p w14:paraId="5CC5FAD3" w14:textId="4DBF19E1" w:rsidR="00D0646C" w:rsidRDefault="00372BDB" w:rsidP="00D0646C">
      <w:pPr>
        <w:rPr>
          <w:ins w:id="874" w:author="Bertille TAGNE" w:date="2025-12-05T09:33:00Z" w16du:dateUtc="2025-12-05T08:33:00Z"/>
          <w:lang w:eastAsia="fr-FR"/>
        </w:rPr>
      </w:pPr>
      <w:ins w:id="875" w:author="Bertille TAGNE" w:date="2025-12-05T09:39:00Z" w16du:dateUtc="2025-12-05T08:39:00Z">
        <w:r>
          <w:rPr>
            <w:lang w:eastAsia="fr-FR"/>
          </w:rPr>
          <w:t>Les principaux enjeux de ce projet sont les suivants :</w:t>
        </w:r>
      </w:ins>
    </w:p>
    <w:p w14:paraId="16EA752C" w14:textId="56B44C25" w:rsidR="00D0646C" w:rsidRDefault="00D0646C" w:rsidP="00D0646C">
      <w:pPr>
        <w:rPr>
          <w:ins w:id="876" w:author="Bertille TAGNE" w:date="2025-12-05T09:33:00Z" w16du:dateUtc="2025-12-05T08:33:00Z"/>
          <w:lang w:eastAsia="fr-FR"/>
        </w:rPr>
      </w:pPr>
      <w:ins w:id="877" w:author="Bertille TAGNE" w:date="2025-12-05T09:34:00Z" w16du:dateUtc="2025-12-05T08:34:00Z">
        <w:r>
          <w:rPr>
            <w:noProof/>
            <w:lang w:eastAsia="fr-FR"/>
          </w:rPr>
          <w:drawing>
            <wp:inline distT="0" distB="0" distL="0" distR="0" wp14:anchorId="5DD9F943" wp14:editId="438B5179">
              <wp:extent cx="6496050" cy="7343775"/>
              <wp:effectExtent l="0" t="0" r="19050" b="0"/>
              <wp:docPr id="1204438592" name="Diagramme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ins>
    </w:p>
    <w:p w14:paraId="516D18A6" w14:textId="581E7E86" w:rsidR="00D0646C" w:rsidRPr="00201477" w:rsidDel="00D0646C" w:rsidRDefault="00D0646C">
      <w:pPr>
        <w:rPr>
          <w:del w:id="878" w:author="Bertille TAGNE" w:date="2025-12-05T09:36:00Z" w16du:dateUtc="2025-12-05T08:36:00Z"/>
        </w:rPr>
        <w:pPrChange w:id="879" w:author="Bertille TAGNE" w:date="2025-12-05T09:33:00Z" w16du:dateUtc="2025-12-05T08:33:00Z">
          <w:pPr>
            <w:pStyle w:val="Titre3"/>
          </w:pPr>
        </w:pPrChange>
      </w:pPr>
    </w:p>
    <w:p w14:paraId="184BFB14" w14:textId="308A192B" w:rsidR="000811EB" w:rsidRPr="000811EB" w:rsidDel="004A4516" w:rsidRDefault="000811EB" w:rsidP="000811EB">
      <w:pPr>
        <w:rPr>
          <w:del w:id="880" w:author="Bertille TAGNE" w:date="2025-12-05T09:33:00Z" w16du:dateUtc="2025-12-05T08:33:00Z"/>
          <w:lang w:eastAsia="fr-FR"/>
        </w:rPr>
      </w:pPr>
    </w:p>
    <w:p w14:paraId="35EBEEB4" w14:textId="62D0C90F" w:rsidR="00677765" w:rsidDel="00D0646C" w:rsidRDefault="000811EB" w:rsidP="00867A3B">
      <w:pPr>
        <w:pStyle w:val="Titre4"/>
        <w:rPr>
          <w:del w:id="881" w:author="Bertille TAGNE" w:date="2025-12-05T09:35:00Z" w16du:dateUtc="2025-12-05T08:35:00Z"/>
        </w:rPr>
      </w:pPr>
      <w:del w:id="882" w:author="Bertille TAGNE" w:date="2025-12-05T09:35:00Z" w16du:dateUtc="2025-12-05T08:35:00Z">
        <w:r w:rsidDel="00D0646C">
          <w:delText>Enjeux stratégiques</w:delText>
        </w:r>
      </w:del>
    </w:p>
    <w:p w14:paraId="37315153" w14:textId="579EC4EC" w:rsidR="000811EB" w:rsidDel="00D0646C" w:rsidRDefault="000811EB">
      <w:pPr>
        <w:pStyle w:val="Listeniveau1"/>
        <w:numPr>
          <w:ilvl w:val="0"/>
          <w:numId w:val="0"/>
        </w:numPr>
        <w:ind w:left="357"/>
        <w:rPr>
          <w:del w:id="883" w:author="Bertille TAGNE" w:date="2025-12-05T09:35:00Z" w16du:dateUtc="2025-12-05T08:35:00Z"/>
          <w:lang w:eastAsia="fr-FR"/>
        </w:rPr>
        <w:pPrChange w:id="884" w:author="Bertille TAGNE" w:date="2025-12-05T09:34:00Z" w16du:dateUtc="2025-12-05T08:34:00Z">
          <w:pPr>
            <w:pStyle w:val="Listeniveau1"/>
          </w:pPr>
        </w:pPrChange>
      </w:pPr>
      <w:del w:id="885" w:author="Bertille TAGNE" w:date="2025-12-05T09:35:00Z" w16du:dateUtc="2025-12-05T08:35:00Z">
        <w:r w:rsidDel="00D0646C">
          <w:rPr>
            <w:rStyle w:val="lev"/>
          </w:rPr>
          <w:delText>Renforcer la performance financière de l’entreprise</w:delText>
        </w:r>
        <w:r w:rsidDel="00D0646C">
          <w:delText xml:space="preserve"> en optimisant le recouvrement et la maîtrise des recettes ;</w:delText>
        </w:r>
      </w:del>
    </w:p>
    <w:p w14:paraId="7A09A023" w14:textId="7FCE9260" w:rsidR="000811EB" w:rsidDel="00D0646C" w:rsidRDefault="000811EB">
      <w:pPr>
        <w:pStyle w:val="Listeniveau1"/>
        <w:numPr>
          <w:ilvl w:val="0"/>
          <w:numId w:val="0"/>
        </w:numPr>
        <w:ind w:left="357"/>
        <w:rPr>
          <w:del w:id="886" w:author="Bertille TAGNE" w:date="2025-12-05T09:35:00Z" w16du:dateUtc="2025-12-05T08:35:00Z"/>
          <w:lang w:eastAsia="fr-FR"/>
        </w:rPr>
        <w:pPrChange w:id="887" w:author="Bertille TAGNE" w:date="2025-12-05T09:34:00Z" w16du:dateUtc="2025-12-05T08:34:00Z">
          <w:pPr>
            <w:pStyle w:val="Listeniveau1"/>
          </w:pPr>
        </w:pPrChange>
      </w:pPr>
      <w:del w:id="888" w:author="Bertille TAGNE" w:date="2025-12-05T09:35:00Z" w16du:dateUtc="2025-12-05T08:35:00Z">
        <w:r w:rsidDel="00D0646C">
          <w:rPr>
            <w:rStyle w:val="lev"/>
          </w:rPr>
          <w:delText>Améliorer la qualité du service rendu aux usagers</w:delText>
        </w:r>
        <w:r w:rsidDel="00D0646C">
          <w:delText xml:space="preserve"> en garantissant une facturation fiable, transparente et rapide ;</w:delText>
        </w:r>
      </w:del>
    </w:p>
    <w:p w14:paraId="5E514763" w14:textId="5B4179EF" w:rsidR="000811EB" w:rsidDel="00D0646C" w:rsidRDefault="000811EB">
      <w:pPr>
        <w:pStyle w:val="Listeniveau1"/>
        <w:numPr>
          <w:ilvl w:val="0"/>
          <w:numId w:val="0"/>
        </w:numPr>
        <w:ind w:left="357"/>
        <w:rPr>
          <w:del w:id="889" w:author="Bertille TAGNE" w:date="2025-12-05T09:35:00Z" w16du:dateUtc="2025-12-05T08:35:00Z"/>
          <w:lang w:eastAsia="fr-FR"/>
        </w:rPr>
        <w:pPrChange w:id="890" w:author="Bertille TAGNE" w:date="2025-12-05T09:34:00Z" w16du:dateUtc="2025-12-05T08:34:00Z">
          <w:pPr>
            <w:pStyle w:val="Listeniveau1"/>
          </w:pPr>
        </w:pPrChange>
      </w:pPr>
      <w:del w:id="891" w:author="Bertille TAGNE" w:date="2025-12-05T09:35:00Z" w16du:dateUtc="2025-12-05T08:35:00Z">
        <w:r w:rsidDel="00D0646C">
          <w:rPr>
            <w:rStyle w:val="lev"/>
          </w:rPr>
          <w:delText>Moderniser le système d’information</w:delText>
        </w:r>
        <w:r w:rsidDel="00D0646C">
          <w:delText xml:space="preserve"> pour soutenir la vision du Top-Management et les priorités de développement durable.</w:delText>
        </w:r>
      </w:del>
    </w:p>
    <w:p w14:paraId="6F2C97B9" w14:textId="164531FF" w:rsidR="000811EB" w:rsidDel="00D0646C" w:rsidRDefault="000811EB">
      <w:pPr>
        <w:pStyle w:val="Listeniveau1"/>
        <w:numPr>
          <w:ilvl w:val="0"/>
          <w:numId w:val="0"/>
        </w:numPr>
        <w:rPr>
          <w:del w:id="892" w:author="Bertille TAGNE" w:date="2025-12-05T09:37:00Z" w16du:dateUtc="2025-12-05T08:37:00Z"/>
          <w:rStyle w:val="lev"/>
        </w:rPr>
        <w:pPrChange w:id="893" w:author="Bertille TAGNE" w:date="2025-12-05T09:35:00Z" w16du:dateUtc="2025-12-05T08:35:00Z">
          <w:pPr>
            <w:pStyle w:val="Listeniveau1"/>
            <w:numPr>
              <w:numId w:val="0"/>
            </w:numPr>
            <w:ind w:left="737" w:firstLine="0"/>
          </w:pPr>
        </w:pPrChange>
      </w:pPr>
    </w:p>
    <w:p w14:paraId="1CC59097" w14:textId="0DF37706" w:rsidR="000811EB" w:rsidRPr="000811EB" w:rsidDel="00D0646C" w:rsidRDefault="000811EB" w:rsidP="00867A3B">
      <w:pPr>
        <w:pStyle w:val="Titre4"/>
        <w:rPr>
          <w:del w:id="894" w:author="Bertille TAGNE" w:date="2025-12-05T09:37:00Z" w16du:dateUtc="2025-12-05T08:37:00Z"/>
          <w:b/>
        </w:rPr>
      </w:pPr>
      <w:del w:id="895" w:author="Bertille TAGNE" w:date="2025-12-05T09:37:00Z" w16du:dateUtc="2025-12-05T08:37:00Z">
        <w:r w:rsidRPr="000811EB" w:rsidDel="00D0646C">
          <w:rPr>
            <w:rStyle w:val="lev"/>
            <w:b w:val="0"/>
          </w:rPr>
          <w:delText xml:space="preserve">Enjeux </w:delText>
        </w:r>
        <w:r w:rsidDel="00D0646C">
          <w:rPr>
            <w:rStyle w:val="lev"/>
            <w:b w:val="0"/>
          </w:rPr>
          <w:delText>opérationnels</w:delText>
        </w:r>
      </w:del>
    </w:p>
    <w:p w14:paraId="6248B869" w14:textId="569CAA48" w:rsidR="000811EB" w:rsidDel="00D0646C" w:rsidRDefault="000811EB">
      <w:pPr>
        <w:pStyle w:val="Listeniveau1"/>
        <w:numPr>
          <w:ilvl w:val="0"/>
          <w:numId w:val="0"/>
        </w:numPr>
        <w:ind w:left="717" w:hanging="360"/>
        <w:rPr>
          <w:del w:id="896" w:author="Bertille TAGNE" w:date="2025-12-05T09:37:00Z" w16du:dateUtc="2025-12-05T08:37:00Z"/>
          <w:lang w:eastAsia="fr-FR"/>
        </w:rPr>
        <w:pPrChange w:id="897" w:author="Bertille TAGNE" w:date="2025-12-05T09:36:00Z" w16du:dateUtc="2025-12-05T08:36:00Z">
          <w:pPr>
            <w:pStyle w:val="Listeniveau1"/>
          </w:pPr>
        </w:pPrChange>
      </w:pPr>
      <w:del w:id="898" w:author="Bertille TAGNE" w:date="2025-12-05T09:37:00Z" w16du:dateUtc="2025-12-05T08:37:00Z">
        <w:r w:rsidDel="00D0646C">
          <w:rPr>
            <w:rStyle w:val="lev"/>
          </w:rPr>
          <w:delText>Fluidifier et automatiser les processus commerciaux</w:delText>
        </w:r>
        <w:r w:rsidDel="00D0646C">
          <w:delText xml:space="preserve"> : gestion des contrats, dossiers clients,</w:delText>
        </w:r>
      </w:del>
      <w:del w:id="899" w:author="Bertille TAGNE" w:date="2025-12-05T09:36:00Z" w16du:dateUtc="2025-12-05T08:36:00Z">
        <w:r w:rsidDel="00D0646C">
          <w:delText xml:space="preserve"> </w:delText>
        </w:r>
      </w:del>
      <w:del w:id="900" w:author="Bertille TAGNE" w:date="2025-12-05T09:37:00Z" w16du:dateUtc="2025-12-05T08:37:00Z">
        <w:r w:rsidDel="00D0646C">
          <w:delText>facturation, recouvrement et suivi des stocks ;</w:delText>
        </w:r>
      </w:del>
    </w:p>
    <w:p w14:paraId="1AD77FE5" w14:textId="7858D875" w:rsidR="000811EB" w:rsidDel="00D0646C" w:rsidRDefault="000811EB" w:rsidP="00D0646C">
      <w:pPr>
        <w:pStyle w:val="Listeniveau1"/>
        <w:numPr>
          <w:ilvl w:val="0"/>
          <w:numId w:val="0"/>
        </w:numPr>
        <w:ind w:left="717" w:hanging="360"/>
        <w:rPr>
          <w:del w:id="901" w:author="Bertille TAGNE" w:date="2025-12-05T09:36:00Z" w16du:dateUtc="2025-12-05T08:36:00Z"/>
          <w:rStyle w:val="lev"/>
        </w:rPr>
      </w:pPr>
      <w:del w:id="902" w:author="Bertille TAGNE" w:date="2025-12-05T09:37:00Z" w16du:dateUtc="2025-12-05T08:37:00Z">
        <w:r w:rsidDel="00D0646C">
          <w:rPr>
            <w:rStyle w:val="lev"/>
          </w:rPr>
          <w:delText>Assurer la continuité et la sécurité des opérations</w:delText>
        </w:r>
        <w:r w:rsidDel="00D0646C">
          <w:delText xml:space="preserve"> sur l’ensemble du territoire national, même en cas d’incidents ou d’intégration de nouvelles fonctionnalités ;</w:delText>
        </w:r>
      </w:del>
    </w:p>
    <w:p w14:paraId="58522F4F" w14:textId="030F2596" w:rsidR="00132B45" w:rsidDel="00D0646C" w:rsidRDefault="000811EB">
      <w:pPr>
        <w:pStyle w:val="Listeniveau1"/>
        <w:numPr>
          <w:ilvl w:val="0"/>
          <w:numId w:val="0"/>
        </w:numPr>
        <w:ind w:left="717" w:hanging="360"/>
        <w:rPr>
          <w:del w:id="903" w:author="Bertille TAGNE" w:date="2025-12-05T09:37:00Z" w16du:dateUtc="2025-12-05T08:37:00Z"/>
          <w:lang w:eastAsia="fr-FR"/>
        </w:rPr>
        <w:pPrChange w:id="904" w:author="Bertille TAGNE" w:date="2025-12-05T09:36:00Z" w16du:dateUtc="2025-12-05T08:36:00Z">
          <w:pPr>
            <w:pStyle w:val="Listeniveau1"/>
          </w:pPr>
        </w:pPrChange>
      </w:pPr>
      <w:del w:id="905" w:author="Bertille TAGNE" w:date="2025-12-05T09:37:00Z" w16du:dateUtc="2025-12-05T08:37:00Z">
        <w:r w:rsidDel="00D0646C">
          <w:rPr>
            <w:rStyle w:val="lev"/>
          </w:rPr>
          <w:delText>Faciliter le pilotage et le suivi des activités</w:delText>
        </w:r>
        <w:r w:rsidDel="00D0646C">
          <w:delText xml:space="preserve"> grâce à des outils de reporting et de contrôle adaptés.</w:delText>
        </w:r>
      </w:del>
    </w:p>
    <w:p w14:paraId="63EDCF9A" w14:textId="1BF3C348" w:rsidR="00132B45" w:rsidDel="00D0646C" w:rsidRDefault="00132B45" w:rsidP="00132B45">
      <w:pPr>
        <w:pStyle w:val="Listeniveau1"/>
        <w:numPr>
          <w:ilvl w:val="0"/>
          <w:numId w:val="0"/>
        </w:numPr>
        <w:ind w:left="737"/>
        <w:rPr>
          <w:del w:id="906" w:author="Bertille TAGNE" w:date="2025-12-05T09:38:00Z" w16du:dateUtc="2025-12-05T08:38:00Z"/>
          <w:rStyle w:val="lev"/>
        </w:rPr>
      </w:pPr>
    </w:p>
    <w:p w14:paraId="354221FC" w14:textId="66E0AE3A" w:rsidR="00132B45" w:rsidDel="00D0646C" w:rsidRDefault="00132B45" w:rsidP="00867A3B">
      <w:pPr>
        <w:pStyle w:val="Titre4"/>
        <w:rPr>
          <w:del w:id="907" w:author="Bertille TAGNE" w:date="2025-12-05T09:38:00Z" w16du:dateUtc="2025-12-05T08:38:00Z"/>
        </w:rPr>
      </w:pPr>
      <w:del w:id="908" w:author="Bertille TAGNE" w:date="2025-12-05T09:38:00Z" w16du:dateUtc="2025-12-05T08:38:00Z">
        <w:r w:rsidRPr="00132B45" w:rsidDel="00D0646C">
          <w:rPr>
            <w:rStyle w:val="lev"/>
          </w:rPr>
          <w:delText>E</w:delText>
        </w:r>
        <w:r w:rsidRPr="00132B45" w:rsidDel="00D0646C">
          <w:delText>njeux technologiques</w:delText>
        </w:r>
        <w:r w:rsidR="00677765" w:rsidRPr="00132B45" w:rsidDel="00D0646C">
          <w:tab/>
        </w:r>
      </w:del>
    </w:p>
    <w:p w14:paraId="451E8E9F" w14:textId="2D9624A5" w:rsidR="00132B45" w:rsidDel="00D0646C" w:rsidRDefault="00132B45">
      <w:pPr>
        <w:pStyle w:val="Listeniveau1"/>
        <w:numPr>
          <w:ilvl w:val="0"/>
          <w:numId w:val="0"/>
        </w:numPr>
        <w:ind w:left="357"/>
        <w:rPr>
          <w:del w:id="909" w:author="Bertille TAGNE" w:date="2025-12-05T09:38:00Z" w16du:dateUtc="2025-12-05T08:38:00Z"/>
          <w:lang w:eastAsia="fr-FR"/>
        </w:rPr>
        <w:pPrChange w:id="910" w:author="Bertille TAGNE" w:date="2025-12-05T09:37:00Z" w16du:dateUtc="2025-12-05T08:37:00Z">
          <w:pPr>
            <w:pStyle w:val="Listeniveau1"/>
          </w:pPr>
        </w:pPrChange>
      </w:pPr>
      <w:del w:id="911" w:author="Bertille TAGNE" w:date="2025-12-05T09:38:00Z" w16du:dateUtc="2025-12-05T08:38:00Z">
        <w:r w:rsidDel="00D0646C">
          <w:rPr>
            <w:rStyle w:val="lev"/>
          </w:rPr>
          <w:delText>Interopérabilité et intégration avec les systèmes existants</w:delText>
        </w:r>
        <w:r w:rsidDel="00D0646C">
          <w:delText xml:space="preserve"> : télé relève, géo référencement et plateforme PAYWATER ;</w:delText>
        </w:r>
      </w:del>
    </w:p>
    <w:p w14:paraId="40524DF1" w14:textId="16613EFE" w:rsidR="00132B45" w:rsidDel="00D0646C" w:rsidRDefault="00132B45">
      <w:pPr>
        <w:pStyle w:val="Listeniveau1"/>
        <w:numPr>
          <w:ilvl w:val="0"/>
          <w:numId w:val="0"/>
        </w:numPr>
        <w:ind w:left="357"/>
        <w:rPr>
          <w:del w:id="912" w:author="Bertille TAGNE" w:date="2025-12-05T09:38:00Z" w16du:dateUtc="2025-12-05T08:38:00Z"/>
          <w:lang w:eastAsia="fr-FR"/>
        </w:rPr>
        <w:pPrChange w:id="913" w:author="Bertille TAGNE" w:date="2025-12-05T09:37:00Z" w16du:dateUtc="2025-12-05T08:37:00Z">
          <w:pPr>
            <w:pStyle w:val="Listeniveau1"/>
          </w:pPr>
        </w:pPrChange>
      </w:pPr>
      <w:del w:id="914" w:author="Bertille TAGNE" w:date="2025-12-05T09:38:00Z" w16du:dateUtc="2025-12-05T08:38:00Z">
        <w:r w:rsidDel="00D0646C">
          <w:rPr>
            <w:rStyle w:val="lev"/>
          </w:rPr>
          <w:delText>Sécurité et fiabilité des données</w:delText>
        </w:r>
        <w:r w:rsidDel="00D0646C">
          <w:delText xml:space="preserve"> : protection des informations clients, traçabilité des opérations et conformité aux standards SI ;</w:delText>
        </w:r>
      </w:del>
    </w:p>
    <w:p w14:paraId="3084EAC5" w14:textId="38B8A57C" w:rsidR="00132B45" w:rsidDel="00D0646C" w:rsidRDefault="00132B45">
      <w:pPr>
        <w:pStyle w:val="Listeniveau1"/>
        <w:numPr>
          <w:ilvl w:val="0"/>
          <w:numId w:val="0"/>
        </w:numPr>
        <w:ind w:left="357"/>
        <w:rPr>
          <w:del w:id="915" w:author="Bertille TAGNE" w:date="2025-12-05T09:38:00Z" w16du:dateUtc="2025-12-05T08:38:00Z"/>
          <w:lang w:eastAsia="fr-FR"/>
        </w:rPr>
        <w:pPrChange w:id="916" w:author="Bertille TAGNE" w:date="2025-12-05T09:37:00Z" w16du:dateUtc="2025-12-05T08:37:00Z">
          <w:pPr>
            <w:pStyle w:val="Listeniveau1"/>
          </w:pPr>
        </w:pPrChange>
      </w:pPr>
      <w:del w:id="917" w:author="Bertille TAGNE" w:date="2025-12-05T09:38:00Z" w16du:dateUtc="2025-12-05T08:38:00Z">
        <w:r w:rsidDel="00D0646C">
          <w:rPr>
            <w:rStyle w:val="lev"/>
          </w:rPr>
          <w:delText>Pérennisation et évolutivité de la solution</w:delText>
        </w:r>
        <w:r w:rsidDel="00D0646C">
          <w:delText xml:space="preserve"> pour permettre des évolutions futures et l’ajout de nouveaux services digitaux.</w:delText>
        </w:r>
      </w:del>
    </w:p>
    <w:p w14:paraId="762F67B2" w14:textId="40394ADA" w:rsidR="007C7624" w:rsidDel="00372BDB" w:rsidRDefault="007C7624" w:rsidP="007C7624">
      <w:pPr>
        <w:pStyle w:val="Listeniveau1"/>
        <w:numPr>
          <w:ilvl w:val="0"/>
          <w:numId w:val="0"/>
        </w:numPr>
        <w:ind w:left="737"/>
        <w:rPr>
          <w:del w:id="918" w:author="Bertille TAGNE" w:date="2025-12-05T09:39:00Z" w16du:dateUtc="2025-12-05T08:39:00Z"/>
          <w:rStyle w:val="lev"/>
        </w:rPr>
      </w:pPr>
    </w:p>
    <w:p w14:paraId="13AA1998" w14:textId="3F83ACAC" w:rsidR="007C7624" w:rsidDel="00372BDB" w:rsidRDefault="007C7624" w:rsidP="007C7624">
      <w:pPr>
        <w:pStyle w:val="Listeniveau1"/>
        <w:numPr>
          <w:ilvl w:val="0"/>
          <w:numId w:val="0"/>
        </w:numPr>
        <w:ind w:left="737"/>
        <w:rPr>
          <w:del w:id="919" w:author="Bertille TAGNE" w:date="2025-12-05T09:39:00Z" w16du:dateUtc="2025-12-05T08:39:00Z"/>
          <w:rStyle w:val="lev"/>
        </w:rPr>
      </w:pPr>
    </w:p>
    <w:p w14:paraId="7FA48E7E" w14:textId="2FE3813F" w:rsidR="007C7624" w:rsidDel="00372BDB" w:rsidRDefault="007C7624" w:rsidP="007C7624">
      <w:pPr>
        <w:pStyle w:val="Listeniveau1"/>
        <w:numPr>
          <w:ilvl w:val="0"/>
          <w:numId w:val="0"/>
        </w:numPr>
        <w:ind w:left="737"/>
        <w:rPr>
          <w:del w:id="920" w:author="Bertille TAGNE" w:date="2025-12-05T09:39:00Z" w16du:dateUtc="2025-12-05T08:39:00Z"/>
          <w:rStyle w:val="lev"/>
        </w:rPr>
      </w:pPr>
    </w:p>
    <w:p w14:paraId="66FB7367" w14:textId="4714E16B" w:rsidR="007C7624" w:rsidDel="00372BDB" w:rsidRDefault="007C7624" w:rsidP="007C7624">
      <w:pPr>
        <w:pStyle w:val="Listeniveau1"/>
        <w:numPr>
          <w:ilvl w:val="0"/>
          <w:numId w:val="0"/>
        </w:numPr>
        <w:ind w:left="737"/>
        <w:rPr>
          <w:del w:id="921" w:author="Bertille TAGNE" w:date="2025-12-05T09:39:00Z" w16du:dateUtc="2025-12-05T08:39:00Z"/>
          <w:rStyle w:val="lev"/>
        </w:rPr>
      </w:pPr>
    </w:p>
    <w:p w14:paraId="42150E64" w14:textId="77777777" w:rsidR="00372BDB" w:rsidRDefault="00372BDB">
      <w:pPr>
        <w:spacing w:after="160" w:line="259" w:lineRule="auto"/>
        <w:jc w:val="left"/>
        <w:rPr>
          <w:ins w:id="922" w:author="Bertille TAGNE" w:date="2025-12-05T09:39:00Z" w16du:dateUtc="2025-12-05T08:39:00Z"/>
          <w:rStyle w:val="lev"/>
        </w:rPr>
      </w:pPr>
    </w:p>
    <w:p w14:paraId="57872B88" w14:textId="490AE58C" w:rsidR="004A4516" w:rsidRDefault="004A4516">
      <w:pPr>
        <w:spacing w:after="160" w:line="259" w:lineRule="auto"/>
        <w:jc w:val="left"/>
        <w:rPr>
          <w:ins w:id="923" w:author="Bertille TAGNE" w:date="2025-12-05T09:32:00Z" w16du:dateUtc="2025-12-05T08:32:00Z"/>
          <w:rStyle w:val="lev"/>
        </w:rPr>
      </w:pPr>
      <w:ins w:id="924" w:author="Bertille TAGNE" w:date="2025-12-05T09:32:00Z" w16du:dateUtc="2025-12-05T08:32:00Z">
        <w:r>
          <w:rPr>
            <w:rStyle w:val="lev"/>
          </w:rPr>
          <w:br w:type="page"/>
        </w:r>
      </w:ins>
    </w:p>
    <w:p w14:paraId="1A3D5DF9" w14:textId="77777777" w:rsidR="007C7624" w:rsidRDefault="007C7624" w:rsidP="007C7624">
      <w:pPr>
        <w:pStyle w:val="Listeniveau1"/>
        <w:numPr>
          <w:ilvl w:val="0"/>
          <w:numId w:val="0"/>
        </w:numPr>
        <w:ind w:left="737"/>
        <w:rPr>
          <w:rStyle w:val="lev"/>
        </w:rPr>
      </w:pPr>
    </w:p>
    <w:p w14:paraId="779DD692" w14:textId="63370486" w:rsidR="007C7624" w:rsidDel="004A4516" w:rsidRDefault="007C7624" w:rsidP="007C7624">
      <w:pPr>
        <w:pStyle w:val="Listeniveau1"/>
        <w:numPr>
          <w:ilvl w:val="0"/>
          <w:numId w:val="0"/>
        </w:numPr>
        <w:ind w:left="737"/>
        <w:rPr>
          <w:del w:id="925" w:author="Bertille TAGNE" w:date="2025-12-05T09:32:00Z" w16du:dateUtc="2025-12-05T08:32:00Z"/>
          <w:rStyle w:val="lev"/>
        </w:rPr>
      </w:pPr>
    </w:p>
    <w:p w14:paraId="7D3D9AE4" w14:textId="2CA78CEA" w:rsidR="007C7624" w:rsidDel="004A4516" w:rsidRDefault="007C7624" w:rsidP="007C7624">
      <w:pPr>
        <w:pStyle w:val="Listeniveau1"/>
        <w:numPr>
          <w:ilvl w:val="0"/>
          <w:numId w:val="0"/>
        </w:numPr>
        <w:ind w:left="737"/>
        <w:rPr>
          <w:del w:id="926" w:author="Bertille TAGNE" w:date="2025-12-05T09:32:00Z" w16du:dateUtc="2025-12-05T08:32:00Z"/>
          <w:rStyle w:val="lev"/>
        </w:rPr>
      </w:pPr>
    </w:p>
    <w:p w14:paraId="45C63F9C" w14:textId="77777777" w:rsidR="003C6449" w:rsidRDefault="003C6449" w:rsidP="003C6449">
      <w:pPr>
        <w:pStyle w:val="Titre2"/>
        <w:rPr>
          <w:ins w:id="927" w:author="Bertille TAGNE" w:date="2025-12-05T10:00:00Z" w16du:dateUtc="2025-12-05T09:00:00Z"/>
          <w:rStyle w:val="lev"/>
          <w:b w:val="0"/>
        </w:rPr>
      </w:pPr>
      <w:bookmarkStart w:id="928" w:name="_Toc215758833"/>
      <w:ins w:id="929" w:author="Bertille TAGNE" w:date="2025-12-05T10:00:00Z" w16du:dateUtc="2025-12-05T09:00:00Z">
        <w:r>
          <w:rPr>
            <w:rStyle w:val="lev"/>
            <w:b w:val="0"/>
          </w:rPr>
          <w:t>Les résultats attendus</w:t>
        </w:r>
      </w:ins>
    </w:p>
    <w:p w14:paraId="61832AD9" w14:textId="77777777" w:rsidR="003C6449" w:rsidRDefault="003C6449" w:rsidP="003C6449">
      <w:pPr>
        <w:rPr>
          <w:ins w:id="930" w:author="Bertille TAGNE" w:date="2025-12-05T10:00:00Z" w16du:dateUtc="2025-12-05T09:00:00Z"/>
          <w:lang w:eastAsia="fr-FR"/>
        </w:rPr>
      </w:pPr>
      <w:ins w:id="931" w:author="Bertille TAGNE" w:date="2025-12-05T10:00:00Z" w16du:dateUtc="2025-12-05T09:00:00Z">
        <w:r>
          <w:rPr>
            <w:lang w:eastAsia="fr-FR"/>
          </w:rPr>
          <w:t xml:space="preserve">Au terme de ce projet CAMWATER devra : </w:t>
        </w:r>
      </w:ins>
    </w:p>
    <w:p w14:paraId="000FA53F" w14:textId="77777777" w:rsidR="003C6449" w:rsidRDefault="003C6449" w:rsidP="003C6449">
      <w:pPr>
        <w:pStyle w:val="Listeniveau1"/>
        <w:rPr>
          <w:ins w:id="932" w:author="Bertille TAGNE" w:date="2025-12-05T10:00:00Z" w16du:dateUtc="2025-12-05T09:00:00Z"/>
          <w:lang w:eastAsia="fr-FR"/>
        </w:rPr>
      </w:pPr>
      <w:ins w:id="933" w:author="Bertille TAGNE" w:date="2025-12-05T10:00:00Z" w16du:dateUtc="2025-12-05T09:00:00Z">
        <w:r>
          <w:rPr>
            <w:lang w:eastAsia="fr-FR"/>
          </w:rPr>
          <w:t>Disposer d'un logiciel installé, configuré et paramétré selon les besoins de son activité ;</w:t>
        </w:r>
      </w:ins>
    </w:p>
    <w:p w14:paraId="73431044" w14:textId="77777777" w:rsidR="003C6449" w:rsidRDefault="003C6449" w:rsidP="003C6449">
      <w:pPr>
        <w:pStyle w:val="Listeniveau1"/>
        <w:rPr>
          <w:ins w:id="934" w:author="Bertille TAGNE" w:date="2025-12-05T10:00:00Z" w16du:dateUtc="2025-12-05T09:00:00Z"/>
          <w:lang w:eastAsia="fr-FR"/>
        </w:rPr>
      </w:pPr>
      <w:ins w:id="935" w:author="Bertille TAGNE" w:date="2025-12-05T10:00:00Z" w16du:dateUtc="2025-12-05T09:00:00Z">
        <w:r>
          <w:rPr>
            <w:lang w:eastAsia="fr-FR"/>
          </w:rPr>
          <w:t>Disposer de tous ses processus concernés en parfaite automatisation ;</w:t>
        </w:r>
      </w:ins>
    </w:p>
    <w:p w14:paraId="6ED3EB40" w14:textId="77777777" w:rsidR="003C6449" w:rsidRDefault="003C6449" w:rsidP="003C6449">
      <w:pPr>
        <w:pStyle w:val="Listeniveau1"/>
        <w:rPr>
          <w:ins w:id="936" w:author="Bertille TAGNE" w:date="2025-12-05T10:00:00Z" w16du:dateUtc="2025-12-05T09:00:00Z"/>
          <w:lang w:eastAsia="fr-FR"/>
        </w:rPr>
      </w:pPr>
      <w:ins w:id="937" w:author="Bertille TAGNE" w:date="2025-12-05T10:00:00Z" w16du:dateUtc="2025-12-05T09:00:00Z">
        <w:r>
          <w:rPr>
            <w:lang w:eastAsia="fr-FR"/>
          </w:rPr>
          <w:t>Avoir le personnel formé à l'exploitation du logiciel,</w:t>
        </w:r>
      </w:ins>
    </w:p>
    <w:p w14:paraId="52F4E91D" w14:textId="77777777" w:rsidR="003C6449" w:rsidRDefault="003C6449" w:rsidP="003C6449">
      <w:pPr>
        <w:pStyle w:val="Listeniveau1"/>
        <w:rPr>
          <w:ins w:id="938" w:author="Bertille TAGNE" w:date="2025-12-05T10:00:00Z" w16du:dateUtc="2025-12-05T09:00:00Z"/>
          <w:lang w:eastAsia="fr-FR"/>
        </w:rPr>
      </w:pPr>
      <w:ins w:id="939" w:author="Bertille TAGNE" w:date="2025-12-05T10:00:00Z" w16du:dateUtc="2025-12-05T09:00:00Z">
        <w:r>
          <w:rPr>
            <w:lang w:eastAsia="fr-FR"/>
          </w:rPr>
          <w:t>Disposer de tous les documents (au format numérique sous clé et support physiques d'impression couleur bien lisible)</w:t>
        </w:r>
      </w:ins>
    </w:p>
    <w:p w14:paraId="189FE8E9" w14:textId="77777777" w:rsidR="003C6449" w:rsidRDefault="003C6449" w:rsidP="003C6449">
      <w:pPr>
        <w:pStyle w:val="Listeniveau1"/>
        <w:rPr>
          <w:ins w:id="940" w:author="Bertille TAGNE" w:date="2025-12-05T10:00:00Z" w16du:dateUtc="2025-12-05T09:00:00Z"/>
          <w:lang w:eastAsia="fr-FR"/>
        </w:rPr>
      </w:pPr>
      <w:ins w:id="941" w:author="Bertille TAGNE" w:date="2025-12-05T10:00:00Z" w16du:dateUtc="2025-12-05T09:00:00Z">
        <w:r>
          <w:rPr>
            <w:lang w:eastAsia="fr-FR"/>
          </w:rPr>
          <w:t>Le progiciel utilisé dans tous les sites de la CAMWATER ;</w:t>
        </w:r>
      </w:ins>
    </w:p>
    <w:p w14:paraId="49B6F149" w14:textId="77777777" w:rsidR="003C6449" w:rsidRDefault="003C6449" w:rsidP="003C6449">
      <w:pPr>
        <w:pStyle w:val="Listeniveau1"/>
        <w:rPr>
          <w:ins w:id="942" w:author="Bertille TAGNE" w:date="2025-12-05T10:00:00Z" w16du:dateUtc="2025-12-05T09:00:00Z"/>
          <w:lang w:eastAsia="fr-FR"/>
        </w:rPr>
      </w:pPr>
      <w:ins w:id="943" w:author="Bertille TAGNE" w:date="2025-12-05T10:00:00Z" w16du:dateUtc="2025-12-05T09:00:00Z">
        <w:r>
          <w:rPr>
            <w:lang w:eastAsia="fr-FR"/>
          </w:rPr>
          <w:t>Le logiciel est interfacé avec les systèmes tiers ;</w:t>
        </w:r>
      </w:ins>
    </w:p>
    <w:p w14:paraId="0A5351AB" w14:textId="77777777" w:rsidR="003C6449" w:rsidRDefault="003C6449" w:rsidP="003C6449">
      <w:pPr>
        <w:pStyle w:val="Listeniveau1"/>
        <w:rPr>
          <w:ins w:id="944" w:author="Bertille TAGNE" w:date="2025-12-05T10:00:00Z" w16du:dateUtc="2025-12-05T09:00:00Z"/>
          <w:lang w:eastAsia="fr-FR"/>
        </w:rPr>
      </w:pPr>
      <w:ins w:id="945" w:author="Bertille TAGNE" w:date="2025-12-05T10:00:00Z" w16du:dateUtc="2025-12-05T09:00:00Z">
        <w:r>
          <w:rPr>
            <w:lang w:eastAsia="fr-FR"/>
          </w:rPr>
          <w:t>Les codes sources sont disponibles et transmis à la CAMWATER.</w:t>
        </w:r>
      </w:ins>
    </w:p>
    <w:p w14:paraId="3970BFEC" w14:textId="77777777" w:rsidR="003C6449" w:rsidRDefault="003C6449" w:rsidP="003C6449">
      <w:pPr>
        <w:rPr>
          <w:ins w:id="946" w:author="Bertille TAGNE" w:date="2025-12-05T10:00:00Z" w16du:dateUtc="2025-12-05T09:00:00Z"/>
          <w:lang w:eastAsia="fr-FR"/>
        </w:rPr>
      </w:pPr>
    </w:p>
    <w:p w14:paraId="357FA06B" w14:textId="77777777" w:rsidR="003C6449" w:rsidRDefault="003C6449" w:rsidP="003C6449">
      <w:pPr>
        <w:rPr>
          <w:ins w:id="947" w:author="Bertille TAGNE" w:date="2025-12-05T10:00:00Z" w16du:dateUtc="2025-12-05T09:00:00Z"/>
          <w:lang w:eastAsia="fr-FR"/>
        </w:rPr>
      </w:pPr>
    </w:p>
    <w:p w14:paraId="7C3A00FC" w14:textId="77777777" w:rsidR="003C6449" w:rsidRDefault="003C6449" w:rsidP="003C6449">
      <w:pPr>
        <w:rPr>
          <w:ins w:id="948" w:author="Bertille TAGNE" w:date="2025-12-05T10:00:00Z" w16du:dateUtc="2025-12-05T09:00:00Z"/>
          <w:lang w:eastAsia="fr-FR"/>
        </w:rPr>
      </w:pPr>
      <w:ins w:id="949" w:author="Bertille TAGNE" w:date="2025-12-05T10:00:00Z" w16du:dateUtc="2025-12-05T09:00:00Z">
        <w:r>
          <w:rPr>
            <w:lang w:eastAsia="fr-FR"/>
          </w:rPr>
          <w:t xml:space="preserve">Les indicateurs de résultat sont : </w:t>
        </w:r>
      </w:ins>
    </w:p>
    <w:p w14:paraId="5844B4C3" w14:textId="77777777" w:rsidR="003C6449" w:rsidRDefault="003C6449" w:rsidP="003C6449">
      <w:pPr>
        <w:pStyle w:val="Listeniveau1"/>
        <w:rPr>
          <w:ins w:id="950" w:author="Bertille TAGNE" w:date="2025-12-05T10:00:00Z" w16du:dateUtc="2025-12-05T09:00:00Z"/>
          <w:lang w:eastAsia="fr-FR"/>
        </w:rPr>
      </w:pPr>
      <w:ins w:id="951" w:author="Bertille TAGNE" w:date="2025-12-05T10:00:00Z" w16du:dateUtc="2025-12-05T09:00:00Z">
        <w:r>
          <w:rPr>
            <w:lang w:eastAsia="fr-FR"/>
          </w:rPr>
          <w:t>La parfaite intégration dans le système d'information de la CAMWATER ;</w:t>
        </w:r>
      </w:ins>
    </w:p>
    <w:p w14:paraId="5ED7885C" w14:textId="77777777" w:rsidR="003C6449" w:rsidRDefault="003C6449" w:rsidP="003C6449">
      <w:pPr>
        <w:pStyle w:val="Listeniveau1"/>
        <w:rPr>
          <w:ins w:id="952" w:author="Bertille TAGNE" w:date="2025-12-05T10:00:00Z" w16du:dateUtc="2025-12-05T09:00:00Z"/>
          <w:lang w:eastAsia="fr-FR"/>
        </w:rPr>
      </w:pPr>
      <w:ins w:id="953" w:author="Bertille TAGNE" w:date="2025-12-05T10:00:00Z" w16du:dateUtc="2025-12-05T09:00:00Z">
        <w:r>
          <w:rPr>
            <w:lang w:eastAsia="fr-FR"/>
          </w:rPr>
          <w:t>Le nombre de personnes autonomes à la prise en main de l'application ;</w:t>
        </w:r>
      </w:ins>
    </w:p>
    <w:p w14:paraId="0D97245E" w14:textId="77777777" w:rsidR="003C6449" w:rsidRDefault="003C6449" w:rsidP="003C6449">
      <w:pPr>
        <w:pStyle w:val="Listeniveau1"/>
        <w:rPr>
          <w:ins w:id="954" w:author="Bertille TAGNE" w:date="2025-12-05T10:00:00Z" w16du:dateUtc="2025-12-05T09:00:00Z"/>
          <w:lang w:eastAsia="fr-FR"/>
        </w:rPr>
      </w:pPr>
      <w:ins w:id="955" w:author="Bertille TAGNE" w:date="2025-12-05T10:00:00Z" w16du:dateUtc="2025-12-05T09:00:00Z">
        <w:r>
          <w:rPr>
            <w:lang w:eastAsia="fr-FR"/>
          </w:rPr>
          <w:t>Les notes attribuées lors des fiches d'évaluation des formations ;</w:t>
        </w:r>
      </w:ins>
    </w:p>
    <w:p w14:paraId="7A5ACFAF" w14:textId="77777777" w:rsidR="003C6449" w:rsidRDefault="003C6449" w:rsidP="003C6449">
      <w:pPr>
        <w:pStyle w:val="Listeniveau1"/>
        <w:rPr>
          <w:ins w:id="956" w:author="Bertille TAGNE" w:date="2025-12-05T10:00:00Z" w16du:dateUtc="2025-12-05T09:00:00Z"/>
          <w:lang w:eastAsia="fr-FR"/>
        </w:rPr>
      </w:pPr>
      <w:ins w:id="957" w:author="Bertille TAGNE" w:date="2025-12-05T10:00:00Z" w16du:dateUtc="2025-12-05T09:00:00Z">
        <w:r>
          <w:rPr>
            <w:lang w:eastAsia="fr-FR"/>
          </w:rPr>
          <w:t>Le nombre d'anomalies et bugs constatés ;</w:t>
        </w:r>
      </w:ins>
    </w:p>
    <w:p w14:paraId="08DE6CDB" w14:textId="77777777" w:rsidR="003C6449" w:rsidRDefault="003C6449" w:rsidP="003C6449">
      <w:pPr>
        <w:pStyle w:val="Listeniveau1"/>
        <w:rPr>
          <w:ins w:id="958" w:author="Bertille TAGNE" w:date="2025-12-05T10:00:00Z" w16du:dateUtc="2025-12-05T09:00:00Z"/>
          <w:lang w:eastAsia="fr-FR"/>
        </w:rPr>
      </w:pPr>
      <w:ins w:id="959" w:author="Bertille TAGNE" w:date="2025-12-05T10:00:00Z" w16du:dateUtc="2025-12-05T09:00:00Z">
        <w:r>
          <w:rPr>
            <w:lang w:eastAsia="fr-FR"/>
          </w:rPr>
          <w:t>La capacité des services informatique à administrer le logiciel.</w:t>
        </w:r>
      </w:ins>
    </w:p>
    <w:p w14:paraId="5802BFD6" w14:textId="77777777" w:rsidR="003C6449" w:rsidRDefault="003C6449" w:rsidP="003C6449">
      <w:pPr>
        <w:rPr>
          <w:ins w:id="960" w:author="Bertille TAGNE" w:date="2025-12-05T10:00:00Z" w16du:dateUtc="2025-12-05T09:00:00Z"/>
          <w:lang w:eastAsia="fr-FR"/>
        </w:rPr>
      </w:pPr>
    </w:p>
    <w:p w14:paraId="7C864A02" w14:textId="77777777" w:rsidR="003C6449" w:rsidRDefault="003C6449" w:rsidP="003C6449">
      <w:pPr>
        <w:rPr>
          <w:ins w:id="961" w:author="Bertille TAGNE" w:date="2025-12-05T10:00:00Z" w16du:dateUtc="2025-12-05T09:00:00Z"/>
          <w:lang w:eastAsia="fr-FR"/>
        </w:rPr>
      </w:pPr>
    </w:p>
    <w:p w14:paraId="46D223B1" w14:textId="77777777" w:rsidR="003C6449" w:rsidRDefault="003C6449" w:rsidP="003C6449">
      <w:pPr>
        <w:rPr>
          <w:ins w:id="962" w:author="Bertille TAGNE" w:date="2025-12-05T10:00:00Z" w16du:dateUtc="2025-12-05T09:00:00Z"/>
          <w:lang w:eastAsia="fr-FR"/>
        </w:rPr>
      </w:pPr>
    </w:p>
    <w:p w14:paraId="06B0059C" w14:textId="77777777" w:rsidR="003C6449" w:rsidRDefault="003C6449" w:rsidP="003C6449">
      <w:pPr>
        <w:rPr>
          <w:ins w:id="963" w:author="Bertille TAGNE" w:date="2025-12-05T10:00:00Z" w16du:dateUtc="2025-12-05T09:00:00Z"/>
          <w:lang w:eastAsia="fr-FR"/>
        </w:rPr>
      </w:pPr>
    </w:p>
    <w:p w14:paraId="29D3F004" w14:textId="77777777" w:rsidR="003C6449" w:rsidRDefault="003C6449" w:rsidP="003C6449">
      <w:pPr>
        <w:keepNext/>
        <w:rPr>
          <w:ins w:id="964" w:author="Bertille TAGNE" w:date="2025-12-05T10:00:00Z" w16du:dateUtc="2025-12-05T09:00:00Z"/>
        </w:rPr>
      </w:pPr>
    </w:p>
    <w:p w14:paraId="42AB81B9" w14:textId="0E95AD92" w:rsidR="003C6449" w:rsidRPr="005050E3" w:rsidRDefault="003C6449" w:rsidP="003C6449">
      <w:pPr>
        <w:pStyle w:val="Lgende"/>
        <w:rPr>
          <w:ins w:id="965" w:author="Bertille TAGNE" w:date="2025-12-05T10:00:00Z" w16du:dateUtc="2025-12-05T09:00:00Z"/>
          <w:lang w:eastAsia="fr-FR"/>
        </w:rPr>
        <w:sectPr w:rsidR="003C6449" w:rsidRPr="005050E3" w:rsidSect="003C6449">
          <w:pgSz w:w="11906" w:h="16838" w:code="9"/>
          <w:pgMar w:top="1985" w:right="851" w:bottom="680" w:left="964" w:header="397" w:footer="397" w:gutter="0"/>
          <w:cols w:space="708"/>
          <w:formProt w:val="0"/>
          <w:docGrid w:linePitch="360"/>
        </w:sectPr>
      </w:pPr>
      <w:ins w:id="966" w:author="Bertille TAGNE" w:date="2025-12-05T10:00:00Z" w16du:dateUtc="2025-12-05T09:00:00Z">
        <w:r>
          <w:t xml:space="preserve">Figure </w:t>
        </w:r>
        <w:r>
          <w:rPr>
            <w:noProof/>
          </w:rPr>
          <w:fldChar w:fldCharType="begin"/>
        </w:r>
        <w:r>
          <w:rPr>
            <w:noProof/>
          </w:rPr>
          <w:instrText xml:space="preserve"> SEQ Figure \* ARABIC </w:instrText>
        </w:r>
        <w:r>
          <w:rPr>
            <w:noProof/>
          </w:rPr>
          <w:fldChar w:fldCharType="separate"/>
        </w:r>
      </w:ins>
      <w:ins w:id="967" w:author="Bertille TAGNE" w:date="2025-12-05T10:15:00Z" w16du:dateUtc="2025-12-05T09:15:00Z">
        <w:r w:rsidR="00C9409D">
          <w:rPr>
            <w:noProof/>
          </w:rPr>
          <w:t>1</w:t>
        </w:r>
      </w:ins>
      <w:ins w:id="968" w:author="Bertille TAGNE" w:date="2025-12-05T10:00:00Z" w16du:dateUtc="2025-12-05T09:00:00Z">
        <w:r>
          <w:rPr>
            <w:noProof/>
          </w:rPr>
          <w:fldChar w:fldCharType="end"/>
        </w:r>
        <w:r>
          <w:t>: Critères de succès</w:t>
        </w:r>
      </w:ins>
    </w:p>
    <w:p w14:paraId="3F6C26C5" w14:textId="77777777" w:rsidR="007C7624" w:rsidRDefault="007C7624">
      <w:pPr>
        <w:pStyle w:val="Titre2"/>
        <w:rPr>
          <w:ins w:id="969" w:author="Bertille TAGNE" w:date="2025-12-05T09:41:00Z" w16du:dateUtc="2025-12-05T08:41:00Z"/>
          <w:rStyle w:val="lev"/>
          <w:b w:val="0"/>
          <w:bCs w:val="0"/>
          <w:color w:val="auto"/>
          <w:sz w:val="18"/>
          <w:szCs w:val="18"/>
          <w:lang w:eastAsia="en-US"/>
        </w:rPr>
        <w:pPrChange w:id="970" w:author="Bertille TAGNE" w:date="2025-12-05T10:00:00Z" w16du:dateUtc="2025-12-05T09:00:00Z">
          <w:pPr>
            <w:pStyle w:val="Titre3"/>
          </w:pPr>
        </w:pPrChange>
      </w:pPr>
      <w:r w:rsidRPr="007C7624">
        <w:rPr>
          <w:rStyle w:val="lev"/>
          <w:b w:val="0"/>
        </w:rPr>
        <w:lastRenderedPageBreak/>
        <w:t>Les bénéfices attendus</w:t>
      </w:r>
      <w:bookmarkEnd w:id="928"/>
    </w:p>
    <w:p w14:paraId="36E1E936" w14:textId="77777777" w:rsidR="00DD7852" w:rsidRDefault="00DD7852" w:rsidP="003C6449">
      <w:pPr>
        <w:pStyle w:val="Listeniveau1"/>
        <w:numPr>
          <w:ilvl w:val="0"/>
          <w:numId w:val="0"/>
        </w:numPr>
        <w:rPr>
          <w:ins w:id="971" w:author="Bertille TAGNE" w:date="2025-12-05T09:41:00Z" w16du:dateUtc="2025-12-05T08:41:00Z"/>
          <w:rFonts w:eastAsia="Times New Roman"/>
          <w:lang w:eastAsia="fr-FR"/>
        </w:rPr>
      </w:pPr>
      <w:ins w:id="972" w:author="Bertille TAGNE" w:date="2025-12-05T09:41:00Z" w16du:dateUtc="2025-12-05T08:41:00Z">
        <w:r>
          <w:rPr>
            <w:rFonts w:eastAsia="Times New Roman"/>
            <w:lang w:eastAsia="fr-FR"/>
          </w:rPr>
          <w:t xml:space="preserve">Les bénéfices attendus dans le projet sont les suivants : </w:t>
        </w:r>
      </w:ins>
    </w:p>
    <w:p w14:paraId="0F4C2062" w14:textId="77777777" w:rsidR="00DD7852" w:rsidRPr="00DD7852" w:rsidRDefault="00DD7852">
      <w:pPr>
        <w:rPr>
          <w:rPrChange w:id="973" w:author="Bertille TAGNE" w:date="2025-12-05T09:41:00Z" w16du:dateUtc="2025-12-05T08:41:00Z">
            <w:rPr>
              <w:b/>
            </w:rPr>
          </w:rPrChange>
        </w:rPr>
        <w:pPrChange w:id="974" w:author="Bertille TAGNE" w:date="2025-12-05T10:00:00Z" w16du:dateUtc="2025-12-05T09:00:00Z">
          <w:pPr>
            <w:pStyle w:val="Titre3"/>
          </w:pPr>
        </w:pPrChange>
      </w:pPr>
    </w:p>
    <w:p w14:paraId="33183CD7" w14:textId="7182F0FF" w:rsidR="007C7624" w:rsidDel="004A4516" w:rsidRDefault="007C7624" w:rsidP="006A15B5">
      <w:pPr>
        <w:rPr>
          <w:del w:id="975" w:author="Bertille TAGNE" w:date="2025-12-05T09:32:00Z" w16du:dateUtc="2025-12-05T08:32:00Z"/>
          <w:lang w:eastAsia="fr-FR"/>
        </w:rPr>
      </w:pPr>
    </w:p>
    <w:p w14:paraId="43E2E5D0" w14:textId="6F95C754" w:rsidR="007C7624" w:rsidRDefault="007C7624">
      <w:pPr>
        <w:pStyle w:val="Titre3"/>
        <w:pPrChange w:id="976" w:author="Bertille TAGNE" w:date="2025-12-05T10:00:00Z" w16du:dateUtc="2025-12-05T09:00:00Z">
          <w:pPr>
            <w:pStyle w:val="Titre4"/>
          </w:pPr>
        </w:pPrChange>
      </w:pPr>
      <w:del w:id="977" w:author="Bertille TAGNE" w:date="2025-12-05T09:32:00Z" w16du:dateUtc="2025-12-05T08:32:00Z">
        <w:r w:rsidDel="004A4516">
          <w:delText>Bénéfices  financiers</w:delText>
        </w:r>
      </w:del>
      <w:ins w:id="978" w:author="Bertille TAGNE" w:date="2025-12-05T09:32:00Z" w16du:dateUtc="2025-12-05T08:32:00Z">
        <w:r w:rsidR="004A4516">
          <w:t>Bénéfices financiers</w:t>
        </w:r>
      </w:ins>
    </w:p>
    <w:p w14:paraId="72973101" w14:textId="77777777" w:rsidR="002D74EB" w:rsidRDefault="007C7624" w:rsidP="003C6449">
      <w:pPr>
        <w:keepNext/>
        <w:ind w:firstLine="708"/>
      </w:pPr>
      <w:r>
        <w:rPr>
          <w:noProof/>
          <w:lang w:eastAsia="fr-FR"/>
        </w:rPr>
        <w:drawing>
          <wp:inline distT="0" distB="0" distL="0" distR="0" wp14:anchorId="1CD95F96" wp14:editId="45375591">
            <wp:extent cx="5114925" cy="2581275"/>
            <wp:effectExtent l="0" t="19050" r="9525" b="28575"/>
            <wp:docPr id="22" name="Diagramme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D3FE867" w14:textId="712ECF01" w:rsidR="007C7624" w:rsidRDefault="002D74EB" w:rsidP="003C6449">
      <w:pPr>
        <w:pStyle w:val="Lgende"/>
        <w:rPr>
          <w:lang w:eastAsia="fr-FR"/>
        </w:rPr>
      </w:pPr>
      <w:bookmarkStart w:id="979" w:name="_Toc215653843"/>
      <w:r>
        <w:t xml:space="preserve">Figure </w:t>
      </w:r>
      <w:r w:rsidR="009D3063">
        <w:rPr>
          <w:noProof/>
        </w:rPr>
        <w:fldChar w:fldCharType="begin"/>
      </w:r>
      <w:r w:rsidR="009D3063">
        <w:rPr>
          <w:noProof/>
        </w:rPr>
        <w:instrText xml:space="preserve"> SEQ Figure \* ARABIC </w:instrText>
      </w:r>
      <w:r w:rsidR="009D3063">
        <w:rPr>
          <w:noProof/>
        </w:rPr>
        <w:fldChar w:fldCharType="separate"/>
      </w:r>
      <w:ins w:id="980" w:author="Bertille TAGNE" w:date="2025-12-05T10:15:00Z" w16du:dateUtc="2025-12-05T09:15:00Z">
        <w:r w:rsidR="00C9409D">
          <w:rPr>
            <w:noProof/>
          </w:rPr>
          <w:t>2</w:t>
        </w:r>
      </w:ins>
      <w:del w:id="981" w:author="Bertille TAGNE" w:date="2025-12-05T10:15:00Z" w16du:dateUtc="2025-12-05T09:15:00Z">
        <w:r w:rsidR="00C23781" w:rsidDel="00C9409D">
          <w:rPr>
            <w:noProof/>
          </w:rPr>
          <w:delText>1</w:delText>
        </w:r>
      </w:del>
      <w:r w:rsidR="009D3063">
        <w:rPr>
          <w:noProof/>
        </w:rPr>
        <w:fldChar w:fldCharType="end"/>
      </w:r>
      <w:r>
        <w:t>: Bénéfices financiers</w:t>
      </w:r>
      <w:bookmarkEnd w:id="979"/>
    </w:p>
    <w:p w14:paraId="07C386C5" w14:textId="49543587" w:rsidR="00677765" w:rsidDel="00DD7852" w:rsidRDefault="007C7624" w:rsidP="006A15B5">
      <w:pPr>
        <w:tabs>
          <w:tab w:val="left" w:pos="870"/>
        </w:tabs>
        <w:rPr>
          <w:del w:id="982" w:author="Bertille TAGNE" w:date="2025-12-05T09:41:00Z" w16du:dateUtc="2025-12-05T08:41:00Z"/>
          <w:lang w:eastAsia="fr-FR"/>
        </w:rPr>
      </w:pPr>
      <w:r>
        <w:rPr>
          <w:lang w:eastAsia="fr-FR"/>
        </w:rPr>
        <w:tab/>
      </w:r>
    </w:p>
    <w:p w14:paraId="7315F4C0" w14:textId="3E9648D8" w:rsidR="00090CB7" w:rsidDel="00DD7852" w:rsidRDefault="00090CB7" w:rsidP="006A15B5">
      <w:pPr>
        <w:tabs>
          <w:tab w:val="left" w:pos="870"/>
        </w:tabs>
        <w:rPr>
          <w:del w:id="983" w:author="Bertille TAGNE" w:date="2025-12-05T09:41:00Z" w16du:dateUtc="2025-12-05T08:41:00Z"/>
          <w:lang w:eastAsia="fr-FR"/>
        </w:rPr>
      </w:pPr>
    </w:p>
    <w:p w14:paraId="2C5B6B01" w14:textId="26756747" w:rsidR="00090CB7" w:rsidDel="00DD7852" w:rsidRDefault="00090CB7" w:rsidP="006A15B5">
      <w:pPr>
        <w:tabs>
          <w:tab w:val="left" w:pos="870"/>
        </w:tabs>
        <w:rPr>
          <w:del w:id="984" w:author="Bertille TAGNE" w:date="2025-12-05T09:41:00Z" w16du:dateUtc="2025-12-05T08:41:00Z"/>
          <w:lang w:eastAsia="fr-FR"/>
        </w:rPr>
      </w:pPr>
    </w:p>
    <w:p w14:paraId="4A24C594" w14:textId="0107DC59" w:rsidR="00090CB7" w:rsidDel="00DD7852" w:rsidRDefault="00090CB7" w:rsidP="006A15B5">
      <w:pPr>
        <w:tabs>
          <w:tab w:val="left" w:pos="870"/>
        </w:tabs>
        <w:rPr>
          <w:del w:id="985" w:author="Bertille TAGNE" w:date="2025-12-05T09:41:00Z" w16du:dateUtc="2025-12-05T08:41:00Z"/>
          <w:lang w:eastAsia="fr-FR"/>
        </w:rPr>
      </w:pPr>
    </w:p>
    <w:p w14:paraId="7FBC8BCA" w14:textId="259CF5BC" w:rsidR="00090CB7" w:rsidDel="00DD7852" w:rsidRDefault="00090CB7" w:rsidP="006A15B5">
      <w:pPr>
        <w:tabs>
          <w:tab w:val="left" w:pos="870"/>
        </w:tabs>
        <w:rPr>
          <w:del w:id="986" w:author="Bertille TAGNE" w:date="2025-12-05T09:41:00Z" w16du:dateUtc="2025-12-05T08:41:00Z"/>
          <w:lang w:eastAsia="fr-FR"/>
        </w:rPr>
      </w:pPr>
    </w:p>
    <w:p w14:paraId="7F4BBA17" w14:textId="118BF801" w:rsidR="00090CB7" w:rsidDel="00DD7852" w:rsidRDefault="00090CB7" w:rsidP="006A15B5">
      <w:pPr>
        <w:tabs>
          <w:tab w:val="left" w:pos="870"/>
        </w:tabs>
        <w:rPr>
          <w:del w:id="987" w:author="Bertille TAGNE" w:date="2025-12-05T09:41:00Z" w16du:dateUtc="2025-12-05T08:41:00Z"/>
          <w:lang w:eastAsia="fr-FR"/>
        </w:rPr>
      </w:pPr>
    </w:p>
    <w:p w14:paraId="172F1259" w14:textId="41B60103" w:rsidR="00090CB7" w:rsidDel="00DD7852" w:rsidRDefault="00090CB7" w:rsidP="006A15B5">
      <w:pPr>
        <w:tabs>
          <w:tab w:val="left" w:pos="870"/>
        </w:tabs>
        <w:rPr>
          <w:del w:id="988" w:author="Bertille TAGNE" w:date="2025-12-05T09:41:00Z" w16du:dateUtc="2025-12-05T08:41:00Z"/>
          <w:lang w:eastAsia="fr-FR"/>
        </w:rPr>
      </w:pPr>
    </w:p>
    <w:p w14:paraId="03DF9BE7" w14:textId="7E51AC96" w:rsidR="00090CB7" w:rsidDel="00DD7852" w:rsidRDefault="00090CB7" w:rsidP="006A15B5">
      <w:pPr>
        <w:tabs>
          <w:tab w:val="left" w:pos="870"/>
        </w:tabs>
        <w:rPr>
          <w:del w:id="989" w:author="Bertille TAGNE" w:date="2025-12-05T09:41:00Z" w16du:dateUtc="2025-12-05T08:41:00Z"/>
          <w:lang w:eastAsia="fr-FR"/>
        </w:rPr>
      </w:pPr>
    </w:p>
    <w:p w14:paraId="346CAFE8" w14:textId="1E56EC95" w:rsidR="00090CB7" w:rsidDel="00DD7852" w:rsidRDefault="00090CB7" w:rsidP="006A15B5">
      <w:pPr>
        <w:tabs>
          <w:tab w:val="left" w:pos="870"/>
        </w:tabs>
        <w:rPr>
          <w:del w:id="990" w:author="Bertille TAGNE" w:date="2025-12-05T09:41:00Z" w16du:dateUtc="2025-12-05T08:41:00Z"/>
          <w:lang w:eastAsia="fr-FR"/>
        </w:rPr>
      </w:pPr>
    </w:p>
    <w:p w14:paraId="48A51998" w14:textId="07BECDCC" w:rsidR="00090CB7" w:rsidDel="00DD7852" w:rsidRDefault="00090CB7" w:rsidP="006A15B5">
      <w:pPr>
        <w:tabs>
          <w:tab w:val="left" w:pos="870"/>
        </w:tabs>
        <w:rPr>
          <w:del w:id="991" w:author="Bertille TAGNE" w:date="2025-12-05T09:41:00Z" w16du:dateUtc="2025-12-05T08:41:00Z"/>
          <w:lang w:eastAsia="fr-FR"/>
        </w:rPr>
      </w:pPr>
    </w:p>
    <w:p w14:paraId="00D3AC8C" w14:textId="3DE9D164" w:rsidR="00090CB7" w:rsidDel="00DD7852" w:rsidRDefault="00090CB7" w:rsidP="006A15B5">
      <w:pPr>
        <w:tabs>
          <w:tab w:val="left" w:pos="870"/>
        </w:tabs>
        <w:rPr>
          <w:del w:id="992" w:author="Bertille TAGNE" w:date="2025-12-05T09:41:00Z" w16du:dateUtc="2025-12-05T08:41:00Z"/>
          <w:lang w:eastAsia="fr-FR"/>
        </w:rPr>
      </w:pPr>
    </w:p>
    <w:p w14:paraId="538F1F8B" w14:textId="4E12D1B4" w:rsidR="00090CB7" w:rsidDel="00DD7852" w:rsidRDefault="00090CB7" w:rsidP="006A15B5">
      <w:pPr>
        <w:tabs>
          <w:tab w:val="left" w:pos="870"/>
        </w:tabs>
        <w:rPr>
          <w:del w:id="993" w:author="Bertille TAGNE" w:date="2025-12-05T09:41:00Z" w16du:dateUtc="2025-12-05T08:41:00Z"/>
          <w:lang w:eastAsia="fr-FR"/>
        </w:rPr>
      </w:pPr>
    </w:p>
    <w:p w14:paraId="34BA098A" w14:textId="4303C134" w:rsidR="00090CB7" w:rsidDel="00DD7852" w:rsidRDefault="00090CB7" w:rsidP="006A15B5">
      <w:pPr>
        <w:tabs>
          <w:tab w:val="left" w:pos="870"/>
        </w:tabs>
        <w:rPr>
          <w:del w:id="994" w:author="Bertille TAGNE" w:date="2025-12-05T09:41:00Z" w16du:dateUtc="2025-12-05T08:41:00Z"/>
          <w:lang w:eastAsia="fr-FR"/>
        </w:rPr>
      </w:pPr>
    </w:p>
    <w:p w14:paraId="600CC39B" w14:textId="77777777" w:rsidR="00090CB7" w:rsidDel="00DD7852" w:rsidRDefault="00090CB7" w:rsidP="006A15B5">
      <w:pPr>
        <w:tabs>
          <w:tab w:val="left" w:pos="870"/>
        </w:tabs>
        <w:rPr>
          <w:del w:id="995" w:author="Bertille TAGNE" w:date="2025-12-05T09:41:00Z" w16du:dateUtc="2025-12-05T08:41:00Z"/>
          <w:lang w:eastAsia="fr-FR"/>
        </w:rPr>
      </w:pPr>
    </w:p>
    <w:p w14:paraId="64B8EE4B" w14:textId="77777777" w:rsidR="00690CF0" w:rsidRDefault="00690CF0" w:rsidP="003C6449">
      <w:pPr>
        <w:tabs>
          <w:tab w:val="left" w:pos="870"/>
        </w:tabs>
        <w:rPr>
          <w:lang w:eastAsia="fr-FR"/>
        </w:rPr>
      </w:pPr>
    </w:p>
    <w:p w14:paraId="259A9D0C" w14:textId="77777777" w:rsidR="00690CF0" w:rsidRDefault="00690CF0">
      <w:pPr>
        <w:pStyle w:val="Titre3"/>
        <w:pPrChange w:id="996" w:author="Bertille TAGNE" w:date="2025-12-05T10:00:00Z" w16du:dateUtc="2025-12-05T09:00:00Z">
          <w:pPr>
            <w:pStyle w:val="Titre4"/>
          </w:pPr>
        </w:pPrChange>
      </w:pPr>
      <w:r>
        <w:t>Bénéfices opérationnels</w:t>
      </w:r>
    </w:p>
    <w:p w14:paraId="37879B1E" w14:textId="77777777" w:rsidR="00090CB7" w:rsidRDefault="00690CF0">
      <w:pPr>
        <w:keepNext/>
        <w:jc w:val="center"/>
        <w:pPrChange w:id="997" w:author="Bertille TAGNE" w:date="2025-12-05T10:00:00Z" w16du:dateUtc="2025-12-05T09:00:00Z">
          <w:pPr>
            <w:keepNext/>
          </w:pPr>
        </w:pPrChange>
      </w:pPr>
      <w:r>
        <w:rPr>
          <w:noProof/>
          <w:lang w:eastAsia="fr-FR"/>
        </w:rPr>
        <w:drawing>
          <wp:inline distT="0" distB="0" distL="0" distR="0" wp14:anchorId="3319C465" wp14:editId="16AC4BC0">
            <wp:extent cx="5486400" cy="3200400"/>
            <wp:effectExtent l="0" t="0" r="19050" b="0"/>
            <wp:docPr id="48" name="Diagramme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856ABDB" w14:textId="016C772E" w:rsidR="00690CF0" w:rsidRDefault="00090CB7" w:rsidP="003C6449">
      <w:pPr>
        <w:pStyle w:val="Lgende"/>
      </w:pPr>
      <w:bookmarkStart w:id="998" w:name="_Toc215653844"/>
      <w:r>
        <w:t xml:space="preserve">Figure </w:t>
      </w:r>
      <w:r w:rsidR="009D3063">
        <w:rPr>
          <w:noProof/>
        </w:rPr>
        <w:fldChar w:fldCharType="begin"/>
      </w:r>
      <w:r w:rsidR="009D3063">
        <w:rPr>
          <w:noProof/>
        </w:rPr>
        <w:instrText xml:space="preserve"> SEQ Figure \* ARABIC </w:instrText>
      </w:r>
      <w:r w:rsidR="009D3063">
        <w:rPr>
          <w:noProof/>
        </w:rPr>
        <w:fldChar w:fldCharType="separate"/>
      </w:r>
      <w:ins w:id="999" w:author="Bertille TAGNE" w:date="2025-12-05T10:15:00Z" w16du:dateUtc="2025-12-05T09:15:00Z">
        <w:r w:rsidR="00C9409D">
          <w:rPr>
            <w:noProof/>
          </w:rPr>
          <w:t>3</w:t>
        </w:r>
      </w:ins>
      <w:del w:id="1000" w:author="Bertille TAGNE" w:date="2025-12-05T10:15:00Z" w16du:dateUtc="2025-12-05T09:15:00Z">
        <w:r w:rsidR="00C23781" w:rsidDel="00C9409D">
          <w:rPr>
            <w:noProof/>
          </w:rPr>
          <w:delText>2</w:delText>
        </w:r>
      </w:del>
      <w:r w:rsidR="009D3063">
        <w:rPr>
          <w:noProof/>
        </w:rPr>
        <w:fldChar w:fldCharType="end"/>
      </w:r>
      <w:r>
        <w:t>: Bénéfices opérationnels</w:t>
      </w:r>
      <w:bookmarkEnd w:id="998"/>
    </w:p>
    <w:p w14:paraId="600BE838" w14:textId="77777777" w:rsidR="00090CB7" w:rsidRPr="00090CB7" w:rsidRDefault="00090CB7" w:rsidP="003C6449"/>
    <w:p w14:paraId="43D88941" w14:textId="77777777" w:rsidR="004C5815" w:rsidRDefault="004C5815">
      <w:pPr>
        <w:pStyle w:val="Titre3"/>
        <w:pPrChange w:id="1001" w:author="Bertille TAGNE" w:date="2025-12-05T10:00:00Z" w16du:dateUtc="2025-12-05T09:00:00Z">
          <w:pPr>
            <w:pStyle w:val="Titre4"/>
          </w:pPr>
        </w:pPrChange>
      </w:pPr>
      <w:r>
        <w:lastRenderedPageBreak/>
        <w:t>Bénéfices technologiques</w:t>
      </w:r>
    </w:p>
    <w:p w14:paraId="65166571" w14:textId="77777777" w:rsidR="00090CB7" w:rsidRDefault="004C5815">
      <w:pPr>
        <w:keepNext/>
        <w:jc w:val="center"/>
        <w:pPrChange w:id="1002" w:author="Bertille TAGNE" w:date="2025-12-05T10:00:00Z" w16du:dateUtc="2025-12-05T09:00:00Z">
          <w:pPr>
            <w:keepNext/>
          </w:pPr>
        </w:pPrChange>
      </w:pPr>
      <w:r>
        <w:rPr>
          <w:noProof/>
          <w:lang w:eastAsia="fr-FR"/>
        </w:rPr>
        <w:drawing>
          <wp:inline distT="0" distB="0" distL="0" distR="0" wp14:anchorId="7BDC4C00" wp14:editId="70EC5EA2">
            <wp:extent cx="5486400" cy="2314575"/>
            <wp:effectExtent l="0" t="0" r="0" b="0"/>
            <wp:docPr id="51" name="Diagramme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73E904C" w14:textId="3CBB7040" w:rsidR="004C5815" w:rsidRDefault="00090CB7" w:rsidP="003C6449">
      <w:pPr>
        <w:pStyle w:val="Lgende"/>
        <w:rPr>
          <w:lang w:eastAsia="fr-FR"/>
        </w:rPr>
      </w:pPr>
      <w:bookmarkStart w:id="1003" w:name="_Toc215653845"/>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004" w:author="Bertille TAGNE" w:date="2025-12-05T10:15:00Z" w16du:dateUtc="2025-12-05T09:15:00Z">
        <w:r w:rsidR="00C9409D">
          <w:rPr>
            <w:noProof/>
          </w:rPr>
          <w:t>4</w:t>
        </w:r>
      </w:ins>
      <w:del w:id="1005" w:author="Bertille TAGNE" w:date="2025-12-05T10:15:00Z" w16du:dateUtc="2025-12-05T09:15:00Z">
        <w:r w:rsidR="00C23781" w:rsidDel="00C9409D">
          <w:rPr>
            <w:noProof/>
          </w:rPr>
          <w:delText>3</w:delText>
        </w:r>
      </w:del>
      <w:r w:rsidR="009D3063">
        <w:rPr>
          <w:noProof/>
        </w:rPr>
        <w:fldChar w:fldCharType="end"/>
      </w:r>
      <w:r>
        <w:t>: Bénéfices technologiques</w:t>
      </w:r>
      <w:bookmarkEnd w:id="1003"/>
    </w:p>
    <w:p w14:paraId="26326AD5" w14:textId="77777777" w:rsidR="004C5815" w:rsidRDefault="004C5815" w:rsidP="003C6449">
      <w:pPr>
        <w:ind w:firstLine="708"/>
        <w:rPr>
          <w:lang w:eastAsia="fr-FR"/>
        </w:rPr>
      </w:pPr>
    </w:p>
    <w:p w14:paraId="77394232" w14:textId="2D57DD20" w:rsidR="004C5815" w:rsidDel="00BF0630" w:rsidRDefault="004C5815" w:rsidP="006A15B5">
      <w:pPr>
        <w:rPr>
          <w:del w:id="1006" w:author="Bertille TAGNE" w:date="2025-12-05T09:44:00Z" w16du:dateUtc="2025-12-05T08:44:00Z"/>
          <w:lang w:eastAsia="fr-FR"/>
        </w:rPr>
      </w:pPr>
    </w:p>
    <w:p w14:paraId="6AAD69AE" w14:textId="1D58980A" w:rsidR="00690CF0" w:rsidRPr="004C5815" w:rsidDel="00BF0630" w:rsidRDefault="00690CF0" w:rsidP="006A15B5">
      <w:pPr>
        <w:rPr>
          <w:del w:id="1007" w:author="Bertille TAGNE" w:date="2025-12-05T09:44:00Z" w16du:dateUtc="2025-12-05T08:44:00Z"/>
          <w:lang w:eastAsia="fr-FR"/>
        </w:rPr>
        <w:sectPr w:rsidR="00690CF0" w:rsidRPr="004C5815" w:rsidDel="00BF0630" w:rsidSect="00A038C8">
          <w:pgSz w:w="11906" w:h="16838" w:code="9"/>
          <w:pgMar w:top="1985" w:right="851" w:bottom="680" w:left="964" w:header="397" w:footer="397" w:gutter="0"/>
          <w:cols w:space="708"/>
          <w:formProt w:val="0"/>
          <w:docGrid w:linePitch="360"/>
        </w:sectPr>
      </w:pPr>
    </w:p>
    <w:p w14:paraId="19BC193F" w14:textId="77777777" w:rsidR="00575B43" w:rsidRDefault="00961335">
      <w:pPr>
        <w:pStyle w:val="Titre3"/>
        <w:pPrChange w:id="1008" w:author="Bertille TAGNE" w:date="2025-12-05T10:00:00Z" w16du:dateUtc="2025-12-05T09:00:00Z">
          <w:pPr>
            <w:pStyle w:val="Titre4"/>
          </w:pPr>
        </w:pPrChange>
      </w:pPr>
      <w:r>
        <w:t>Bénéfices organisationnels</w:t>
      </w:r>
    </w:p>
    <w:p w14:paraId="602141FA" w14:textId="0091A9C9" w:rsidR="00575B43" w:rsidDel="00C23781" w:rsidRDefault="00D56624" w:rsidP="00D56624">
      <w:pPr>
        <w:pStyle w:val="Listeniveau1"/>
        <w:rPr>
          <w:del w:id="1009" w:author="Bertille TAGNE" w:date="2025-12-05T09:46:00Z" w16du:dateUtc="2025-12-05T08:46:00Z"/>
          <w:lang w:eastAsia="fr-FR"/>
        </w:rPr>
      </w:pPr>
      <w:del w:id="1010" w:author="Bertille TAGNE" w:date="2025-12-05T09:46:00Z" w16du:dateUtc="2025-12-05T08:46:00Z">
        <w:r w:rsidDel="00C23781">
          <w:rPr>
            <w:rStyle w:val="lev"/>
          </w:rPr>
          <w:delText>Renforcement du pilotage et de la gouvernance du projet</w:delText>
        </w:r>
        <w:r w:rsidDel="00C23781">
          <w:delText>, avec visibilité sur l’ensemble des étapes et indicateurs de performance ;</w:delText>
        </w:r>
      </w:del>
    </w:p>
    <w:p w14:paraId="76ED0795" w14:textId="0CB1E023" w:rsidR="00D56624" w:rsidDel="00C23781" w:rsidRDefault="00D56624" w:rsidP="00D56624">
      <w:pPr>
        <w:pStyle w:val="Listeniveau1"/>
        <w:rPr>
          <w:del w:id="1011" w:author="Bertille TAGNE" w:date="2025-12-05T09:46:00Z" w16du:dateUtc="2025-12-05T08:46:00Z"/>
          <w:lang w:eastAsia="fr-FR"/>
        </w:rPr>
      </w:pPr>
      <w:del w:id="1012" w:author="Bertille TAGNE" w:date="2025-12-05T09:46:00Z" w16du:dateUtc="2025-12-05T08:46:00Z">
        <w:r w:rsidDel="00C23781">
          <w:rPr>
            <w:rStyle w:val="lev"/>
          </w:rPr>
          <w:delText>Transfert de compétences aux équipes internes</w:delText>
        </w:r>
        <w:r w:rsidDel="00C23781">
          <w:delText>, assurant l’autonomie et la continuité après la mise en service ;</w:delText>
        </w:r>
      </w:del>
    </w:p>
    <w:p w14:paraId="7E48D151" w14:textId="2B7B4CD5" w:rsidR="00D56624" w:rsidDel="00C23781" w:rsidRDefault="00D56624" w:rsidP="00D56624">
      <w:pPr>
        <w:pStyle w:val="Listeniveau1"/>
        <w:rPr>
          <w:del w:id="1013" w:author="Bertille TAGNE" w:date="2025-12-05T09:46:00Z" w16du:dateUtc="2025-12-05T08:46:00Z"/>
          <w:lang w:eastAsia="fr-FR"/>
        </w:rPr>
      </w:pPr>
      <w:del w:id="1014" w:author="Bertille TAGNE" w:date="2025-12-05T09:46:00Z" w16du:dateUtc="2025-12-05T08:46:00Z">
        <w:r w:rsidDel="00C23781">
          <w:rPr>
            <w:rStyle w:val="lev"/>
          </w:rPr>
          <w:delText>Amélioration de la collaboration interne et externe</w:delText>
        </w:r>
        <w:r w:rsidDel="00C23781">
          <w:delText>, grâce à des outils de communication et de suivi partagés.</w:delText>
        </w:r>
      </w:del>
    </w:p>
    <w:p w14:paraId="4A9309BC" w14:textId="5BB61F35" w:rsidR="005050E3" w:rsidRDefault="00C23781" w:rsidP="005050E3">
      <w:pPr>
        <w:pStyle w:val="Listeniveau1"/>
        <w:numPr>
          <w:ilvl w:val="0"/>
          <w:numId w:val="0"/>
        </w:numPr>
        <w:ind w:left="737"/>
        <w:rPr>
          <w:ins w:id="1015" w:author="Bertille TAGNE" w:date="2025-12-05T09:46:00Z" w16du:dateUtc="2025-12-05T08:46:00Z"/>
          <w:rStyle w:val="lev"/>
        </w:rPr>
      </w:pPr>
      <w:ins w:id="1016" w:author="Bertille TAGNE" w:date="2025-12-05T09:46:00Z" w16du:dateUtc="2025-12-05T08:46:00Z">
        <w:r>
          <w:rPr>
            <w:noProof/>
            <w:lang w:eastAsia="fr-FR"/>
          </w:rPr>
          <w:drawing>
            <wp:inline distT="0" distB="0" distL="0" distR="0" wp14:anchorId="74D80E9D" wp14:editId="77A48514">
              <wp:extent cx="5486400" cy="3200400"/>
              <wp:effectExtent l="0" t="0" r="19050" b="0"/>
              <wp:docPr id="458856686" name="Diagramme 4588566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ins>
    </w:p>
    <w:p w14:paraId="606EEE1A" w14:textId="737FBC7A" w:rsidR="008B5708" w:rsidRDefault="008B5708">
      <w:pPr>
        <w:pStyle w:val="Lgende"/>
        <w:rPr>
          <w:ins w:id="1017" w:author="Bertille TAGNE" w:date="2025-12-05T09:47:00Z" w16du:dateUtc="2025-12-05T08:47:00Z"/>
        </w:rPr>
        <w:pPrChange w:id="1018" w:author="Bertille TAGNE" w:date="2025-12-05T09:47:00Z" w16du:dateUtc="2025-12-05T08:47:00Z">
          <w:pPr>
            <w:pStyle w:val="Lgende"/>
            <w:jc w:val="both"/>
          </w:pPr>
        </w:pPrChange>
      </w:pPr>
      <w:ins w:id="1019" w:author="Bertille TAGNE" w:date="2025-12-05T09:47:00Z" w16du:dateUtc="2025-12-05T08:47:00Z">
        <w:r>
          <w:t xml:space="preserve">Figure </w:t>
        </w:r>
        <w:r>
          <w:fldChar w:fldCharType="begin"/>
        </w:r>
        <w:r>
          <w:instrText xml:space="preserve"> SEQ Figure \* ARABIC </w:instrText>
        </w:r>
        <w:r>
          <w:fldChar w:fldCharType="separate"/>
        </w:r>
      </w:ins>
      <w:ins w:id="1020" w:author="Bertille TAGNE" w:date="2025-12-05T10:15:00Z" w16du:dateUtc="2025-12-05T09:15:00Z">
        <w:r w:rsidR="00C9409D">
          <w:rPr>
            <w:noProof/>
          </w:rPr>
          <w:t>5</w:t>
        </w:r>
      </w:ins>
      <w:ins w:id="1021" w:author="Bertille TAGNE" w:date="2025-12-05T09:47:00Z" w16du:dateUtc="2025-12-05T08:47:00Z">
        <w:r>
          <w:fldChar w:fldCharType="end"/>
        </w:r>
        <w:r>
          <w:t xml:space="preserve"> : </w:t>
        </w:r>
        <w:r w:rsidRPr="00436460">
          <w:t>Bénéfices organisationnels</w:t>
        </w:r>
      </w:ins>
    </w:p>
    <w:p w14:paraId="07A124DD" w14:textId="2F718DEE" w:rsidR="008B5708" w:rsidRDefault="008B5708">
      <w:pPr>
        <w:spacing w:after="160" w:line="259" w:lineRule="auto"/>
        <w:jc w:val="left"/>
        <w:rPr>
          <w:ins w:id="1022" w:author="Bertille TAGNE" w:date="2025-12-05T09:47:00Z" w16du:dateUtc="2025-12-05T08:47:00Z"/>
          <w:rStyle w:val="lev"/>
        </w:rPr>
      </w:pPr>
      <w:ins w:id="1023" w:author="Bertille TAGNE" w:date="2025-12-05T09:47:00Z" w16du:dateUtc="2025-12-05T08:47:00Z">
        <w:r>
          <w:rPr>
            <w:rStyle w:val="lev"/>
          </w:rPr>
          <w:br w:type="page"/>
        </w:r>
      </w:ins>
    </w:p>
    <w:p w14:paraId="325EA40D" w14:textId="77777777" w:rsidR="00C23781" w:rsidRDefault="00C23781" w:rsidP="005050E3">
      <w:pPr>
        <w:pStyle w:val="Listeniveau1"/>
        <w:numPr>
          <w:ilvl w:val="0"/>
          <w:numId w:val="0"/>
        </w:numPr>
        <w:ind w:left="737"/>
        <w:rPr>
          <w:rStyle w:val="lev"/>
        </w:rPr>
      </w:pPr>
    </w:p>
    <w:p w14:paraId="05E94E23" w14:textId="757CF27F" w:rsidR="005050E3" w:rsidDel="003C6449" w:rsidRDefault="005050E3" w:rsidP="005050E3">
      <w:pPr>
        <w:pStyle w:val="Titre2"/>
        <w:rPr>
          <w:del w:id="1024" w:author="Bertille TAGNE" w:date="2025-12-05T10:00:00Z" w16du:dateUtc="2025-12-05T09:00:00Z"/>
          <w:rStyle w:val="lev"/>
          <w:b w:val="0"/>
        </w:rPr>
      </w:pPr>
      <w:bookmarkStart w:id="1025" w:name="_Toc215758834"/>
      <w:del w:id="1026" w:author="Bertille TAGNE" w:date="2025-12-05T09:56:00Z" w16du:dateUtc="2025-12-05T08:56:00Z">
        <w:r w:rsidRPr="005050E3" w:rsidDel="00FE0779">
          <w:rPr>
            <w:rStyle w:val="lev"/>
            <w:b w:val="0"/>
          </w:rPr>
          <w:delText>Critères de succès</w:delText>
        </w:r>
      </w:del>
      <w:bookmarkEnd w:id="1025"/>
    </w:p>
    <w:p w14:paraId="62674A36" w14:textId="3B610219" w:rsidR="005050E3" w:rsidDel="003C6449" w:rsidRDefault="005050E3" w:rsidP="005050E3">
      <w:pPr>
        <w:rPr>
          <w:del w:id="1027" w:author="Bertille TAGNE" w:date="2025-12-05T10:00:00Z" w16du:dateUtc="2025-12-05T09:00:00Z"/>
          <w:lang w:eastAsia="fr-FR"/>
        </w:rPr>
      </w:pPr>
      <w:del w:id="1028" w:author="Bertille TAGNE" w:date="2025-12-05T10:00:00Z" w16du:dateUtc="2025-12-05T09:00:00Z">
        <w:r w:rsidDel="003C6449">
          <w:rPr>
            <w:lang w:eastAsia="fr-FR"/>
          </w:rPr>
          <w:delText xml:space="preserve">Les </w:delText>
        </w:r>
      </w:del>
      <w:del w:id="1029" w:author="Bertille TAGNE" w:date="2025-12-05T09:56:00Z" w16du:dateUtc="2025-12-05T08:56:00Z">
        <w:r w:rsidDel="00FE0779">
          <w:rPr>
            <w:lang w:eastAsia="fr-FR"/>
          </w:rPr>
          <w:delText>critères de succès du projet</w:delText>
        </w:r>
      </w:del>
      <w:del w:id="1030" w:author="Bertille TAGNE" w:date="2025-12-05T10:00:00Z" w16du:dateUtc="2025-12-05T09:00:00Z">
        <w:r w:rsidDel="003C6449">
          <w:rPr>
            <w:lang w:eastAsia="fr-FR"/>
          </w:rPr>
          <w:delText xml:space="preserve"> sont</w:delText>
        </w:r>
      </w:del>
      <w:del w:id="1031" w:author="Bertille TAGNE" w:date="2025-12-05T09:56:00Z" w16du:dateUtc="2025-12-05T08:56:00Z">
        <w:r w:rsidDel="00FE0779">
          <w:rPr>
            <w:lang w:eastAsia="fr-FR"/>
          </w:rPr>
          <w:delText xml:space="preserve"> les suivants </w:delText>
        </w:r>
      </w:del>
      <w:del w:id="1032" w:author="Bertille TAGNE" w:date="2025-12-05T10:00:00Z" w16du:dateUtc="2025-12-05T09:00:00Z">
        <w:r w:rsidDel="003C6449">
          <w:rPr>
            <w:lang w:eastAsia="fr-FR"/>
          </w:rPr>
          <w:delText xml:space="preserve">: </w:delText>
        </w:r>
      </w:del>
    </w:p>
    <w:p w14:paraId="18040E2E" w14:textId="065709CA" w:rsidR="00720A2F" w:rsidDel="003C6449" w:rsidRDefault="00720A2F" w:rsidP="005050E3">
      <w:pPr>
        <w:rPr>
          <w:del w:id="1033" w:author="Bertille TAGNE" w:date="2025-12-05T10:00:00Z" w16du:dateUtc="2025-12-05T09:00:00Z"/>
          <w:lang w:eastAsia="fr-FR"/>
        </w:rPr>
      </w:pPr>
    </w:p>
    <w:p w14:paraId="4C349365" w14:textId="541F317F" w:rsidR="00E42EEC" w:rsidDel="003C6449" w:rsidRDefault="005050E3" w:rsidP="00E42EEC">
      <w:pPr>
        <w:keepNext/>
        <w:rPr>
          <w:del w:id="1034" w:author="Bertille TAGNE" w:date="2025-12-05T10:00:00Z" w16du:dateUtc="2025-12-05T09:00:00Z"/>
        </w:rPr>
      </w:pPr>
      <w:del w:id="1035" w:author="Bertille TAGNE" w:date="2025-12-05T09:48:00Z" w16du:dateUtc="2025-12-05T08:48:00Z">
        <w:r w:rsidDel="008B5708">
          <w:rPr>
            <w:noProof/>
            <w:lang w:eastAsia="fr-FR"/>
          </w:rPr>
          <w:drawing>
            <wp:inline distT="0" distB="0" distL="0" distR="0" wp14:anchorId="7171B035" wp14:editId="26F291A3">
              <wp:extent cx="5486400" cy="3200400"/>
              <wp:effectExtent l="0" t="0" r="0" b="19050"/>
              <wp:docPr id="56" name="Diagramme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del>
    </w:p>
    <w:p w14:paraId="18076209" w14:textId="2D739274" w:rsidR="005050E3" w:rsidRPr="005050E3" w:rsidDel="003C6449" w:rsidRDefault="00E42EEC" w:rsidP="00E42EEC">
      <w:pPr>
        <w:pStyle w:val="Lgende"/>
        <w:rPr>
          <w:del w:id="1036" w:author="Bertille TAGNE" w:date="2025-12-05T10:00:00Z" w16du:dateUtc="2025-12-05T09:00:00Z"/>
          <w:lang w:eastAsia="fr-FR"/>
        </w:rPr>
        <w:sectPr w:rsidR="005050E3" w:rsidRPr="005050E3" w:rsidDel="003C6449" w:rsidSect="009541CB">
          <w:pgSz w:w="11906" w:h="16838" w:code="9"/>
          <w:pgMar w:top="1985" w:right="851" w:bottom="680" w:left="964" w:header="397" w:footer="397" w:gutter="0"/>
          <w:cols w:space="708"/>
          <w:formProt w:val="0"/>
          <w:docGrid w:linePitch="360"/>
        </w:sectPr>
      </w:pPr>
      <w:bookmarkStart w:id="1037" w:name="_Toc215653846"/>
      <w:del w:id="1038" w:author="Bertille TAGNE" w:date="2025-12-05T10:00:00Z" w16du:dateUtc="2025-12-05T09:00:00Z">
        <w:r w:rsidDel="003C6449">
          <w:delText xml:space="preserve">Figure </w:delText>
        </w:r>
        <w:r w:rsidR="009D3063" w:rsidDel="003C6449">
          <w:rPr>
            <w:b w:val="0"/>
            <w:bCs w:val="0"/>
            <w:noProof/>
          </w:rPr>
          <w:fldChar w:fldCharType="begin"/>
        </w:r>
        <w:r w:rsidR="009D3063" w:rsidDel="003C6449">
          <w:rPr>
            <w:noProof/>
          </w:rPr>
          <w:delInstrText xml:space="preserve"> SEQ Figure \* ARABIC </w:delInstrText>
        </w:r>
        <w:r w:rsidR="009D3063" w:rsidDel="003C6449">
          <w:rPr>
            <w:b w:val="0"/>
            <w:bCs w:val="0"/>
            <w:noProof/>
          </w:rPr>
          <w:fldChar w:fldCharType="separate"/>
        </w:r>
      </w:del>
      <w:del w:id="1039" w:author="Bertille TAGNE" w:date="2025-12-05T09:47:00Z" w16du:dateUtc="2025-12-05T08:47:00Z">
        <w:r w:rsidR="00837BDC" w:rsidDel="00C23781">
          <w:rPr>
            <w:noProof/>
          </w:rPr>
          <w:delText>4</w:delText>
        </w:r>
      </w:del>
      <w:del w:id="1040" w:author="Bertille TAGNE" w:date="2025-12-05T10:00:00Z" w16du:dateUtc="2025-12-05T09:00:00Z">
        <w:r w:rsidR="009D3063" w:rsidDel="003C6449">
          <w:rPr>
            <w:b w:val="0"/>
            <w:bCs w:val="0"/>
            <w:noProof/>
          </w:rPr>
          <w:fldChar w:fldCharType="end"/>
        </w:r>
        <w:r w:rsidDel="003C6449">
          <w:delText>: Critères de succès</w:delText>
        </w:r>
        <w:bookmarkEnd w:id="1037"/>
      </w:del>
    </w:p>
    <w:p w14:paraId="2ED8CC16" w14:textId="1E87EBF3" w:rsidR="003C6449" w:rsidRDefault="003C6449">
      <w:pPr>
        <w:pStyle w:val="Titre2"/>
        <w:rPr>
          <w:ins w:id="1041" w:author="Bertille TAGNE" w:date="2025-12-05T10:00:00Z" w16du:dateUtc="2025-12-05T09:00:00Z"/>
        </w:rPr>
      </w:pPr>
      <w:bookmarkStart w:id="1042" w:name="_Toc215758835"/>
      <w:ins w:id="1043" w:author="Bertille TAGNE" w:date="2025-12-05T10:00:00Z" w16du:dateUtc="2025-12-05T09:00:00Z">
        <w:r>
          <w:t xml:space="preserve">Les critères de </w:t>
        </w:r>
      </w:ins>
      <w:ins w:id="1044" w:author="Bertille TAGNE" w:date="2025-12-05T10:01:00Z" w16du:dateUtc="2025-12-05T09:01:00Z">
        <w:r>
          <w:t>succès du projet</w:t>
        </w:r>
      </w:ins>
      <w:ins w:id="1045" w:author="Bertille TAGNE" w:date="2025-12-05T10:00:00Z" w16du:dateUtc="2025-12-05T09:00:00Z">
        <w:r>
          <w:t xml:space="preserve"> </w:t>
        </w:r>
      </w:ins>
    </w:p>
    <w:p w14:paraId="6CA5EE05" w14:textId="40EEFDC5" w:rsidR="003C6449" w:rsidRDefault="003C6449" w:rsidP="003C6449">
      <w:pPr>
        <w:rPr>
          <w:ins w:id="1046" w:author="Bertille TAGNE" w:date="2025-12-05T10:00:00Z" w16du:dateUtc="2025-12-05T09:00:00Z"/>
          <w:lang w:eastAsia="fr-FR"/>
        </w:rPr>
      </w:pPr>
      <w:ins w:id="1047" w:author="Bertille TAGNE" w:date="2025-12-05T10:00:00Z" w16du:dateUtc="2025-12-05T09:00:00Z">
        <w:r>
          <w:rPr>
            <w:lang w:eastAsia="fr-FR"/>
          </w:rPr>
          <w:t>Les critères de succès du projet sont les suivants :</w:t>
        </w:r>
      </w:ins>
    </w:p>
    <w:p w14:paraId="7176CEF6" w14:textId="7936D7AB" w:rsidR="003C6449" w:rsidRDefault="003C6449" w:rsidP="003C6449">
      <w:pPr>
        <w:rPr>
          <w:ins w:id="1048" w:author="Bertille TAGNE" w:date="2025-12-05T10:00:00Z" w16du:dateUtc="2025-12-05T09:00:00Z"/>
          <w:lang w:eastAsia="fr-FR"/>
        </w:rPr>
      </w:pPr>
      <w:ins w:id="1049" w:author="Bertille TAGNE" w:date="2025-12-05T10:02:00Z" w16du:dateUtc="2025-12-05T09:02:00Z">
        <w:r>
          <w:rPr>
            <w:noProof/>
            <w:lang w:eastAsia="fr-FR"/>
          </w:rPr>
          <w:drawing>
            <wp:inline distT="0" distB="0" distL="0" distR="0" wp14:anchorId="47FCAD29" wp14:editId="13500964">
              <wp:extent cx="6324600" cy="3533775"/>
              <wp:effectExtent l="19050" t="0" r="38100" b="28575"/>
              <wp:docPr id="1214915339" name="Diagramme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ins>
    </w:p>
    <w:p w14:paraId="04C9297C" w14:textId="77777777" w:rsidR="003C6449" w:rsidRDefault="003C6449" w:rsidP="003C6449">
      <w:pPr>
        <w:rPr>
          <w:ins w:id="1050" w:author="Bertille TAGNE" w:date="2025-12-05T10:00:00Z" w16du:dateUtc="2025-12-05T09:00:00Z"/>
          <w:lang w:eastAsia="fr-FR"/>
        </w:rPr>
      </w:pPr>
    </w:p>
    <w:p w14:paraId="45DDDD16" w14:textId="77777777" w:rsidR="003C6449" w:rsidRPr="00201477" w:rsidRDefault="003C6449">
      <w:pPr>
        <w:rPr>
          <w:ins w:id="1051" w:author="Bertille TAGNE" w:date="2025-12-05T10:00:00Z" w16du:dateUtc="2025-12-05T09:00:00Z"/>
        </w:rPr>
        <w:pPrChange w:id="1052" w:author="Bertille TAGNE" w:date="2025-12-05T10:00:00Z" w16du:dateUtc="2025-12-05T09:00:00Z">
          <w:pPr>
            <w:pStyle w:val="Titre2"/>
          </w:pPr>
        </w:pPrChange>
      </w:pPr>
    </w:p>
    <w:p w14:paraId="6E48ACA9" w14:textId="77777777" w:rsidR="00575B43" w:rsidRDefault="0020332D" w:rsidP="0020332D">
      <w:pPr>
        <w:pStyle w:val="Titre2"/>
      </w:pPr>
      <w:commentRangeStart w:id="1053"/>
      <w:r>
        <w:t>Normes et référentiels applicables au projet</w:t>
      </w:r>
      <w:bookmarkEnd w:id="1042"/>
      <w:commentRangeEnd w:id="1053"/>
      <w:r w:rsidR="00065D7F">
        <w:rPr>
          <w:rStyle w:val="Marquedecommentaire"/>
          <w:color w:val="auto"/>
          <w:lang w:eastAsia="en-US"/>
        </w:rPr>
        <w:commentReference w:id="1053"/>
      </w:r>
    </w:p>
    <w:p w14:paraId="7514D4D7" w14:textId="77777777" w:rsidR="0020332D" w:rsidRDefault="0020332D" w:rsidP="00575B43">
      <w:pPr>
        <w:rPr>
          <w:lang w:eastAsia="fr-FR"/>
        </w:rPr>
      </w:pPr>
      <w:r>
        <w:rPr>
          <w:lang w:eastAsia="fr-FR"/>
        </w:rPr>
        <w:t xml:space="preserve">Les normes qui seront appliquées pour la bonne qualité des livrables sont : </w:t>
      </w:r>
    </w:p>
    <w:p w14:paraId="3B362947" w14:textId="77777777" w:rsidR="0020332D" w:rsidRDefault="0020332D" w:rsidP="0020332D">
      <w:pPr>
        <w:pStyle w:val="Listeniveau1"/>
        <w:rPr>
          <w:lang w:eastAsia="fr-FR"/>
        </w:rPr>
      </w:pPr>
      <w:r>
        <w:rPr>
          <w:rStyle w:val="lev"/>
        </w:rPr>
        <w:t>PMI / PMBOK</w:t>
      </w:r>
      <w:r>
        <w:t xml:space="preserve"> : bonnes pratiques de gestion de projet pour le pilotage, la planification, le suivi des risques et des ressource ;</w:t>
      </w:r>
    </w:p>
    <w:p w14:paraId="27DA554C" w14:textId="77777777" w:rsidR="0020332D" w:rsidRDefault="0020332D" w:rsidP="0020332D">
      <w:pPr>
        <w:pStyle w:val="Listeniveau1"/>
        <w:rPr>
          <w:lang w:eastAsia="fr-FR"/>
        </w:rPr>
      </w:pPr>
      <w:r>
        <w:rPr>
          <w:rStyle w:val="lev"/>
        </w:rPr>
        <w:t>ISO 21500 – Management de projet</w:t>
      </w:r>
      <w:r>
        <w:t xml:space="preserve"> : lignes directrices pour la gestion et la gouvernance des projets ;</w:t>
      </w:r>
    </w:p>
    <w:p w14:paraId="7E07098A" w14:textId="6706E5DF" w:rsidR="0020332D" w:rsidDel="00171D88" w:rsidRDefault="0020332D" w:rsidP="0020332D">
      <w:pPr>
        <w:pStyle w:val="Listeniveau1"/>
        <w:rPr>
          <w:del w:id="1054" w:author="Bertille TAGNE" w:date="2025-12-05T10:06:00Z" w16du:dateUtc="2025-12-05T09:06:00Z"/>
          <w:lang w:eastAsia="fr-FR"/>
        </w:rPr>
      </w:pPr>
      <w:del w:id="1055" w:author="Bertille TAGNE" w:date="2025-12-05T10:06:00Z" w16du:dateUtc="2025-12-05T09:06:00Z">
        <w:r w:rsidDel="00171D88">
          <w:rPr>
            <w:rStyle w:val="lev"/>
          </w:rPr>
          <w:delText>Prince2 (le cas échéant)</w:delText>
        </w:r>
        <w:r w:rsidDel="00171D88">
          <w:delText xml:space="preserve"> : cadre méthodologique pour la planification et le contrôle des projets ;</w:delText>
        </w:r>
      </w:del>
    </w:p>
    <w:p w14:paraId="6F05F787" w14:textId="77777777" w:rsidR="0020332D" w:rsidRDefault="0020332D" w:rsidP="0020332D">
      <w:pPr>
        <w:pStyle w:val="Listeniveau1"/>
        <w:rPr>
          <w:lang w:eastAsia="fr-FR"/>
        </w:rPr>
      </w:pPr>
      <w:r>
        <w:rPr>
          <w:rStyle w:val="lev"/>
        </w:rPr>
        <w:t>ISO/IEC 27001</w:t>
      </w:r>
      <w:r>
        <w:t xml:space="preserve"> : système de management de la sécurité de l’information, protection des données clients et de l’infrastructure SI ;</w:t>
      </w:r>
    </w:p>
    <w:p w14:paraId="52F5F4BF" w14:textId="77777777" w:rsidR="0020332D" w:rsidRDefault="0020332D" w:rsidP="0020332D">
      <w:pPr>
        <w:pStyle w:val="Listeniveau1"/>
        <w:rPr>
          <w:lang w:eastAsia="fr-FR"/>
        </w:rPr>
      </w:pPr>
      <w:r>
        <w:rPr>
          <w:rStyle w:val="lev"/>
        </w:rPr>
        <w:t>ISO/IEC 12207</w:t>
      </w:r>
      <w:r>
        <w:t xml:space="preserve"> : processus du cycle de vie du logiciel, couvrant analyse, conception, développement, tests, maintenance ;</w:t>
      </w:r>
    </w:p>
    <w:p w14:paraId="40BB2338" w14:textId="77777777" w:rsidR="0020332D" w:rsidRDefault="0020332D" w:rsidP="0020332D">
      <w:pPr>
        <w:pStyle w:val="Listeniveau1"/>
        <w:rPr>
          <w:lang w:eastAsia="fr-FR"/>
        </w:rPr>
      </w:pPr>
      <w:r>
        <w:rPr>
          <w:rStyle w:val="lev"/>
        </w:rPr>
        <w:t xml:space="preserve">ITIL (Information </w:t>
      </w:r>
      <w:proofErr w:type="spellStart"/>
      <w:r>
        <w:rPr>
          <w:rStyle w:val="lev"/>
        </w:rPr>
        <w:t>Technology</w:t>
      </w:r>
      <w:proofErr w:type="spellEnd"/>
      <w:r>
        <w:rPr>
          <w:rStyle w:val="lev"/>
        </w:rPr>
        <w:t xml:space="preserve"> Infrastructure Library)</w:t>
      </w:r>
      <w:r>
        <w:t xml:space="preserve"> : bonnes pratiques pour la gestion des services informatiques et support post-déploiement ;</w:t>
      </w:r>
    </w:p>
    <w:p w14:paraId="66430165" w14:textId="77777777" w:rsidR="0020332D" w:rsidRDefault="0020332D" w:rsidP="0020332D">
      <w:pPr>
        <w:pStyle w:val="Listeniveau1"/>
        <w:rPr>
          <w:lang w:eastAsia="fr-FR"/>
        </w:rPr>
      </w:pPr>
      <w:commentRangeStart w:id="1056"/>
      <w:r>
        <w:rPr>
          <w:rStyle w:val="lev"/>
        </w:rPr>
        <w:t xml:space="preserve">Normes d’interopérabilité </w:t>
      </w:r>
      <w:commentRangeEnd w:id="1056"/>
      <w:r w:rsidR="00901791">
        <w:rPr>
          <w:rStyle w:val="Marquedecommentaire"/>
        </w:rPr>
        <w:commentReference w:id="1056"/>
      </w:r>
      <w:r>
        <w:rPr>
          <w:rStyle w:val="lev"/>
        </w:rPr>
        <w:t>et API ouvertes</w:t>
      </w:r>
      <w:r>
        <w:t xml:space="preserve"> : pour l’échange sécurisé de données entre GESCOM, PAYWATER et les autres systèmes tiers ;</w:t>
      </w:r>
    </w:p>
    <w:p w14:paraId="339968AB" w14:textId="77777777" w:rsidR="0020332D" w:rsidRDefault="0020332D" w:rsidP="0020332D">
      <w:pPr>
        <w:pStyle w:val="Listeniveau1"/>
        <w:rPr>
          <w:lang w:eastAsia="fr-FR"/>
        </w:rPr>
      </w:pPr>
      <w:r>
        <w:rPr>
          <w:rStyle w:val="lev"/>
        </w:rPr>
        <w:lastRenderedPageBreak/>
        <w:t>Cahier des charges fonctionnel et technique</w:t>
      </w:r>
      <w:r>
        <w:t xml:space="preserve"> : définitions des exigences métiers et contraintes techniques ;</w:t>
      </w:r>
    </w:p>
    <w:p w14:paraId="1F512DF5" w14:textId="77777777" w:rsidR="0020332D" w:rsidRDefault="0020332D" w:rsidP="0020332D">
      <w:pPr>
        <w:pStyle w:val="Listeniveau1"/>
        <w:rPr>
          <w:lang w:eastAsia="fr-FR"/>
        </w:rPr>
      </w:pPr>
      <w:r>
        <w:rPr>
          <w:rStyle w:val="lev"/>
        </w:rPr>
        <w:t>Charte SI CAMWATER</w:t>
      </w:r>
      <w:r>
        <w:t xml:space="preserve"> : règles internes de sécurité, gouvernance et gestion des données ;</w:t>
      </w:r>
    </w:p>
    <w:p w14:paraId="085CCE93" w14:textId="77777777" w:rsidR="0020332D" w:rsidRDefault="0020332D" w:rsidP="0020332D">
      <w:pPr>
        <w:pStyle w:val="Listeniveau1"/>
        <w:rPr>
          <w:lang w:eastAsia="fr-FR"/>
        </w:rPr>
      </w:pPr>
      <w:r>
        <w:rPr>
          <w:rStyle w:val="lev"/>
        </w:rPr>
        <w:t>Normes internes de qualité et de traçabilité des opérations commerciales</w:t>
      </w:r>
      <w:r>
        <w:t xml:space="preserve"> : contrôle des facturations, suivi des contrats et des dossiers clients ;</w:t>
      </w:r>
    </w:p>
    <w:p w14:paraId="6B6D8436" w14:textId="77777777" w:rsidR="0020332D" w:rsidRDefault="0020332D" w:rsidP="0020332D">
      <w:pPr>
        <w:pStyle w:val="Listeniveau1"/>
        <w:rPr>
          <w:lang w:eastAsia="fr-FR"/>
        </w:rPr>
      </w:pPr>
      <w:r>
        <w:t>Réglementation nationale sur la protection des données personnelles ;</w:t>
      </w:r>
    </w:p>
    <w:p w14:paraId="63760F44" w14:textId="77777777" w:rsidR="0020332D" w:rsidRDefault="0020332D" w:rsidP="0020332D">
      <w:pPr>
        <w:pStyle w:val="Listeniveau1"/>
        <w:rPr>
          <w:lang w:eastAsia="fr-FR"/>
        </w:rPr>
      </w:pPr>
      <w:r>
        <w:rPr>
          <w:rStyle w:val="lev"/>
        </w:rPr>
        <w:t>Règles de marchés publics</w:t>
      </w:r>
      <w:r>
        <w:t xml:space="preserve"> : respect du contrat CAMWATER et de l’Appel d’Offres National Ouvert (AONO) ;</w:t>
      </w:r>
    </w:p>
    <w:p w14:paraId="43348316" w14:textId="77777777" w:rsidR="0020332D" w:rsidRDefault="0020332D" w:rsidP="0020332D">
      <w:pPr>
        <w:pStyle w:val="Listeniveau1"/>
        <w:rPr>
          <w:lang w:eastAsia="fr-FR"/>
        </w:rPr>
      </w:pPr>
      <w:r>
        <w:rPr>
          <w:rStyle w:val="lev"/>
        </w:rPr>
        <w:t>Méthodologies Agile / Scrum</w:t>
      </w:r>
      <w:r>
        <w:t xml:space="preserve"> pour le développement itératif et la réactivité aux besoins métiers ;</w:t>
      </w:r>
    </w:p>
    <w:p w14:paraId="5095C599" w14:textId="77777777" w:rsidR="0020332D" w:rsidRDefault="0020332D" w:rsidP="0020332D">
      <w:pPr>
        <w:pStyle w:val="Listeniveau1"/>
        <w:rPr>
          <w:lang w:eastAsia="fr-FR"/>
        </w:rPr>
      </w:pPr>
      <w:r>
        <w:rPr>
          <w:rStyle w:val="lev"/>
        </w:rPr>
        <w:t>Standards d’architecture logicielle</w:t>
      </w:r>
      <w:r>
        <w:t xml:space="preserve"> : modularité, sécurité, scalabilité et évolutivité ;</w:t>
      </w:r>
    </w:p>
    <w:p w14:paraId="1CCA59EC" w14:textId="77777777" w:rsidR="0020332D" w:rsidRDefault="0020332D" w:rsidP="0020332D">
      <w:pPr>
        <w:pStyle w:val="Listeniveau1"/>
        <w:rPr>
          <w:lang w:eastAsia="fr-FR"/>
        </w:rPr>
      </w:pPr>
      <w:r>
        <w:rPr>
          <w:rStyle w:val="lev"/>
        </w:rPr>
        <w:t>Gestion documentaire et livrables</w:t>
      </w:r>
      <w:r>
        <w:t xml:space="preserve"> : normes ISO 9001 pour la qualité documentaire et la traçabilité des livrables.</w:t>
      </w:r>
    </w:p>
    <w:p w14:paraId="19E87653" w14:textId="77777777" w:rsidR="0020332D" w:rsidRDefault="0020332D" w:rsidP="00575B43">
      <w:pPr>
        <w:rPr>
          <w:lang w:eastAsia="fr-FR"/>
        </w:rPr>
      </w:pPr>
    </w:p>
    <w:p w14:paraId="060FFB7D" w14:textId="77777777" w:rsidR="0020332D" w:rsidRDefault="0020332D" w:rsidP="00575B43">
      <w:pPr>
        <w:rPr>
          <w:lang w:eastAsia="fr-FR"/>
        </w:rPr>
      </w:pPr>
    </w:p>
    <w:p w14:paraId="2E2F99C4" w14:textId="77777777" w:rsidR="0020332D" w:rsidRDefault="0020332D" w:rsidP="00575B43">
      <w:pPr>
        <w:rPr>
          <w:lang w:eastAsia="fr-FR"/>
        </w:rPr>
      </w:pPr>
    </w:p>
    <w:p w14:paraId="732AC63F" w14:textId="77777777" w:rsidR="0020332D" w:rsidRDefault="0020332D" w:rsidP="00575B43">
      <w:pPr>
        <w:rPr>
          <w:lang w:eastAsia="fr-FR"/>
        </w:rPr>
      </w:pPr>
    </w:p>
    <w:p w14:paraId="4B045B1E" w14:textId="73C22AA5" w:rsidR="00E8502B" w:rsidRDefault="00E8502B">
      <w:pPr>
        <w:spacing w:after="160" w:line="259" w:lineRule="auto"/>
        <w:jc w:val="left"/>
        <w:rPr>
          <w:ins w:id="1057" w:author="Bertille TAGNE" w:date="2025-12-05T10:08:00Z" w16du:dateUtc="2025-12-05T09:08:00Z"/>
          <w:lang w:eastAsia="fr-FR"/>
        </w:rPr>
      </w:pPr>
      <w:ins w:id="1058" w:author="Bertille TAGNE" w:date="2025-12-05T10:08:00Z" w16du:dateUtc="2025-12-05T09:08:00Z">
        <w:r>
          <w:rPr>
            <w:lang w:eastAsia="fr-FR"/>
          </w:rPr>
          <w:br w:type="page"/>
        </w:r>
      </w:ins>
    </w:p>
    <w:p w14:paraId="7AEAFB51" w14:textId="77777777" w:rsidR="0020332D" w:rsidRDefault="0020332D" w:rsidP="00575B43">
      <w:pPr>
        <w:rPr>
          <w:lang w:eastAsia="fr-FR"/>
        </w:rPr>
      </w:pPr>
    </w:p>
    <w:p w14:paraId="01286E09" w14:textId="1A0FB608" w:rsidR="0020332D" w:rsidRDefault="00CE3A4F" w:rsidP="00575B43">
      <w:pPr>
        <w:pStyle w:val="Titre1"/>
        <w:rPr>
          <w:ins w:id="1059" w:author="Bertille TAGNE" w:date="2025-12-05T10:09:00Z" w16du:dateUtc="2025-12-05T09:09:00Z"/>
        </w:rPr>
      </w:pPr>
      <w:ins w:id="1060" w:author="Bertille TAGNE" w:date="2025-12-05T12:14:00Z" w16du:dateUtc="2025-12-05T11:14:00Z">
        <w:r>
          <w:t>GOUVERNANCE ET</w:t>
        </w:r>
      </w:ins>
      <w:r w:rsidR="00186C70">
        <w:t xml:space="preserve"> </w:t>
      </w:r>
      <w:bookmarkStart w:id="1061" w:name="_Toc215758836"/>
      <w:r w:rsidR="00186C70">
        <w:t>ORGANISATION DU PROJET</w:t>
      </w:r>
      <w:bookmarkEnd w:id="1061"/>
    </w:p>
    <w:p w14:paraId="7D695CFD" w14:textId="4774F5E5" w:rsidR="00E8502B" w:rsidRDefault="00E8502B" w:rsidP="00E8502B">
      <w:pPr>
        <w:pStyle w:val="Titre2"/>
        <w:rPr>
          <w:ins w:id="1062" w:author="Bertille TAGNE" w:date="2025-12-05T10:09:00Z" w16du:dateUtc="2025-12-05T09:09:00Z"/>
        </w:rPr>
      </w:pPr>
      <w:ins w:id="1063" w:author="Bertille TAGNE" w:date="2025-12-05T10:09:00Z" w16du:dateUtc="2025-12-05T09:09:00Z">
        <w:r>
          <w:t xml:space="preserve">Organigramme du projet </w:t>
        </w:r>
      </w:ins>
    </w:p>
    <w:p w14:paraId="32698102" w14:textId="4E2899ED" w:rsidR="00E8502B" w:rsidRDefault="00A111BB" w:rsidP="00E8502B">
      <w:pPr>
        <w:rPr>
          <w:ins w:id="1064" w:author="Bertille TAGNE" w:date="2025-12-05T10:10:00Z" w16du:dateUtc="2025-12-05T09:10:00Z"/>
          <w:lang w:eastAsia="fr-FR"/>
        </w:rPr>
      </w:pPr>
      <w:ins w:id="1065" w:author="Bertille TAGNE" w:date="2025-12-05T11:30:00Z" w16du:dateUtc="2025-12-05T10:30:00Z">
        <w:r>
          <w:rPr>
            <w:noProof/>
            <w:lang w:eastAsia="fr-FR"/>
          </w:rPr>
          <mc:AlternateContent>
            <mc:Choice Requires="wps">
              <w:drawing>
                <wp:anchor distT="0" distB="0" distL="114300" distR="114300" simplePos="0" relativeHeight="251681792" behindDoc="0" locked="0" layoutInCell="1" allowOverlap="1" wp14:anchorId="06A5F364" wp14:editId="7BDE5F58">
                  <wp:simplePos x="0" y="0"/>
                  <wp:positionH relativeFrom="column">
                    <wp:posOffset>47543</wp:posOffset>
                  </wp:positionH>
                  <wp:positionV relativeFrom="paragraph">
                    <wp:posOffset>438785</wp:posOffset>
                  </wp:positionV>
                  <wp:extent cx="1319917" cy="294198"/>
                  <wp:effectExtent l="0" t="0" r="0" b="0"/>
                  <wp:wrapNone/>
                  <wp:docPr id="1832281286" name="Zone de texte 14"/>
                  <wp:cNvGraphicFramePr/>
                  <a:graphic xmlns:a="http://schemas.openxmlformats.org/drawingml/2006/main">
                    <a:graphicData uri="http://schemas.microsoft.com/office/word/2010/wordprocessingShape">
                      <wps:wsp>
                        <wps:cNvSpPr txBox="1"/>
                        <wps:spPr>
                          <a:xfrm>
                            <a:off x="0" y="0"/>
                            <a:ext cx="1319917" cy="294198"/>
                          </a:xfrm>
                          <a:prstGeom prst="rect">
                            <a:avLst/>
                          </a:prstGeom>
                          <a:solidFill>
                            <a:schemeClr val="lt1"/>
                          </a:solidFill>
                          <a:ln w="6350">
                            <a:noFill/>
                          </a:ln>
                        </wps:spPr>
                        <wps:txbx>
                          <w:txbxContent>
                            <w:p w14:paraId="1931F6A8" w14:textId="00F96EC6" w:rsidR="00A111BB" w:rsidRPr="006355BD" w:rsidRDefault="00A111BB">
                              <w:pPr>
                                <w:rPr>
                                  <w:b/>
                                  <w:bCs/>
                                  <w:sz w:val="32"/>
                                  <w:szCs w:val="32"/>
                                  <w:rPrChange w:id="1066" w:author="Bertille TAGNE" w:date="2025-12-05T11:31:00Z" w16du:dateUtc="2025-12-05T10:31:00Z">
                                    <w:rPr/>
                                  </w:rPrChange>
                                </w:rPr>
                              </w:pPr>
                              <w:ins w:id="1067" w:author="Bertille TAGNE" w:date="2025-12-05T11:30:00Z" w16du:dateUtc="2025-12-05T10:30:00Z">
                                <w:r w:rsidRPr="006355BD">
                                  <w:rPr>
                                    <w:b/>
                                    <w:bCs/>
                                    <w:sz w:val="32"/>
                                    <w:szCs w:val="32"/>
                                    <w:rPrChange w:id="1068" w:author="Bertille TAGNE" w:date="2025-12-05T11:31:00Z" w16du:dateUtc="2025-12-05T10:31:00Z">
                                      <w:rPr/>
                                    </w:rPrChange>
                                  </w:rPr>
                                  <w:t>TASKFORCE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A5F364" id="Zone de texte 14" o:spid="_x0000_s1033" type="#_x0000_t202" style="position:absolute;left:0;text-align:left;margin-left:3.75pt;margin-top:34.55pt;width:103.95pt;height:23.1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" fillcolor="white [3201]" stroked="f" strokeweight=".5pt">
                  <v:textbox>
                    <w:txbxContent>
                      <w:p w14:paraId="1931F6A8" w14:textId="00F96EC6" w:rsidR="00A111BB" w:rsidRPr="006355BD" w:rsidRDefault="00A111BB">
                        <w:pPr>
                          <w:rPr>
                            <w:b/>
                            <w:bCs/>
                            <w:sz w:val="32"/>
                            <w:szCs w:val="32"/>
                            <w:rPrChange w:id="1081" w:author="Bertille TAGNE" w:date="2025-12-05T11:31:00Z" w16du:dateUtc="2025-12-05T10:31:00Z">
                              <w:rPr/>
                            </w:rPrChange>
                          </w:rPr>
                        </w:pPr>
                        <w:ins w:id="1082" w:author="Bertille TAGNE" w:date="2025-12-05T11:30:00Z" w16du:dateUtc="2025-12-05T10:30:00Z">
                          <w:r w:rsidRPr="006355BD">
                            <w:rPr>
                              <w:b/>
                              <w:bCs/>
                              <w:sz w:val="32"/>
                              <w:szCs w:val="32"/>
                              <w:rPrChange w:id="1083" w:author="Bertille TAGNE" w:date="2025-12-05T11:31:00Z" w16du:dateUtc="2025-12-05T10:31:00Z">
                                <w:rPr/>
                              </w:rPrChange>
                            </w:rPr>
                            <w:t>TASKFORCE</w:t>
                          </w:r>
                        </w:ins>
                      </w:p>
                    </w:txbxContent>
                  </v:textbox>
                </v:shape>
              </w:pict>
            </mc:Fallback>
          </mc:AlternateContent>
        </w:r>
      </w:ins>
      <w:ins w:id="1069" w:author="Bertille TAGNE" w:date="2025-12-05T10:14:00Z" w16du:dateUtc="2025-12-05T09:14:00Z">
        <w:r w:rsidR="00C9409D" w:rsidRPr="007D0DC7">
          <w:rPr>
            <w:noProof/>
            <w:lang w:eastAsia="fr-FR"/>
          </w:rPr>
          <w:drawing>
            <wp:inline distT="0" distB="0" distL="0" distR="0" wp14:anchorId="63DB85C1" wp14:editId="77A7312D">
              <wp:extent cx="6172199" cy="2887980"/>
              <wp:effectExtent l="0" t="0" r="635" b="7620"/>
              <wp:docPr id="1433039551" name="Image 143303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400"/>
                      <a:stretch/>
                    </pic:blipFill>
                    <pic:spPr bwMode="auto">
                      <a:xfrm>
                        <a:off x="0" y="0"/>
                        <a:ext cx="6185429" cy="2894171"/>
                      </a:xfrm>
                      <a:prstGeom prst="rect">
                        <a:avLst/>
                      </a:prstGeom>
                      <a:ln>
                        <a:noFill/>
                      </a:ln>
                      <a:extLst>
                        <a:ext uri="{53640926-AAD7-44D8-BBD7-CCE9431645EC}">
                          <a14:shadowObscured xmlns:a14="http://schemas.microsoft.com/office/drawing/2010/main"/>
                        </a:ext>
                      </a:extLst>
                    </pic:spPr>
                  </pic:pic>
                </a:graphicData>
              </a:graphic>
            </wp:inline>
          </w:drawing>
        </w:r>
      </w:ins>
    </w:p>
    <w:p w14:paraId="33340C1B" w14:textId="444A827E" w:rsidR="002E1D4F" w:rsidRDefault="00C9409D">
      <w:pPr>
        <w:pStyle w:val="Lgende"/>
        <w:rPr>
          <w:ins w:id="1070" w:author="Bertille TAGNE" w:date="2025-12-05T10:10:00Z" w16du:dateUtc="2025-12-05T09:10:00Z"/>
          <w:lang w:eastAsia="fr-FR"/>
        </w:rPr>
        <w:pPrChange w:id="1071" w:author="Bertille TAGNE" w:date="2025-12-05T10:15:00Z" w16du:dateUtc="2025-12-05T09:15:00Z">
          <w:pPr/>
        </w:pPrChange>
      </w:pPr>
      <w:ins w:id="1072" w:author="Bertille TAGNE" w:date="2025-12-05T10:15:00Z" w16du:dateUtc="2025-12-05T09:15:00Z">
        <w:r>
          <w:t xml:space="preserve">Figure </w:t>
        </w:r>
        <w:r>
          <w:fldChar w:fldCharType="begin"/>
        </w:r>
        <w:r>
          <w:instrText xml:space="preserve"> SEQ Figure \* ARABIC </w:instrText>
        </w:r>
      </w:ins>
      <w:r>
        <w:fldChar w:fldCharType="separate"/>
      </w:r>
      <w:ins w:id="1073" w:author="Bertille TAGNE" w:date="2025-12-05T10:15:00Z" w16du:dateUtc="2025-12-05T09:15:00Z">
        <w:r>
          <w:rPr>
            <w:noProof/>
          </w:rPr>
          <w:t>6</w:t>
        </w:r>
        <w:r>
          <w:fldChar w:fldCharType="end"/>
        </w:r>
        <w:r>
          <w:t xml:space="preserve"> : Organigramme du projet</w:t>
        </w:r>
      </w:ins>
    </w:p>
    <w:p w14:paraId="58902F50" w14:textId="77777777" w:rsidR="002E1D4F" w:rsidRDefault="002E1D4F" w:rsidP="00E8502B">
      <w:pPr>
        <w:rPr>
          <w:ins w:id="1074" w:author="Bertille TAGNE" w:date="2025-12-05T10:10:00Z" w16du:dateUtc="2025-12-05T09:10:00Z"/>
          <w:lang w:eastAsia="fr-FR"/>
        </w:rPr>
      </w:pPr>
    </w:p>
    <w:p w14:paraId="66069790" w14:textId="2ABCB04E" w:rsidR="002E1D4F" w:rsidRDefault="002E1D4F" w:rsidP="002E1D4F">
      <w:pPr>
        <w:pStyle w:val="Titre2"/>
        <w:rPr>
          <w:ins w:id="1075" w:author="Bertille TAGNE" w:date="2025-12-05T10:10:00Z" w16du:dateUtc="2025-12-05T09:10:00Z"/>
        </w:rPr>
      </w:pPr>
      <w:ins w:id="1076" w:author="Bertille TAGNE" w:date="2025-12-05T10:10:00Z" w16du:dateUtc="2025-12-05T09:10:00Z">
        <w:r>
          <w:t>Gouvernance du projet</w:t>
        </w:r>
      </w:ins>
    </w:p>
    <w:p w14:paraId="3C79E205" w14:textId="77777777" w:rsidR="002E1D4F" w:rsidRPr="002E1D4F" w:rsidRDefault="002E1D4F" w:rsidP="002E1D4F">
      <w:pPr>
        <w:rPr>
          <w:ins w:id="1077" w:author="Bertille TAGNE" w:date="2025-12-05T10:10:00Z" w16du:dateUtc="2025-12-05T09:10:00Z"/>
          <w:rFonts w:eastAsiaTheme="minorEastAsia"/>
          <w:lang w:eastAsia="fr-FR"/>
        </w:rPr>
      </w:pPr>
      <w:ins w:id="1078" w:author="Bertille TAGNE" w:date="2025-12-05T10:10:00Z" w16du:dateUtc="2025-12-05T09:10:00Z">
        <w:r w:rsidRPr="002E1D4F">
          <w:rPr>
            <w:rFonts w:eastAsiaTheme="minorEastAsia"/>
            <w:lang w:eastAsia="fr-FR"/>
          </w:rPr>
          <w:t>La gouvernance du projet est structurée en plusieurs niveaux :</w:t>
        </w:r>
      </w:ins>
    </w:p>
    <w:p w14:paraId="2AE0B934" w14:textId="0E56309A" w:rsidR="002E1D4F" w:rsidRPr="002E1D4F" w:rsidRDefault="00A111BB" w:rsidP="002E1D4F">
      <w:pPr>
        <w:numPr>
          <w:ilvl w:val="0"/>
          <w:numId w:val="27"/>
        </w:numPr>
        <w:spacing w:before="100" w:beforeAutospacing="1"/>
        <w:contextualSpacing/>
        <w:rPr>
          <w:ins w:id="1079" w:author="Bertille TAGNE" w:date="2025-12-05T10:10:00Z" w16du:dateUtc="2025-12-05T09:10:00Z"/>
          <w:rFonts w:eastAsia="Times New Roman"/>
          <w:lang w:eastAsia="fr-FR"/>
        </w:rPr>
      </w:pPr>
      <w:ins w:id="1080" w:author="Bertille TAGNE" w:date="2025-12-05T11:30:00Z" w16du:dateUtc="2025-12-05T10:30:00Z">
        <w:r>
          <w:rPr>
            <w:rFonts w:eastAsia="Times New Roman"/>
            <w:b/>
            <w:bCs/>
            <w:lang w:eastAsia="fr-FR"/>
          </w:rPr>
          <w:t>La TASK FORCE</w:t>
        </w:r>
      </w:ins>
      <w:ins w:id="1081" w:author="Bertille TAGNE" w:date="2025-12-05T10:10:00Z" w16du:dateUtc="2025-12-05T09:10:00Z">
        <w:r w:rsidR="002E1D4F" w:rsidRPr="002E1D4F">
          <w:rPr>
            <w:rFonts w:eastAsia="Times New Roman"/>
            <w:b/>
            <w:bCs/>
            <w:lang w:eastAsia="fr-FR"/>
          </w:rPr>
          <w:t xml:space="preserve"> </w:t>
        </w:r>
      </w:ins>
      <w:ins w:id="1082" w:author="Bertille TAGNE" w:date="2025-12-05T11:31:00Z" w16du:dateUtc="2025-12-05T10:31:00Z">
        <w:r w:rsidR="006355BD" w:rsidRPr="006355BD">
          <w:rPr>
            <w:rFonts w:eastAsia="Times New Roman"/>
            <w:lang w:eastAsia="fr-FR"/>
            <w:rPrChange w:id="1083" w:author="Bertille TAGNE" w:date="2025-12-05T11:32:00Z" w16du:dateUtc="2025-12-05T10:32:00Z">
              <w:rPr>
                <w:rFonts w:eastAsia="Times New Roman"/>
                <w:b/>
                <w:bCs/>
                <w:lang w:eastAsia="fr-FR"/>
              </w:rPr>
            </w:rPrChange>
          </w:rPr>
          <w:t>ou Com</w:t>
        </w:r>
      </w:ins>
      <w:ins w:id="1084" w:author="Bertille TAGNE" w:date="2025-12-05T11:32:00Z" w16du:dateUtc="2025-12-05T10:32:00Z">
        <w:r w:rsidR="006355BD" w:rsidRPr="006355BD">
          <w:rPr>
            <w:rFonts w:eastAsia="Times New Roman"/>
            <w:lang w:eastAsia="fr-FR"/>
            <w:rPrChange w:id="1085" w:author="Bertille TAGNE" w:date="2025-12-05T11:32:00Z" w16du:dateUtc="2025-12-05T10:32:00Z">
              <w:rPr>
                <w:rFonts w:eastAsia="Times New Roman"/>
                <w:b/>
                <w:bCs/>
                <w:lang w:eastAsia="fr-FR"/>
              </w:rPr>
            </w:rPrChange>
          </w:rPr>
          <w:t>ité de Pilotage</w:t>
        </w:r>
        <w:r w:rsidR="006355BD">
          <w:rPr>
            <w:rFonts w:eastAsia="Times New Roman"/>
            <w:b/>
            <w:bCs/>
            <w:lang w:eastAsia="fr-FR"/>
          </w:rPr>
          <w:t xml:space="preserve"> : </w:t>
        </w:r>
      </w:ins>
      <w:ins w:id="1086" w:author="Bertille TAGNE" w:date="2025-12-05T10:10:00Z" w16du:dateUtc="2025-12-05T09:10:00Z">
        <w:r w:rsidR="002E1D4F" w:rsidRPr="002E1D4F">
          <w:rPr>
            <w:rFonts w:eastAsia="Times New Roman"/>
            <w:lang w:eastAsia="fr-FR"/>
          </w:rPr>
          <w:t>Ce comité est composé de :</w:t>
        </w:r>
      </w:ins>
    </w:p>
    <w:p w14:paraId="0A2DBC23" w14:textId="31223468" w:rsidR="002E1D4F" w:rsidRPr="002E1D4F" w:rsidRDefault="002E1D4F">
      <w:pPr>
        <w:pStyle w:val="Listeniveau2"/>
        <w:rPr>
          <w:ins w:id="1087" w:author="Bertille TAGNE" w:date="2025-12-05T10:10:00Z" w16du:dateUtc="2025-12-05T09:10:00Z"/>
          <w:lang w:eastAsia="fr-FR"/>
        </w:rPr>
        <w:pPrChange w:id="1088" w:author="Bertille TAGNE" w:date="2025-12-05T10:11:00Z" w16du:dateUtc="2025-12-05T09:11:00Z">
          <w:pPr>
            <w:spacing w:before="60" w:line="276" w:lineRule="auto"/>
            <w:ind w:left="1131" w:hanging="360"/>
          </w:pPr>
        </w:pPrChange>
      </w:pPr>
      <w:ins w:id="1089" w:author="Bertille TAGNE" w:date="2025-12-05T10:10:00Z" w16du:dateUtc="2025-12-05T09:10:00Z">
        <w:r w:rsidRPr="002E1D4F">
          <w:rPr>
            <w:lang w:eastAsia="fr-FR"/>
          </w:rPr>
          <w:t>Direction Général</w:t>
        </w:r>
      </w:ins>
      <w:ins w:id="1090" w:author="Bertille TAGNE" w:date="2025-12-05T10:11:00Z" w16du:dateUtc="2025-12-05T09:11:00Z">
        <w:r w:rsidR="006749B4">
          <w:rPr>
            <w:lang w:eastAsia="fr-FR"/>
          </w:rPr>
          <w:t>e</w:t>
        </w:r>
      </w:ins>
      <w:ins w:id="1091" w:author="Bertille TAGNE" w:date="2025-12-05T10:10:00Z" w16du:dateUtc="2025-12-05T09:10:00Z">
        <w:r w:rsidRPr="002E1D4F">
          <w:rPr>
            <w:lang w:eastAsia="fr-FR"/>
          </w:rPr>
          <w:t xml:space="preserve"> de la </w:t>
        </w:r>
      </w:ins>
      <w:ins w:id="1092" w:author="Bertille TAGNE" w:date="2025-12-05T11:16:00Z" w16du:dateUtc="2025-12-05T10:16:00Z">
        <w:r w:rsidR="00316007">
          <w:rPr>
            <w:lang w:eastAsia="fr-FR"/>
          </w:rPr>
          <w:t>CAMWATER</w:t>
        </w:r>
      </w:ins>
      <w:ins w:id="1093" w:author="Bertille TAGNE" w:date="2025-12-05T10:10:00Z" w16du:dateUtc="2025-12-05T09:10:00Z">
        <w:r w:rsidRPr="002E1D4F">
          <w:rPr>
            <w:lang w:eastAsia="fr-FR"/>
          </w:rPr>
          <w:t> ;</w:t>
        </w:r>
      </w:ins>
    </w:p>
    <w:p w14:paraId="17973FB1" w14:textId="77777777" w:rsidR="002E1D4F" w:rsidRPr="002E1D4F" w:rsidRDefault="002E1D4F">
      <w:pPr>
        <w:pStyle w:val="Listeniveau2"/>
        <w:rPr>
          <w:ins w:id="1094" w:author="Bertille TAGNE" w:date="2025-12-05T10:10:00Z" w16du:dateUtc="2025-12-05T09:10:00Z"/>
          <w:lang w:eastAsia="fr-FR"/>
        </w:rPr>
        <w:pPrChange w:id="1095" w:author="Bertille TAGNE" w:date="2025-12-05T10:11:00Z" w16du:dateUtc="2025-12-05T09:11:00Z">
          <w:pPr>
            <w:spacing w:before="60" w:line="276" w:lineRule="auto"/>
            <w:ind w:left="1131" w:hanging="360"/>
          </w:pPr>
        </w:pPrChange>
      </w:pPr>
      <w:ins w:id="1096" w:author="Bertille TAGNE" w:date="2025-12-05T10:10:00Z" w16du:dateUtc="2025-12-05T09:10:00Z">
        <w:r w:rsidRPr="002E1D4F">
          <w:rPr>
            <w:lang w:eastAsia="fr-FR"/>
          </w:rPr>
          <w:t>Représentant de la maitrise d’ouvrage ;</w:t>
        </w:r>
      </w:ins>
    </w:p>
    <w:p w14:paraId="63D8A3DF" w14:textId="3B4FED9E" w:rsidR="006749B4" w:rsidRDefault="006749B4" w:rsidP="00463D05">
      <w:pPr>
        <w:pStyle w:val="Listeniveau2"/>
        <w:ind w:left="1077" w:hanging="340"/>
        <w:rPr>
          <w:ins w:id="1097" w:author="Bertille TAGNE" w:date="2025-12-05T10:13:00Z" w16du:dateUtc="2025-12-05T09:13:00Z"/>
          <w:lang w:eastAsia="fr-FR"/>
        </w:rPr>
      </w:pPr>
      <w:ins w:id="1098" w:author="Bertille TAGNE" w:date="2025-12-05T10:11:00Z" w16du:dateUtc="2025-12-05T09:11:00Z">
        <w:r w:rsidRPr="006749B4">
          <w:rPr>
            <w:lang w:eastAsia="fr-FR"/>
            <w:rPrChange w:id="1099" w:author="Bertille TAGNE" w:date="2025-12-05T10:11:00Z" w16du:dateUtc="2025-12-05T09:11:00Z">
              <w:rPr>
                <w:rFonts w:eastAsiaTheme="minorEastAsia"/>
                <w:lang w:eastAsia="fr-FR"/>
              </w:rPr>
            </w:rPrChange>
          </w:rPr>
          <w:t>La maitrise d’œuvre (MOE)</w:t>
        </w:r>
      </w:ins>
      <w:ins w:id="1100" w:author="Bertille TAGNE" w:date="2025-12-05T10:13:00Z" w16du:dateUtc="2025-12-05T09:13:00Z">
        <w:r w:rsidR="003476B2">
          <w:rPr>
            <w:lang w:eastAsia="fr-FR"/>
          </w:rPr>
          <w:t> ;</w:t>
        </w:r>
      </w:ins>
    </w:p>
    <w:p w14:paraId="52955BA1" w14:textId="1E3D6E8B" w:rsidR="003476B2" w:rsidRPr="006749B4" w:rsidRDefault="003476B2">
      <w:pPr>
        <w:pStyle w:val="Listeniveau2"/>
        <w:ind w:left="1077" w:hanging="340"/>
        <w:rPr>
          <w:ins w:id="1101" w:author="Bertille TAGNE" w:date="2025-12-05T10:11:00Z" w16du:dateUtc="2025-12-05T09:11:00Z"/>
          <w:lang w:eastAsia="fr-FR"/>
          <w:rPrChange w:id="1102" w:author="Bertille TAGNE" w:date="2025-12-05T10:11:00Z" w16du:dateUtc="2025-12-05T09:11:00Z">
            <w:rPr>
              <w:ins w:id="1103" w:author="Bertille TAGNE" w:date="2025-12-05T10:11:00Z" w16du:dateUtc="2025-12-05T09:11:00Z"/>
              <w:rFonts w:eastAsiaTheme="minorEastAsia"/>
              <w:lang w:eastAsia="fr-FR"/>
            </w:rPr>
          </w:rPrChange>
        </w:rPr>
        <w:pPrChange w:id="1104" w:author="Bertille TAGNE" w:date="2025-12-05T10:13:00Z" w16du:dateUtc="2025-12-05T09:13:00Z">
          <w:pPr>
            <w:numPr>
              <w:numId w:val="28"/>
            </w:numPr>
            <w:spacing w:before="60" w:line="276" w:lineRule="auto"/>
            <w:ind w:left="720" w:hanging="360"/>
          </w:pPr>
        </w:pPrChange>
      </w:pPr>
      <w:ins w:id="1105" w:author="Bertille TAGNE" w:date="2025-12-05T10:13:00Z" w16du:dateUtc="2025-12-05T09:13:00Z">
        <w:r>
          <w:rPr>
            <w:lang w:eastAsia="fr-FR"/>
          </w:rPr>
          <w:t>Le prestataire.</w:t>
        </w:r>
      </w:ins>
    </w:p>
    <w:p w14:paraId="7924499A" w14:textId="77777777" w:rsidR="006749B4" w:rsidRDefault="006749B4" w:rsidP="006749B4">
      <w:pPr>
        <w:rPr>
          <w:ins w:id="1106" w:author="Bertille TAGNE" w:date="2025-12-05T10:12:00Z" w16du:dateUtc="2025-12-05T09:12:00Z"/>
          <w:lang w:eastAsia="fr-FR"/>
        </w:rPr>
      </w:pPr>
    </w:p>
    <w:p w14:paraId="2C846D37" w14:textId="7EF8A7F0" w:rsidR="006749B4" w:rsidRDefault="006749B4" w:rsidP="006749B4">
      <w:pPr>
        <w:rPr>
          <w:ins w:id="1107" w:author="Bertille TAGNE" w:date="2025-12-05T10:12:00Z" w16du:dateUtc="2025-12-05T09:12:00Z"/>
          <w:lang w:eastAsia="fr-FR"/>
        </w:rPr>
      </w:pPr>
      <w:ins w:id="1108" w:author="Bertille TAGNE" w:date="2025-12-05T10:12:00Z" w16du:dateUtc="2025-12-05T09:12:00Z">
        <w:r>
          <w:rPr>
            <w:lang w:eastAsia="fr-FR"/>
          </w:rPr>
          <w:t>Le rôle de ce comité est de :</w:t>
        </w:r>
      </w:ins>
    </w:p>
    <w:p w14:paraId="6F5E90E6" w14:textId="77777777" w:rsidR="006749B4" w:rsidRDefault="006749B4" w:rsidP="006749B4">
      <w:pPr>
        <w:pStyle w:val="Listeniveau2"/>
        <w:rPr>
          <w:ins w:id="1109" w:author="Bertille TAGNE" w:date="2025-12-05T10:12:00Z" w16du:dateUtc="2025-12-05T09:12:00Z"/>
          <w:lang w:eastAsia="fr-FR"/>
        </w:rPr>
      </w:pPr>
      <w:ins w:id="1110" w:author="Bertille TAGNE" w:date="2025-12-05T10:12:00Z" w16du:dateUtc="2025-12-05T09:12:00Z">
        <w:r>
          <w:rPr>
            <w:lang w:eastAsia="fr-FR"/>
          </w:rPr>
          <w:t>Orienter le projet et valider les grandes décisions stratégiques ;</w:t>
        </w:r>
      </w:ins>
    </w:p>
    <w:p w14:paraId="19E9B10E" w14:textId="77777777" w:rsidR="006749B4" w:rsidRDefault="006749B4" w:rsidP="006749B4">
      <w:pPr>
        <w:pStyle w:val="Listeniveau2"/>
        <w:rPr>
          <w:ins w:id="1111" w:author="Bertille TAGNE" w:date="2025-12-05T10:12:00Z" w16du:dateUtc="2025-12-05T09:12:00Z"/>
          <w:lang w:eastAsia="fr-FR"/>
        </w:rPr>
      </w:pPr>
      <w:ins w:id="1112" w:author="Bertille TAGNE" w:date="2025-12-05T10:12:00Z" w16du:dateUtc="2025-12-05T09:12:00Z">
        <w:r>
          <w:rPr>
            <w:lang w:eastAsia="fr-FR"/>
          </w:rPr>
          <w:t>Arbitrer les priorités et valider les livrables majeurs ;</w:t>
        </w:r>
      </w:ins>
    </w:p>
    <w:p w14:paraId="353A3656" w14:textId="77777777" w:rsidR="006749B4" w:rsidRDefault="006749B4" w:rsidP="006749B4">
      <w:pPr>
        <w:pStyle w:val="Listeniveau2"/>
        <w:rPr>
          <w:ins w:id="1113" w:author="Bertille TAGNE" w:date="2025-12-05T10:12:00Z" w16du:dateUtc="2025-12-05T09:12:00Z"/>
          <w:lang w:eastAsia="fr-FR"/>
        </w:rPr>
      </w:pPr>
      <w:ins w:id="1114" w:author="Bertille TAGNE" w:date="2025-12-05T10:12:00Z" w16du:dateUtc="2025-12-05T09:12:00Z">
        <w:r>
          <w:rPr>
            <w:lang w:eastAsia="fr-FR"/>
          </w:rPr>
          <w:t>Suivre l’avancement global et veiller au respect des délais, coûts et objectifs ;</w:t>
        </w:r>
      </w:ins>
    </w:p>
    <w:p w14:paraId="15434953" w14:textId="77777777" w:rsidR="006749B4" w:rsidRDefault="006749B4" w:rsidP="006749B4">
      <w:pPr>
        <w:pStyle w:val="Listeniveau2"/>
        <w:rPr>
          <w:ins w:id="1115" w:author="Bertille TAGNE" w:date="2025-12-05T10:12:00Z" w16du:dateUtc="2025-12-05T09:12:00Z"/>
          <w:lang w:eastAsia="fr-FR"/>
        </w:rPr>
      </w:pPr>
      <w:ins w:id="1116" w:author="Bertille TAGNE" w:date="2025-12-05T10:12:00Z" w16du:dateUtc="2025-12-05T09:12:00Z">
        <w:r>
          <w:rPr>
            <w:lang w:eastAsia="fr-FR"/>
          </w:rPr>
          <w:t>Faciliter la levée des blocages institutionnels ou organisationnels ;</w:t>
        </w:r>
      </w:ins>
    </w:p>
    <w:p w14:paraId="69669053" w14:textId="77777777" w:rsidR="002E1D4F" w:rsidRDefault="002E1D4F" w:rsidP="002E1D4F">
      <w:pPr>
        <w:rPr>
          <w:ins w:id="1117" w:author="Bertille TAGNE" w:date="2025-12-05T10:10:00Z" w16du:dateUtc="2025-12-05T09:10:00Z"/>
          <w:lang w:eastAsia="fr-FR"/>
        </w:rPr>
      </w:pPr>
    </w:p>
    <w:p w14:paraId="4F823827" w14:textId="023DBA97" w:rsidR="00C50B77" w:rsidRPr="00C50B77" w:rsidRDefault="00C50B77" w:rsidP="00C50B77">
      <w:pPr>
        <w:numPr>
          <w:ilvl w:val="0"/>
          <w:numId w:val="27"/>
        </w:numPr>
        <w:spacing w:before="100" w:beforeAutospacing="1"/>
        <w:contextualSpacing/>
        <w:rPr>
          <w:ins w:id="1118" w:author="Bertille TAGNE" w:date="2025-12-05T10:18:00Z" w16du:dateUtc="2025-12-05T09:18:00Z"/>
          <w:rFonts w:eastAsia="Times New Roman"/>
          <w:b/>
          <w:bCs/>
          <w:lang w:eastAsia="fr-FR"/>
        </w:rPr>
      </w:pPr>
      <w:ins w:id="1119" w:author="Bertille TAGNE" w:date="2025-12-05T10:18:00Z" w16du:dateUtc="2025-12-05T09:18:00Z">
        <w:r w:rsidRPr="00C50B77">
          <w:rPr>
            <w:rFonts w:eastAsia="Times New Roman"/>
            <w:b/>
            <w:bCs/>
            <w:lang w:eastAsia="fr-FR"/>
          </w:rPr>
          <w:lastRenderedPageBreak/>
          <w:t xml:space="preserve">Comité Technique (COTECH), </w:t>
        </w:r>
        <w:r w:rsidRPr="00C50B77">
          <w:rPr>
            <w:rFonts w:eastAsia="Times New Roman"/>
            <w:lang w:eastAsia="fr-FR"/>
          </w:rPr>
          <w:t>ce comité est composé de</w:t>
        </w:r>
        <w:r w:rsidRPr="00C50B77">
          <w:rPr>
            <w:rFonts w:eastAsia="Times New Roman"/>
            <w:b/>
            <w:bCs/>
            <w:lang w:eastAsia="fr-FR"/>
          </w:rPr>
          <w:t xml:space="preserve"> :</w:t>
        </w:r>
      </w:ins>
    </w:p>
    <w:p w14:paraId="51B11B64" w14:textId="77777777" w:rsidR="00C50B77" w:rsidRPr="00C50B77" w:rsidRDefault="00C50B77">
      <w:pPr>
        <w:pStyle w:val="Listeniveau2"/>
        <w:rPr>
          <w:ins w:id="1120" w:author="Bertille TAGNE" w:date="2025-12-05T10:18:00Z" w16du:dateUtc="2025-12-05T09:18:00Z"/>
          <w:b/>
          <w:lang w:eastAsia="fr-FR"/>
        </w:rPr>
        <w:pPrChange w:id="1121" w:author="Bertille TAGNE" w:date="2025-12-05T11:02:00Z" w16du:dateUtc="2025-12-05T10:02:00Z">
          <w:pPr>
            <w:numPr>
              <w:numId w:val="28"/>
            </w:numPr>
            <w:spacing w:before="60" w:line="276" w:lineRule="auto"/>
            <w:ind w:left="720" w:hanging="360"/>
          </w:pPr>
        </w:pPrChange>
      </w:pPr>
      <w:ins w:id="1122" w:author="Bertille TAGNE" w:date="2025-12-05T10:18:00Z" w16du:dateUtc="2025-12-05T09:18:00Z">
        <w:r w:rsidRPr="00C50B77">
          <w:rPr>
            <w:lang w:eastAsia="fr-FR"/>
          </w:rPr>
          <w:t>Chef de service du marché ;</w:t>
        </w:r>
      </w:ins>
    </w:p>
    <w:p w14:paraId="1274A266" w14:textId="77777777" w:rsidR="00C50B77" w:rsidRPr="00C50B77" w:rsidRDefault="00C50B77">
      <w:pPr>
        <w:pStyle w:val="Listeniveau2"/>
        <w:rPr>
          <w:ins w:id="1123" w:author="Bertille TAGNE" w:date="2025-12-05T10:18:00Z" w16du:dateUtc="2025-12-05T09:18:00Z"/>
          <w:b/>
          <w:lang w:eastAsia="fr-FR"/>
        </w:rPr>
        <w:pPrChange w:id="1124" w:author="Bertille TAGNE" w:date="2025-12-05T11:02:00Z" w16du:dateUtc="2025-12-05T10:02:00Z">
          <w:pPr>
            <w:numPr>
              <w:numId w:val="28"/>
            </w:numPr>
            <w:spacing w:before="60" w:line="276" w:lineRule="auto"/>
            <w:ind w:left="720" w:hanging="360"/>
          </w:pPr>
        </w:pPrChange>
      </w:pPr>
      <w:ins w:id="1125" w:author="Bertille TAGNE" w:date="2025-12-05T10:18:00Z" w16du:dateUtc="2025-12-05T09:18:00Z">
        <w:r w:rsidRPr="00C50B77">
          <w:rPr>
            <w:lang w:eastAsia="fr-FR"/>
          </w:rPr>
          <w:t>Ingénieurs des marchés ;</w:t>
        </w:r>
      </w:ins>
    </w:p>
    <w:p w14:paraId="1F86D915" w14:textId="164383AC" w:rsidR="00C50B77" w:rsidRPr="00C50B77" w:rsidRDefault="00C50B77">
      <w:pPr>
        <w:pStyle w:val="Listeniveau2"/>
        <w:rPr>
          <w:ins w:id="1126" w:author="Bertille TAGNE" w:date="2025-12-05T10:18:00Z" w16du:dateUtc="2025-12-05T09:18:00Z"/>
          <w:b/>
          <w:lang w:eastAsia="fr-FR"/>
        </w:rPr>
        <w:pPrChange w:id="1127" w:author="Bertille TAGNE" w:date="2025-12-05T11:02:00Z" w16du:dateUtc="2025-12-05T10:02:00Z">
          <w:pPr>
            <w:numPr>
              <w:numId w:val="28"/>
            </w:numPr>
            <w:spacing w:before="60" w:line="276" w:lineRule="auto"/>
            <w:ind w:left="720" w:hanging="360"/>
          </w:pPr>
        </w:pPrChange>
      </w:pPr>
      <w:ins w:id="1128" w:author="Bertille TAGNE" w:date="2025-12-05T10:18:00Z" w16du:dateUtc="2025-12-05T09:18:00Z">
        <w:r w:rsidRPr="00C50B77">
          <w:rPr>
            <w:lang w:eastAsia="fr-FR"/>
          </w:rPr>
          <w:t>Les représentants techniques</w:t>
        </w:r>
      </w:ins>
      <w:ins w:id="1129" w:author="Bertille TAGNE" w:date="2025-12-05T11:33:00Z" w16du:dateUtc="2025-12-05T10:33:00Z">
        <w:r w:rsidR="00F4420F">
          <w:rPr>
            <w:lang w:eastAsia="fr-FR"/>
          </w:rPr>
          <w:t xml:space="preserve">/ informaticiens </w:t>
        </w:r>
      </w:ins>
      <w:ins w:id="1130" w:author="Bertille TAGNE" w:date="2025-12-05T10:18:00Z" w16du:dateUtc="2025-12-05T09:18:00Z">
        <w:r w:rsidRPr="00C50B77">
          <w:rPr>
            <w:lang w:eastAsia="fr-FR"/>
          </w:rPr>
          <w:t xml:space="preserve">de la </w:t>
        </w:r>
      </w:ins>
      <w:ins w:id="1131" w:author="Bertille TAGNE" w:date="2025-12-05T11:16:00Z" w16du:dateUtc="2025-12-05T10:16:00Z">
        <w:r w:rsidR="00316007">
          <w:rPr>
            <w:lang w:eastAsia="fr-FR"/>
          </w:rPr>
          <w:t>CAMWATER</w:t>
        </w:r>
      </w:ins>
      <w:ins w:id="1132" w:author="Bertille TAGNE" w:date="2025-12-05T10:18:00Z" w16du:dateUtc="2025-12-05T09:18:00Z">
        <w:r w:rsidRPr="00C50B77">
          <w:rPr>
            <w:lang w:eastAsia="fr-FR"/>
          </w:rPr>
          <w:t> ;</w:t>
        </w:r>
      </w:ins>
    </w:p>
    <w:p w14:paraId="54BFA4E8" w14:textId="141567E5" w:rsidR="00C50B77" w:rsidRPr="00C50B77" w:rsidRDefault="005C7585">
      <w:pPr>
        <w:pStyle w:val="Listeniveau2"/>
        <w:rPr>
          <w:ins w:id="1133" w:author="Bertille TAGNE" w:date="2025-12-05T10:19:00Z" w16du:dateUtc="2025-12-05T09:19:00Z"/>
          <w:b/>
          <w:lang w:eastAsia="fr-FR"/>
          <w:rPrChange w:id="1134" w:author="Bertille TAGNE" w:date="2025-12-05T10:19:00Z" w16du:dateUtc="2025-12-05T09:19:00Z">
            <w:rPr>
              <w:ins w:id="1135" w:author="Bertille TAGNE" w:date="2025-12-05T10:19:00Z" w16du:dateUtc="2025-12-05T09:19:00Z"/>
              <w:rFonts w:eastAsiaTheme="minorEastAsia"/>
              <w:lang w:eastAsia="fr-FR"/>
            </w:rPr>
          </w:rPrChange>
        </w:rPr>
        <w:pPrChange w:id="1136" w:author="Bertille TAGNE" w:date="2025-12-05T11:02:00Z" w16du:dateUtc="2025-12-05T10:02:00Z">
          <w:pPr>
            <w:numPr>
              <w:numId w:val="28"/>
            </w:numPr>
            <w:spacing w:before="60" w:line="276" w:lineRule="auto"/>
            <w:ind w:left="720" w:hanging="360"/>
          </w:pPr>
        </w:pPrChange>
      </w:pPr>
      <w:ins w:id="1137" w:author="Bertille TAGNE" w:date="2025-12-05T11:01:00Z" w16du:dateUtc="2025-12-05T10:01:00Z">
        <w:r>
          <w:rPr>
            <w:lang w:eastAsia="fr-FR"/>
          </w:rPr>
          <w:t>L’AMOA</w:t>
        </w:r>
      </w:ins>
      <w:ins w:id="1138" w:author="Bertille TAGNE" w:date="2025-12-05T10:19:00Z" w16du:dateUtc="2025-12-05T09:19:00Z">
        <w:r w:rsidR="00C50B77">
          <w:rPr>
            <w:lang w:eastAsia="fr-FR"/>
          </w:rPr>
          <w:t xml:space="preserve"> (GREENTECH)</w:t>
        </w:r>
      </w:ins>
    </w:p>
    <w:p w14:paraId="1342ACAF" w14:textId="19B42342" w:rsidR="00C50B77" w:rsidRPr="00C50B77" w:rsidRDefault="00C50B77">
      <w:pPr>
        <w:pStyle w:val="Listeniveau2"/>
        <w:rPr>
          <w:ins w:id="1139" w:author="Bertille TAGNE" w:date="2025-12-05T10:18:00Z" w16du:dateUtc="2025-12-05T09:18:00Z"/>
          <w:b/>
          <w:lang w:eastAsia="fr-FR"/>
        </w:rPr>
        <w:pPrChange w:id="1140" w:author="Bertille TAGNE" w:date="2025-12-05T11:02:00Z" w16du:dateUtc="2025-12-05T10:02:00Z">
          <w:pPr>
            <w:numPr>
              <w:numId w:val="28"/>
            </w:numPr>
            <w:spacing w:before="60" w:line="276" w:lineRule="auto"/>
            <w:ind w:left="720" w:hanging="360"/>
          </w:pPr>
        </w:pPrChange>
      </w:pPr>
      <w:ins w:id="1141" w:author="Bertille TAGNE" w:date="2025-12-05T10:19:00Z" w16du:dateUtc="2025-12-05T09:19:00Z">
        <w:r>
          <w:rPr>
            <w:lang w:eastAsia="fr-FR"/>
          </w:rPr>
          <w:t xml:space="preserve">Le cocontractant </w:t>
        </w:r>
      </w:ins>
      <w:ins w:id="1142" w:author="Bertille TAGNE" w:date="2025-12-05T10:18:00Z" w16du:dateUtc="2025-12-05T09:18:00Z">
        <w:r w:rsidRPr="00C50B77">
          <w:rPr>
            <w:lang w:eastAsia="fr-FR"/>
          </w:rPr>
          <w:t>(AFREETECH) ;</w:t>
        </w:r>
      </w:ins>
    </w:p>
    <w:p w14:paraId="6DA45326" w14:textId="5E2916A5" w:rsidR="00C50B77" w:rsidRPr="00C50B77" w:rsidRDefault="00C50B77" w:rsidP="00C50B77">
      <w:pPr>
        <w:rPr>
          <w:ins w:id="1143" w:author="Bertille TAGNE" w:date="2025-12-05T10:18:00Z" w16du:dateUtc="2025-12-05T09:18:00Z"/>
          <w:rFonts w:eastAsiaTheme="minorEastAsia"/>
          <w:lang w:eastAsia="fr-FR"/>
        </w:rPr>
      </w:pPr>
      <w:ins w:id="1144" w:author="Bertille TAGNE" w:date="2025-12-05T10:18:00Z" w16du:dateUtc="2025-12-05T09:18:00Z">
        <w:r w:rsidRPr="00C50B77">
          <w:rPr>
            <w:rFonts w:eastAsiaTheme="minorEastAsia"/>
            <w:lang w:eastAsia="fr-FR"/>
          </w:rPr>
          <w:t xml:space="preserve">Le rôle de ce comité est de : </w:t>
        </w:r>
      </w:ins>
    </w:p>
    <w:p w14:paraId="5416C66D" w14:textId="77777777" w:rsidR="00C50B77" w:rsidRPr="00C50B77" w:rsidRDefault="00C50B77">
      <w:pPr>
        <w:pStyle w:val="Listeniveau2"/>
        <w:rPr>
          <w:ins w:id="1145" w:author="Bertille TAGNE" w:date="2025-12-05T10:18:00Z" w16du:dateUtc="2025-12-05T09:18:00Z"/>
          <w:lang w:eastAsia="fr-FR"/>
        </w:rPr>
        <w:pPrChange w:id="1146" w:author="Bertille TAGNE" w:date="2025-12-05T11:02:00Z" w16du:dateUtc="2025-12-05T10:02:00Z">
          <w:pPr>
            <w:numPr>
              <w:numId w:val="28"/>
            </w:numPr>
            <w:spacing w:before="60" w:line="276" w:lineRule="auto"/>
            <w:ind w:left="720" w:hanging="360"/>
          </w:pPr>
        </w:pPrChange>
      </w:pPr>
      <w:ins w:id="1147" w:author="Bertille TAGNE" w:date="2025-12-05T10:18:00Z" w16du:dateUtc="2025-12-05T09:18:00Z">
        <w:r w:rsidRPr="00C50B77">
          <w:rPr>
            <w:lang w:eastAsia="fr-FR"/>
          </w:rPr>
          <w:t>Assurer le suivi opérationnel du projet ;</w:t>
        </w:r>
      </w:ins>
    </w:p>
    <w:p w14:paraId="08C7138D" w14:textId="77777777" w:rsidR="00C50B77" w:rsidRPr="00C50B77" w:rsidRDefault="00C50B77">
      <w:pPr>
        <w:pStyle w:val="Listeniveau2"/>
        <w:rPr>
          <w:ins w:id="1148" w:author="Bertille TAGNE" w:date="2025-12-05T10:18:00Z" w16du:dateUtc="2025-12-05T09:18:00Z"/>
          <w:lang w:eastAsia="fr-FR"/>
        </w:rPr>
        <w:pPrChange w:id="1149" w:author="Bertille TAGNE" w:date="2025-12-05T11:02:00Z" w16du:dateUtc="2025-12-05T10:02:00Z">
          <w:pPr>
            <w:numPr>
              <w:numId w:val="28"/>
            </w:numPr>
            <w:spacing w:before="60" w:line="276" w:lineRule="auto"/>
            <w:ind w:left="720" w:hanging="360"/>
          </w:pPr>
        </w:pPrChange>
      </w:pPr>
      <w:ins w:id="1150" w:author="Bertille TAGNE" w:date="2025-12-05T10:18:00Z" w16du:dateUtc="2025-12-05T09:18:00Z">
        <w:r w:rsidRPr="00C50B77">
          <w:rPr>
            <w:lang w:eastAsia="fr-FR"/>
          </w:rPr>
          <w:t>Contrôler la conformité des livrables intermédiaires ;</w:t>
        </w:r>
      </w:ins>
    </w:p>
    <w:p w14:paraId="5845B46E" w14:textId="77777777" w:rsidR="00C50B77" w:rsidRPr="00C50B77" w:rsidRDefault="00C50B77">
      <w:pPr>
        <w:pStyle w:val="Listeniveau2"/>
        <w:rPr>
          <w:ins w:id="1151" w:author="Bertille TAGNE" w:date="2025-12-05T10:18:00Z" w16du:dateUtc="2025-12-05T09:18:00Z"/>
          <w:lang w:eastAsia="fr-FR"/>
        </w:rPr>
        <w:pPrChange w:id="1152" w:author="Bertille TAGNE" w:date="2025-12-05T11:02:00Z" w16du:dateUtc="2025-12-05T10:02:00Z">
          <w:pPr>
            <w:numPr>
              <w:numId w:val="28"/>
            </w:numPr>
            <w:spacing w:before="60" w:line="276" w:lineRule="auto"/>
            <w:ind w:left="720" w:hanging="360"/>
          </w:pPr>
        </w:pPrChange>
      </w:pPr>
      <w:ins w:id="1153" w:author="Bertille TAGNE" w:date="2025-12-05T10:18:00Z" w16du:dateUtc="2025-12-05T09:18:00Z">
        <w:r w:rsidRPr="00C50B77">
          <w:rPr>
            <w:lang w:eastAsia="fr-FR"/>
          </w:rPr>
          <w:t>Valider les choix techniques et méthodologiques ;</w:t>
        </w:r>
      </w:ins>
    </w:p>
    <w:p w14:paraId="0527C03F" w14:textId="77777777" w:rsidR="00C50B77" w:rsidRPr="00C50B77" w:rsidRDefault="00C50B77">
      <w:pPr>
        <w:pStyle w:val="Listeniveau2"/>
        <w:rPr>
          <w:ins w:id="1154" w:author="Bertille TAGNE" w:date="2025-12-05T10:18:00Z" w16du:dateUtc="2025-12-05T09:18:00Z"/>
          <w:lang w:eastAsia="fr-FR"/>
        </w:rPr>
        <w:pPrChange w:id="1155" w:author="Bertille TAGNE" w:date="2025-12-05T11:02:00Z" w16du:dateUtc="2025-12-05T10:02:00Z">
          <w:pPr>
            <w:numPr>
              <w:numId w:val="28"/>
            </w:numPr>
            <w:spacing w:before="60" w:line="276" w:lineRule="auto"/>
            <w:ind w:left="720" w:hanging="360"/>
          </w:pPr>
        </w:pPrChange>
      </w:pPr>
      <w:ins w:id="1156" w:author="Bertille TAGNE" w:date="2025-12-05T10:18:00Z" w16du:dateUtc="2025-12-05T09:18:00Z">
        <w:r w:rsidRPr="00C50B77">
          <w:rPr>
            <w:lang w:eastAsia="fr-FR"/>
          </w:rPr>
          <w:t>Préparer les décisions à soumettre au COPIL.</w:t>
        </w:r>
      </w:ins>
    </w:p>
    <w:p w14:paraId="240CA6D0" w14:textId="77777777" w:rsidR="005C7585" w:rsidRPr="005C7585" w:rsidRDefault="005C7585" w:rsidP="005C7585">
      <w:pPr>
        <w:numPr>
          <w:ilvl w:val="0"/>
          <w:numId w:val="19"/>
        </w:numPr>
        <w:spacing w:before="120" w:line="276" w:lineRule="auto"/>
        <w:ind w:left="360"/>
        <w:rPr>
          <w:ins w:id="1157" w:author="Bertille TAGNE" w:date="2025-12-05T11:02:00Z" w16du:dateUtc="2025-12-05T10:02:00Z"/>
          <w:rFonts w:eastAsiaTheme="minorEastAsia"/>
          <w:lang w:eastAsia="fr-FR"/>
        </w:rPr>
      </w:pPr>
      <w:ins w:id="1158" w:author="Bertille TAGNE" w:date="2025-12-05T11:02:00Z" w16du:dateUtc="2025-12-05T10:02:00Z">
        <w:r w:rsidRPr="005C7585">
          <w:rPr>
            <w:rFonts w:eastAsiaTheme="minorEastAsia"/>
            <w:b/>
            <w:bCs/>
            <w:lang w:eastAsia="fr-FR"/>
          </w:rPr>
          <w:t>Équipe projet AFREETECH (MOE)</w:t>
        </w:r>
        <w:r w:rsidRPr="005C7585">
          <w:rPr>
            <w:rFonts w:eastAsiaTheme="minorEastAsia"/>
            <w:lang w:eastAsia="fr-FR"/>
          </w:rPr>
          <w:t xml:space="preserve"> cette équipe est composé de :</w:t>
        </w:r>
      </w:ins>
    </w:p>
    <w:p w14:paraId="14684EC2" w14:textId="77777777" w:rsidR="005C7585" w:rsidRPr="005C7585" w:rsidRDefault="005C7585">
      <w:pPr>
        <w:pStyle w:val="Listeniveau2"/>
        <w:rPr>
          <w:ins w:id="1159" w:author="Bertille TAGNE" w:date="2025-12-05T11:02:00Z" w16du:dateUtc="2025-12-05T10:02:00Z"/>
          <w:b/>
          <w:lang w:eastAsia="fr-FR"/>
        </w:rPr>
        <w:pPrChange w:id="1160" w:author="Bertille TAGNE" w:date="2025-12-05T11:02:00Z" w16du:dateUtc="2025-12-05T10:02:00Z">
          <w:pPr>
            <w:numPr>
              <w:numId w:val="28"/>
            </w:numPr>
            <w:spacing w:before="60" w:line="276" w:lineRule="auto"/>
            <w:ind w:left="720" w:hanging="360"/>
          </w:pPr>
        </w:pPrChange>
      </w:pPr>
      <w:ins w:id="1161" w:author="Bertille TAGNE" w:date="2025-12-05T11:02:00Z" w16du:dateUtc="2025-12-05T10:02:00Z">
        <w:r w:rsidRPr="005C7585">
          <w:rPr>
            <w:lang w:eastAsia="fr-FR"/>
          </w:rPr>
          <w:t>Chef de projet ;</w:t>
        </w:r>
      </w:ins>
    </w:p>
    <w:p w14:paraId="00A2301D" w14:textId="77777777" w:rsidR="005C7585" w:rsidRPr="005C7585" w:rsidRDefault="005C7585">
      <w:pPr>
        <w:pStyle w:val="Listeniveau2"/>
        <w:rPr>
          <w:ins w:id="1162" w:author="Bertille TAGNE" w:date="2025-12-05T11:02:00Z" w16du:dateUtc="2025-12-05T10:02:00Z"/>
          <w:b/>
          <w:lang w:eastAsia="fr-FR"/>
        </w:rPr>
        <w:pPrChange w:id="1163" w:author="Bertille TAGNE" w:date="2025-12-05T11:02:00Z" w16du:dateUtc="2025-12-05T10:02:00Z">
          <w:pPr>
            <w:numPr>
              <w:numId w:val="28"/>
            </w:numPr>
            <w:spacing w:before="60" w:line="276" w:lineRule="auto"/>
            <w:ind w:left="720" w:hanging="360"/>
          </w:pPr>
        </w:pPrChange>
      </w:pPr>
      <w:ins w:id="1164" w:author="Bertille TAGNE" w:date="2025-12-05T11:02:00Z" w16du:dateUtc="2025-12-05T10:02:00Z">
        <w:r w:rsidRPr="005C7585">
          <w:rPr>
            <w:lang w:eastAsia="fr-FR"/>
          </w:rPr>
          <w:t>Ingénieurs de développement ;</w:t>
        </w:r>
      </w:ins>
    </w:p>
    <w:p w14:paraId="691C6E86" w14:textId="77777777" w:rsidR="005C7585" w:rsidRPr="005C7585" w:rsidRDefault="005C7585">
      <w:pPr>
        <w:pStyle w:val="Listeniveau2"/>
        <w:rPr>
          <w:ins w:id="1165" w:author="Bertille TAGNE" w:date="2025-12-05T11:02:00Z" w16du:dateUtc="2025-12-05T10:02:00Z"/>
          <w:b/>
          <w:lang w:eastAsia="fr-FR"/>
        </w:rPr>
        <w:pPrChange w:id="1166" w:author="Bertille TAGNE" w:date="2025-12-05T11:02:00Z" w16du:dateUtc="2025-12-05T10:02:00Z">
          <w:pPr>
            <w:numPr>
              <w:numId w:val="28"/>
            </w:numPr>
            <w:spacing w:before="60" w:line="276" w:lineRule="auto"/>
            <w:ind w:left="720" w:hanging="360"/>
          </w:pPr>
        </w:pPrChange>
      </w:pPr>
      <w:ins w:id="1167" w:author="Bertille TAGNE" w:date="2025-12-05T11:02:00Z" w16du:dateUtc="2025-12-05T10:02:00Z">
        <w:r w:rsidRPr="005C7585">
          <w:rPr>
            <w:lang w:eastAsia="fr-FR"/>
          </w:rPr>
          <w:t>Experts fonctionnels ;</w:t>
        </w:r>
      </w:ins>
    </w:p>
    <w:p w14:paraId="02C8E80C" w14:textId="77777777" w:rsidR="005C7585" w:rsidRPr="005C7585" w:rsidRDefault="005C7585">
      <w:pPr>
        <w:pStyle w:val="Listeniveau2"/>
        <w:rPr>
          <w:ins w:id="1168" w:author="Bertille TAGNE" w:date="2025-12-05T11:02:00Z" w16du:dateUtc="2025-12-05T10:02:00Z"/>
          <w:b/>
          <w:lang w:eastAsia="fr-FR"/>
        </w:rPr>
        <w:pPrChange w:id="1169" w:author="Bertille TAGNE" w:date="2025-12-05T11:02:00Z" w16du:dateUtc="2025-12-05T10:02:00Z">
          <w:pPr>
            <w:numPr>
              <w:numId w:val="28"/>
            </w:numPr>
            <w:spacing w:before="60" w:line="276" w:lineRule="auto"/>
            <w:ind w:left="720" w:hanging="360"/>
          </w:pPr>
        </w:pPrChange>
      </w:pPr>
      <w:ins w:id="1170" w:author="Bertille TAGNE" w:date="2025-12-05T11:02:00Z" w16du:dateUtc="2025-12-05T10:02:00Z">
        <w:r w:rsidRPr="005C7585">
          <w:rPr>
            <w:lang w:eastAsia="fr-FR"/>
          </w:rPr>
          <w:t>Administrateurs systèmes et bases de données.</w:t>
        </w:r>
      </w:ins>
    </w:p>
    <w:p w14:paraId="707AB95F" w14:textId="77777777" w:rsidR="005C7585" w:rsidRPr="005C7585" w:rsidRDefault="005C7585" w:rsidP="005C7585">
      <w:pPr>
        <w:rPr>
          <w:ins w:id="1171" w:author="Bertille TAGNE" w:date="2025-12-05T11:02:00Z" w16du:dateUtc="2025-12-05T10:02:00Z"/>
          <w:rFonts w:eastAsiaTheme="minorEastAsia"/>
          <w:lang w:eastAsia="fr-FR"/>
        </w:rPr>
      </w:pPr>
      <w:ins w:id="1172" w:author="Bertille TAGNE" w:date="2025-12-05T11:02:00Z" w16du:dateUtc="2025-12-05T10:02:00Z">
        <w:r w:rsidRPr="005C7585">
          <w:rPr>
            <w:rFonts w:eastAsiaTheme="minorEastAsia"/>
            <w:lang w:eastAsia="fr-FR"/>
          </w:rPr>
          <w:t xml:space="preserve">Le rôle de cette équipe est de : </w:t>
        </w:r>
      </w:ins>
    </w:p>
    <w:p w14:paraId="2F266761" w14:textId="77777777" w:rsidR="005C7585" w:rsidRPr="005C7585" w:rsidRDefault="005C7585">
      <w:pPr>
        <w:pStyle w:val="Listeniveau2"/>
        <w:rPr>
          <w:ins w:id="1173" w:author="Bertille TAGNE" w:date="2025-12-05T11:02:00Z" w16du:dateUtc="2025-12-05T10:02:00Z"/>
          <w:lang w:eastAsia="fr-FR"/>
        </w:rPr>
        <w:pPrChange w:id="1174" w:author="Bertille TAGNE" w:date="2025-12-05T11:02:00Z" w16du:dateUtc="2025-12-05T10:02:00Z">
          <w:pPr>
            <w:numPr>
              <w:numId w:val="28"/>
            </w:numPr>
            <w:spacing w:before="60" w:line="276" w:lineRule="auto"/>
            <w:ind w:left="720" w:hanging="360"/>
          </w:pPr>
        </w:pPrChange>
      </w:pPr>
      <w:ins w:id="1175" w:author="Bertille TAGNE" w:date="2025-12-05T11:02:00Z" w16du:dateUtc="2025-12-05T10:02:00Z">
        <w:r w:rsidRPr="005C7585">
          <w:rPr>
            <w:lang w:eastAsia="fr-FR"/>
          </w:rPr>
          <w:t>Concevoir, développer et intégrer la solution ;</w:t>
        </w:r>
      </w:ins>
    </w:p>
    <w:p w14:paraId="6F58B400" w14:textId="77777777" w:rsidR="005C7585" w:rsidRPr="005C7585" w:rsidRDefault="005C7585">
      <w:pPr>
        <w:pStyle w:val="Listeniveau2"/>
        <w:rPr>
          <w:ins w:id="1176" w:author="Bertille TAGNE" w:date="2025-12-05T11:02:00Z" w16du:dateUtc="2025-12-05T10:02:00Z"/>
          <w:lang w:eastAsia="fr-FR"/>
        </w:rPr>
        <w:pPrChange w:id="1177" w:author="Bertille TAGNE" w:date="2025-12-05T11:02:00Z" w16du:dateUtc="2025-12-05T10:02:00Z">
          <w:pPr>
            <w:numPr>
              <w:numId w:val="28"/>
            </w:numPr>
            <w:spacing w:before="60" w:line="276" w:lineRule="auto"/>
            <w:ind w:left="720" w:hanging="360"/>
          </w:pPr>
        </w:pPrChange>
      </w:pPr>
      <w:ins w:id="1178" w:author="Bertille TAGNE" w:date="2025-12-05T11:02:00Z" w16du:dateUtc="2025-12-05T10:02:00Z">
        <w:r w:rsidRPr="005C7585">
          <w:rPr>
            <w:lang w:eastAsia="fr-FR"/>
          </w:rPr>
          <w:t>Produire les livrables techniques et fonctionnels ;</w:t>
        </w:r>
      </w:ins>
    </w:p>
    <w:p w14:paraId="38FE53F2" w14:textId="77777777" w:rsidR="005C7585" w:rsidRPr="005C7585" w:rsidRDefault="005C7585">
      <w:pPr>
        <w:pStyle w:val="Listeniveau2"/>
        <w:rPr>
          <w:ins w:id="1179" w:author="Bertille TAGNE" w:date="2025-12-05T11:02:00Z" w16du:dateUtc="2025-12-05T10:02:00Z"/>
          <w:lang w:eastAsia="fr-FR"/>
        </w:rPr>
        <w:pPrChange w:id="1180" w:author="Bertille TAGNE" w:date="2025-12-05T11:02:00Z" w16du:dateUtc="2025-12-05T10:02:00Z">
          <w:pPr>
            <w:numPr>
              <w:numId w:val="28"/>
            </w:numPr>
            <w:spacing w:before="60" w:line="276" w:lineRule="auto"/>
            <w:ind w:left="720" w:hanging="360"/>
          </w:pPr>
        </w:pPrChange>
      </w:pPr>
      <w:ins w:id="1181" w:author="Bertille TAGNE" w:date="2025-12-05T11:02:00Z" w16du:dateUtc="2025-12-05T10:02:00Z">
        <w:r w:rsidRPr="005C7585">
          <w:rPr>
            <w:lang w:eastAsia="fr-FR"/>
          </w:rPr>
          <w:t>Assurer la formation et l’accompagnement des utilisateurs ;</w:t>
        </w:r>
      </w:ins>
    </w:p>
    <w:p w14:paraId="0FE72CC7" w14:textId="77777777" w:rsidR="005C7585" w:rsidRPr="005C7585" w:rsidRDefault="005C7585">
      <w:pPr>
        <w:pStyle w:val="Listeniveau2"/>
        <w:rPr>
          <w:ins w:id="1182" w:author="Bertille TAGNE" w:date="2025-12-05T11:02:00Z" w16du:dateUtc="2025-12-05T10:02:00Z"/>
          <w:lang w:eastAsia="fr-FR"/>
        </w:rPr>
        <w:pPrChange w:id="1183" w:author="Bertille TAGNE" w:date="2025-12-05T11:02:00Z" w16du:dateUtc="2025-12-05T10:02:00Z">
          <w:pPr>
            <w:numPr>
              <w:numId w:val="28"/>
            </w:numPr>
            <w:spacing w:before="60" w:line="276" w:lineRule="auto"/>
            <w:ind w:left="720" w:hanging="360"/>
          </w:pPr>
        </w:pPrChange>
      </w:pPr>
      <w:ins w:id="1184" w:author="Bertille TAGNE" w:date="2025-12-05T11:02:00Z" w16du:dateUtc="2025-12-05T10:02:00Z">
        <w:r w:rsidRPr="005C7585">
          <w:rPr>
            <w:lang w:eastAsia="fr-FR"/>
          </w:rPr>
          <w:t>Gérer les risques techniques et opérationnels.</w:t>
        </w:r>
      </w:ins>
    </w:p>
    <w:p w14:paraId="04CC9BC8" w14:textId="20908BCF" w:rsidR="005C7585" w:rsidRPr="005C7585" w:rsidRDefault="005C7585" w:rsidP="005C7585">
      <w:pPr>
        <w:numPr>
          <w:ilvl w:val="0"/>
          <w:numId w:val="19"/>
        </w:numPr>
        <w:spacing w:before="120" w:line="276" w:lineRule="auto"/>
        <w:ind w:left="360"/>
        <w:rPr>
          <w:ins w:id="1185" w:author="Bertille TAGNE" w:date="2025-12-05T11:02:00Z" w16du:dateUtc="2025-12-05T10:02:00Z"/>
          <w:rFonts w:eastAsiaTheme="minorEastAsia"/>
          <w:lang w:eastAsia="fr-FR"/>
        </w:rPr>
      </w:pPr>
      <w:ins w:id="1186" w:author="Bertille TAGNE" w:date="2025-12-05T11:03:00Z" w16du:dateUtc="2025-12-05T10:03:00Z">
        <w:r>
          <w:rPr>
            <w:rFonts w:eastAsiaTheme="minorEastAsia"/>
            <w:b/>
            <w:bCs/>
            <w:lang w:eastAsia="fr-FR"/>
          </w:rPr>
          <w:t xml:space="preserve">Le </w:t>
        </w:r>
      </w:ins>
      <w:ins w:id="1187" w:author="Bertille TAGNE" w:date="2025-12-05T11:02:00Z" w16du:dateUtc="2025-12-05T10:02:00Z">
        <w:r w:rsidRPr="005C7585">
          <w:rPr>
            <w:rFonts w:eastAsiaTheme="minorEastAsia"/>
            <w:b/>
            <w:bCs/>
            <w:lang w:eastAsia="fr-FR"/>
          </w:rPr>
          <w:t>Chef de service du marché a pour rôle</w:t>
        </w:r>
        <w:r w:rsidRPr="005C7585">
          <w:rPr>
            <w:rFonts w:eastAsiaTheme="minorEastAsia"/>
            <w:lang w:eastAsia="fr-FR"/>
          </w:rPr>
          <w:t> :</w:t>
        </w:r>
      </w:ins>
    </w:p>
    <w:p w14:paraId="3880F4B0" w14:textId="708340AE" w:rsidR="005C7585" w:rsidRPr="005C7585" w:rsidRDefault="005C7585">
      <w:pPr>
        <w:pStyle w:val="Listeniveau2"/>
        <w:rPr>
          <w:ins w:id="1188" w:author="Bertille TAGNE" w:date="2025-12-05T11:02:00Z" w16du:dateUtc="2025-12-05T10:02:00Z"/>
          <w:lang w:eastAsia="fr-FR"/>
        </w:rPr>
        <w:pPrChange w:id="1189" w:author="Bertille TAGNE" w:date="2025-12-05T11:03:00Z" w16du:dateUtc="2025-12-05T10:03:00Z">
          <w:pPr>
            <w:numPr>
              <w:numId w:val="28"/>
            </w:numPr>
            <w:spacing w:before="60" w:line="276" w:lineRule="auto"/>
            <w:ind w:left="720" w:hanging="360"/>
          </w:pPr>
        </w:pPrChange>
      </w:pPr>
      <w:ins w:id="1190" w:author="Bertille TAGNE" w:date="2025-12-05T11:02:00Z" w16du:dateUtc="2025-12-05T10:02:00Z">
        <w:r w:rsidRPr="005C7585">
          <w:rPr>
            <w:lang w:eastAsia="fr-FR"/>
          </w:rPr>
          <w:t>Assurer le suivi administratif</w:t>
        </w:r>
      </w:ins>
      <w:ins w:id="1191" w:author="Bertille TAGNE" w:date="2025-12-05T11:07:00Z" w16du:dateUtc="2025-12-05T10:07:00Z">
        <w:r w:rsidR="00A257C7">
          <w:rPr>
            <w:lang w:eastAsia="fr-FR"/>
          </w:rPr>
          <w:t xml:space="preserve">, financier </w:t>
        </w:r>
      </w:ins>
      <w:ins w:id="1192" w:author="Bertille TAGNE" w:date="2025-12-05T11:02:00Z" w16du:dateUtc="2025-12-05T10:02:00Z">
        <w:r w:rsidRPr="005C7585">
          <w:rPr>
            <w:lang w:eastAsia="fr-FR"/>
          </w:rPr>
          <w:t>et contractuel du projet ;</w:t>
        </w:r>
      </w:ins>
    </w:p>
    <w:p w14:paraId="4637E425" w14:textId="77777777" w:rsidR="005C7585" w:rsidRPr="005C7585" w:rsidRDefault="005C7585">
      <w:pPr>
        <w:pStyle w:val="Listeniveau2"/>
        <w:rPr>
          <w:ins w:id="1193" w:author="Bertille TAGNE" w:date="2025-12-05T11:02:00Z" w16du:dateUtc="2025-12-05T10:02:00Z"/>
          <w:lang w:eastAsia="fr-FR"/>
        </w:rPr>
        <w:pPrChange w:id="1194" w:author="Bertille TAGNE" w:date="2025-12-05T11:03:00Z" w16du:dateUtc="2025-12-05T10:03:00Z">
          <w:pPr>
            <w:numPr>
              <w:numId w:val="28"/>
            </w:numPr>
            <w:spacing w:before="60" w:line="276" w:lineRule="auto"/>
            <w:ind w:left="720" w:hanging="360"/>
          </w:pPr>
        </w:pPrChange>
      </w:pPr>
      <w:ins w:id="1195" w:author="Bertille TAGNE" w:date="2025-12-05T11:02:00Z" w16du:dateUtc="2025-12-05T10:02:00Z">
        <w:r w:rsidRPr="005C7585">
          <w:rPr>
            <w:lang w:eastAsia="fr-FR"/>
          </w:rPr>
          <w:t>Vérifier la conformité des engagements contractuels.</w:t>
        </w:r>
      </w:ins>
    </w:p>
    <w:p w14:paraId="693841F8" w14:textId="2BDEABEA" w:rsidR="005C7585" w:rsidRPr="005C7585" w:rsidRDefault="005C7585" w:rsidP="005C7585">
      <w:pPr>
        <w:numPr>
          <w:ilvl w:val="0"/>
          <w:numId w:val="19"/>
        </w:numPr>
        <w:spacing w:before="120" w:line="276" w:lineRule="auto"/>
        <w:ind w:left="360"/>
        <w:rPr>
          <w:ins w:id="1196" w:author="Bertille TAGNE" w:date="2025-12-05T11:02:00Z" w16du:dateUtc="2025-12-05T10:02:00Z"/>
          <w:rFonts w:eastAsiaTheme="minorEastAsia"/>
          <w:lang w:eastAsia="fr-FR"/>
        </w:rPr>
      </w:pPr>
      <w:ins w:id="1197" w:author="Bertille TAGNE" w:date="2025-12-05T11:03:00Z" w16du:dateUtc="2025-12-05T10:03:00Z">
        <w:r>
          <w:rPr>
            <w:rFonts w:eastAsiaTheme="minorEastAsia"/>
            <w:b/>
            <w:bCs/>
            <w:lang w:eastAsia="fr-FR"/>
          </w:rPr>
          <w:t xml:space="preserve">Les </w:t>
        </w:r>
      </w:ins>
      <w:ins w:id="1198" w:author="Bertille TAGNE" w:date="2025-12-05T11:02:00Z" w16du:dateUtc="2025-12-05T10:02:00Z">
        <w:r w:rsidRPr="005C7585">
          <w:rPr>
            <w:rFonts w:eastAsiaTheme="minorEastAsia"/>
            <w:b/>
            <w:bCs/>
            <w:lang w:eastAsia="fr-FR"/>
          </w:rPr>
          <w:t xml:space="preserve">Ingénieurs des marchés </w:t>
        </w:r>
      </w:ins>
      <w:ins w:id="1199" w:author="Bertille TAGNE" w:date="2025-12-05T11:03:00Z" w16du:dateUtc="2025-12-05T10:03:00Z">
        <w:r>
          <w:rPr>
            <w:rFonts w:eastAsiaTheme="minorEastAsia"/>
            <w:b/>
            <w:bCs/>
            <w:lang w:eastAsia="fr-FR"/>
          </w:rPr>
          <w:t>ont</w:t>
        </w:r>
      </w:ins>
      <w:ins w:id="1200" w:author="Bertille TAGNE" w:date="2025-12-05T11:02:00Z" w16du:dateUtc="2025-12-05T10:02:00Z">
        <w:r w:rsidRPr="005C7585">
          <w:rPr>
            <w:rFonts w:eastAsiaTheme="minorEastAsia"/>
            <w:b/>
            <w:bCs/>
            <w:lang w:eastAsia="fr-FR"/>
          </w:rPr>
          <w:t xml:space="preserve"> pour rôle</w:t>
        </w:r>
        <w:r w:rsidRPr="005C7585">
          <w:rPr>
            <w:rFonts w:eastAsiaTheme="minorEastAsia"/>
            <w:lang w:eastAsia="fr-FR"/>
          </w:rPr>
          <w:t> :</w:t>
        </w:r>
      </w:ins>
    </w:p>
    <w:p w14:paraId="2E47C1D4" w14:textId="77777777" w:rsidR="005C7585" w:rsidRPr="005C7585" w:rsidRDefault="005C7585">
      <w:pPr>
        <w:pStyle w:val="Listeniveau2"/>
        <w:rPr>
          <w:ins w:id="1201" w:author="Bertille TAGNE" w:date="2025-12-05T11:02:00Z" w16du:dateUtc="2025-12-05T10:02:00Z"/>
          <w:b/>
          <w:lang w:eastAsia="fr-FR"/>
        </w:rPr>
        <w:pPrChange w:id="1202" w:author="Bertille TAGNE" w:date="2025-12-05T11:03:00Z" w16du:dateUtc="2025-12-05T10:03:00Z">
          <w:pPr>
            <w:numPr>
              <w:numId w:val="28"/>
            </w:numPr>
            <w:spacing w:before="60" w:line="276" w:lineRule="auto"/>
            <w:ind w:left="720" w:hanging="360"/>
          </w:pPr>
        </w:pPrChange>
      </w:pPr>
      <w:ins w:id="1203" w:author="Bertille TAGNE" w:date="2025-12-05T11:02:00Z" w16du:dateUtc="2025-12-05T10:02:00Z">
        <w:r w:rsidRPr="005C7585">
          <w:rPr>
            <w:lang w:eastAsia="fr-FR"/>
          </w:rPr>
          <w:t>Assurer le suivi technique du projet ;</w:t>
        </w:r>
      </w:ins>
    </w:p>
    <w:p w14:paraId="11E3A9BA" w14:textId="77777777" w:rsidR="005C7585" w:rsidRDefault="005C7585" w:rsidP="005C7585">
      <w:pPr>
        <w:pStyle w:val="Listeniveau2"/>
        <w:rPr>
          <w:ins w:id="1204" w:author="Bertille TAGNE" w:date="2025-12-05T11:35:00Z" w16du:dateUtc="2025-12-05T10:35:00Z"/>
          <w:lang w:eastAsia="fr-FR"/>
        </w:rPr>
      </w:pPr>
      <w:ins w:id="1205" w:author="Bertille TAGNE" w:date="2025-12-05T11:02:00Z" w16du:dateUtc="2025-12-05T10:02:00Z">
        <w:r w:rsidRPr="005C7585">
          <w:rPr>
            <w:lang w:eastAsia="fr-FR"/>
          </w:rPr>
          <w:t>Appuyer le COTECH dans la validation des livrables.</w:t>
        </w:r>
      </w:ins>
    </w:p>
    <w:p w14:paraId="1734BD47" w14:textId="77777777" w:rsidR="00094A00" w:rsidRDefault="00094A00" w:rsidP="00094A00">
      <w:pPr>
        <w:pStyle w:val="Listeniveau2"/>
        <w:numPr>
          <w:ilvl w:val="0"/>
          <w:numId w:val="0"/>
        </w:numPr>
        <w:ind w:left="1131"/>
        <w:rPr>
          <w:ins w:id="1206" w:author="Bertille TAGNE" w:date="2025-12-05T11:35:00Z" w16du:dateUtc="2025-12-05T10:35:00Z"/>
          <w:lang w:eastAsia="fr-FR"/>
        </w:rPr>
      </w:pPr>
    </w:p>
    <w:p w14:paraId="251470A1" w14:textId="77777777" w:rsidR="00094A00" w:rsidRDefault="00094A00" w:rsidP="00094A00">
      <w:pPr>
        <w:pStyle w:val="Listeniveau2"/>
        <w:numPr>
          <w:ilvl w:val="0"/>
          <w:numId w:val="0"/>
        </w:numPr>
        <w:ind w:left="1131"/>
        <w:rPr>
          <w:ins w:id="1207" w:author="Bertille TAGNE" w:date="2025-12-05T11:35:00Z" w16du:dateUtc="2025-12-05T10:35:00Z"/>
          <w:lang w:eastAsia="fr-FR"/>
        </w:rPr>
      </w:pPr>
    </w:p>
    <w:p w14:paraId="17E82A8F" w14:textId="77777777" w:rsidR="00094A00" w:rsidRDefault="00094A00" w:rsidP="00094A00">
      <w:pPr>
        <w:pStyle w:val="Listeniveau2"/>
        <w:numPr>
          <w:ilvl w:val="0"/>
          <w:numId w:val="0"/>
        </w:numPr>
        <w:ind w:left="1131"/>
        <w:rPr>
          <w:ins w:id="1208" w:author="Bertille TAGNE" w:date="2025-12-05T11:35:00Z" w16du:dateUtc="2025-12-05T10:35:00Z"/>
          <w:lang w:eastAsia="fr-FR"/>
        </w:rPr>
      </w:pPr>
    </w:p>
    <w:p w14:paraId="41020770" w14:textId="77777777" w:rsidR="00094A00" w:rsidRDefault="00094A00" w:rsidP="00094A00">
      <w:pPr>
        <w:pStyle w:val="Listeniveau2"/>
        <w:numPr>
          <w:ilvl w:val="0"/>
          <w:numId w:val="0"/>
        </w:numPr>
        <w:ind w:left="1131"/>
        <w:rPr>
          <w:ins w:id="1209" w:author="Bertille TAGNE" w:date="2025-12-05T11:35:00Z" w16du:dateUtc="2025-12-05T10:35:00Z"/>
          <w:lang w:eastAsia="fr-FR"/>
        </w:rPr>
      </w:pPr>
    </w:p>
    <w:p w14:paraId="6E4102BD" w14:textId="77777777" w:rsidR="00094A00" w:rsidRDefault="00094A00" w:rsidP="00094A00">
      <w:pPr>
        <w:pStyle w:val="Listeniveau2"/>
        <w:numPr>
          <w:ilvl w:val="0"/>
          <w:numId w:val="0"/>
        </w:numPr>
        <w:ind w:left="1131"/>
        <w:rPr>
          <w:ins w:id="1210" w:author="Bertille TAGNE" w:date="2025-12-05T11:35:00Z" w16du:dateUtc="2025-12-05T10:35:00Z"/>
          <w:lang w:eastAsia="fr-FR"/>
        </w:rPr>
      </w:pPr>
    </w:p>
    <w:p w14:paraId="61B38E11" w14:textId="77777777" w:rsidR="00094A00" w:rsidRPr="005C7585" w:rsidRDefault="00094A00">
      <w:pPr>
        <w:pStyle w:val="Listeniveau2"/>
        <w:numPr>
          <w:ilvl w:val="0"/>
          <w:numId w:val="0"/>
        </w:numPr>
        <w:ind w:left="1131"/>
        <w:rPr>
          <w:ins w:id="1211" w:author="Bertille TAGNE" w:date="2025-12-05T11:02:00Z" w16du:dateUtc="2025-12-05T10:02:00Z"/>
          <w:lang w:eastAsia="fr-FR"/>
        </w:rPr>
        <w:pPrChange w:id="1212" w:author="Bertille TAGNE" w:date="2025-12-05T11:35:00Z" w16du:dateUtc="2025-12-05T10:35:00Z">
          <w:pPr>
            <w:numPr>
              <w:numId w:val="28"/>
            </w:numPr>
            <w:spacing w:before="60" w:line="276" w:lineRule="auto"/>
            <w:ind w:left="720" w:hanging="360"/>
          </w:pPr>
        </w:pPrChange>
      </w:pPr>
    </w:p>
    <w:p w14:paraId="78B7C544" w14:textId="7D656629" w:rsidR="003C73B3" w:rsidRDefault="003C73B3">
      <w:pPr>
        <w:spacing w:after="160" w:line="259" w:lineRule="auto"/>
        <w:jc w:val="left"/>
        <w:rPr>
          <w:ins w:id="1213" w:author="Bertille TAGNE" w:date="2025-12-05T11:11:00Z" w16du:dateUtc="2025-12-05T10:11:00Z"/>
          <w:lang w:eastAsia="fr-FR"/>
        </w:rPr>
      </w:pPr>
      <w:ins w:id="1214" w:author="Bertille TAGNE" w:date="2025-12-05T11:11:00Z" w16du:dateUtc="2025-12-05T10:11:00Z">
        <w:r>
          <w:rPr>
            <w:lang w:eastAsia="fr-FR"/>
          </w:rPr>
          <w:br w:type="page"/>
        </w:r>
      </w:ins>
    </w:p>
    <w:p w14:paraId="360D32CC" w14:textId="35E618D6" w:rsidR="002E1D4F" w:rsidRDefault="0041475A" w:rsidP="0041475A">
      <w:pPr>
        <w:pStyle w:val="Titre2"/>
        <w:rPr>
          <w:ins w:id="1215" w:author="Bertille TAGNE" w:date="2025-12-05T11:15:00Z" w16du:dateUtc="2025-12-05T10:15:00Z"/>
        </w:rPr>
      </w:pPr>
      <w:ins w:id="1216" w:author="Bertille TAGNE" w:date="2025-12-05T11:14:00Z" w16du:dateUtc="2025-12-05T10:14:00Z">
        <w:r w:rsidRPr="0041475A">
          <w:lastRenderedPageBreak/>
          <w:t>Fréquences des réunions</w:t>
        </w:r>
      </w:ins>
    </w:p>
    <w:p w14:paraId="3E459513" w14:textId="77777777" w:rsidR="0041475A" w:rsidRPr="008D2D61" w:rsidRDefault="0041475A" w:rsidP="0041475A">
      <w:pPr>
        <w:spacing w:before="100" w:beforeAutospacing="1" w:after="100" w:afterAutospacing="1"/>
        <w:rPr>
          <w:ins w:id="1217" w:author="Bertille TAGNE" w:date="2025-12-05T11:15:00Z" w16du:dateUtc="2025-12-05T10:15:00Z"/>
          <w:rFonts w:eastAsia="Times New Roman"/>
          <w:lang w:eastAsia="fr-FR"/>
        </w:rPr>
      </w:pPr>
      <w:ins w:id="1218" w:author="Bertille TAGNE" w:date="2025-12-05T11:15:00Z" w16du:dateUtc="2025-12-05T10:15:00Z">
        <w:r w:rsidRPr="008D2D61">
          <w:rPr>
            <w:rFonts w:eastAsia="Times New Roman"/>
            <w:lang w:eastAsia="fr-FR"/>
          </w:rPr>
          <w:t>La gouvernance du projet ERP repose sur un dispositif de réunions régulières permettant d’assurer un suivi efficace, une concertation permanente et une validation structurée des livrables.</w:t>
        </w:r>
        <w:r>
          <w:rPr>
            <w:rFonts w:eastAsia="Times New Roman"/>
            <w:lang w:eastAsia="fr-FR"/>
          </w:rPr>
          <w:t xml:space="preserve"> Outre les dispositions du plan de communication du projet, nous retenons les fréquences des réunions suivantes :</w:t>
        </w:r>
      </w:ins>
    </w:p>
    <w:p w14:paraId="0E74D458" w14:textId="1651F932" w:rsidR="0041475A" w:rsidRPr="008D2D61" w:rsidRDefault="0041475A" w:rsidP="00C048AB">
      <w:pPr>
        <w:pStyle w:val="Listeniveau1"/>
        <w:spacing w:line="360" w:lineRule="auto"/>
        <w:ind w:left="360"/>
        <w:rPr>
          <w:ins w:id="1219" w:author="Bertille TAGNE" w:date="2025-12-05T11:15:00Z" w16du:dateUtc="2025-12-05T10:15:00Z"/>
          <w:lang w:eastAsia="fr-FR"/>
        </w:rPr>
        <w:pPrChange w:id="1220" w:author="CDP Groupe 1" w:date="2025-12-05T17:12:00Z" w16du:dateUtc="2025-12-05T16:12:00Z">
          <w:pPr>
            <w:pStyle w:val="Listeniveau1"/>
            <w:ind w:left="360"/>
          </w:pPr>
        </w:pPrChange>
      </w:pPr>
      <w:ins w:id="1221" w:author="Bertille TAGNE" w:date="2025-12-05T11:15:00Z" w16du:dateUtc="2025-12-05T10:15:00Z">
        <w:r w:rsidRPr="002F09D6">
          <w:rPr>
            <w:b/>
            <w:lang w:eastAsia="fr-FR"/>
          </w:rPr>
          <w:t>Comité de pilotage (COPIL)</w:t>
        </w:r>
        <w:r w:rsidRPr="008D2D61">
          <w:rPr>
            <w:lang w:eastAsia="fr-FR"/>
          </w:rPr>
          <w:t xml:space="preserve"> : s</w:t>
        </w:r>
      </w:ins>
      <w:ins w:id="1222" w:author="CDP Groupe 1" w:date="2025-12-05T17:10:00Z" w16du:dateUtc="2025-12-05T16:10:00Z">
        <w:r w:rsidR="00C048AB">
          <w:rPr>
            <w:lang w:eastAsia="fr-FR"/>
          </w:rPr>
          <w:t>e</w:t>
        </w:r>
      </w:ins>
      <w:ins w:id="1223" w:author="Bertille TAGNE" w:date="2025-12-05T11:15:00Z" w16du:dateUtc="2025-12-05T10:15:00Z">
        <w:del w:id="1224" w:author="CDP Groupe 1" w:date="2025-12-05T17:10:00Z" w16du:dateUtc="2025-12-05T16:10:00Z">
          <w:r w:rsidRPr="008D2D61" w:rsidDel="00C048AB">
            <w:rPr>
              <w:lang w:eastAsia="fr-FR"/>
            </w:rPr>
            <w:delText>e</w:delText>
          </w:r>
          <w:r w:rsidDel="00C048AB">
            <w:rPr>
              <w:lang w:eastAsia="fr-FR"/>
            </w:rPr>
            <w:delText>&amp;</w:delText>
          </w:r>
        </w:del>
        <w:r w:rsidRPr="008D2D61">
          <w:rPr>
            <w:lang w:eastAsia="fr-FR"/>
          </w:rPr>
          <w:t xml:space="preserve"> réunit une fois par mois, ou selon les besoins, pour valider les livrables majeurs, approuver les orientations stratégiques, arbitrer les décisions importantes et suivre l’état d’avancement global du projet.</w:t>
        </w:r>
      </w:ins>
    </w:p>
    <w:p w14:paraId="3302F0A9" w14:textId="26A4B952" w:rsidR="0041475A" w:rsidRPr="008D2D61" w:rsidRDefault="00316007" w:rsidP="00C048AB">
      <w:pPr>
        <w:pStyle w:val="Listeniveau1"/>
        <w:spacing w:line="360" w:lineRule="auto"/>
        <w:ind w:left="360"/>
        <w:rPr>
          <w:ins w:id="1225" w:author="Bertille TAGNE" w:date="2025-12-05T11:15:00Z" w16du:dateUtc="2025-12-05T10:15:00Z"/>
          <w:lang w:eastAsia="fr-FR"/>
        </w:rPr>
        <w:pPrChange w:id="1226" w:author="CDP Groupe 1" w:date="2025-12-05T17:12:00Z" w16du:dateUtc="2025-12-05T16:12:00Z">
          <w:pPr>
            <w:pStyle w:val="Listeniveau1"/>
            <w:ind w:left="360"/>
          </w:pPr>
        </w:pPrChange>
      </w:pPr>
      <w:ins w:id="1227" w:author="Bertille TAGNE" w:date="2025-12-05T11:16:00Z" w16du:dateUtc="2025-12-05T10:16:00Z">
        <w:r>
          <w:rPr>
            <w:b/>
            <w:lang w:eastAsia="fr-FR"/>
          </w:rPr>
          <w:t>Comité Technique</w:t>
        </w:r>
      </w:ins>
      <w:ins w:id="1228" w:author="Bertille TAGNE" w:date="2025-12-05T11:15:00Z" w16du:dateUtc="2025-12-05T10:15:00Z">
        <w:r w:rsidR="0041475A" w:rsidRPr="002F09D6">
          <w:rPr>
            <w:b/>
            <w:lang w:eastAsia="fr-FR"/>
          </w:rPr>
          <w:t xml:space="preserve"> (</w:t>
        </w:r>
      </w:ins>
      <w:ins w:id="1229" w:author="Bertille TAGNE" w:date="2025-12-05T11:16:00Z" w16du:dateUtc="2025-12-05T10:16:00Z">
        <w:r>
          <w:rPr>
            <w:b/>
            <w:lang w:eastAsia="fr-FR"/>
          </w:rPr>
          <w:t>CO</w:t>
        </w:r>
      </w:ins>
      <w:ins w:id="1230" w:author="Bertille TAGNE" w:date="2025-12-05T11:15:00Z" w16du:dateUtc="2025-12-05T10:15:00Z">
        <w:r w:rsidR="0041475A" w:rsidRPr="002F09D6">
          <w:rPr>
            <w:b/>
            <w:lang w:eastAsia="fr-FR"/>
          </w:rPr>
          <w:t>TECH)</w:t>
        </w:r>
        <w:r w:rsidR="0041475A" w:rsidRPr="008D2D61">
          <w:rPr>
            <w:lang w:eastAsia="fr-FR"/>
          </w:rPr>
          <w:t xml:space="preserve"> : se réunit deux fois par mois, ou selon les besoins, sous la supervision du Coordonnateur du Secrétariat Technique, pour analyser, instruire et amender les livrables produits par l’intégrateur avant leur présentation au Comité de pilotage. Il constitue le principal cadre d’échanges techniques et fonctionnels entre la </w:t>
        </w:r>
      </w:ins>
      <w:ins w:id="1231" w:author="Bertille TAGNE" w:date="2025-12-05T11:16:00Z" w16du:dateUtc="2025-12-05T10:16:00Z">
        <w:r>
          <w:rPr>
            <w:lang w:eastAsia="fr-FR"/>
          </w:rPr>
          <w:t>CAMWATER</w:t>
        </w:r>
      </w:ins>
      <w:ins w:id="1232" w:author="Bertille TAGNE" w:date="2025-12-05T11:15:00Z" w16du:dateUtc="2025-12-05T10:15:00Z">
        <w:r w:rsidR="0041475A" w:rsidRPr="008D2D61">
          <w:rPr>
            <w:lang w:eastAsia="fr-FR"/>
          </w:rPr>
          <w:t>, l’AMO et l’intégrateur.</w:t>
        </w:r>
      </w:ins>
    </w:p>
    <w:p w14:paraId="12D7622F" w14:textId="01A7F841" w:rsidR="0041475A" w:rsidRPr="008D2D61" w:rsidRDefault="0041475A" w:rsidP="00C048AB">
      <w:pPr>
        <w:pStyle w:val="Listeniveau1"/>
        <w:spacing w:line="360" w:lineRule="auto"/>
        <w:ind w:left="360"/>
        <w:rPr>
          <w:ins w:id="1233" w:author="Bertille TAGNE" w:date="2025-12-05T11:15:00Z" w16du:dateUtc="2025-12-05T10:15:00Z"/>
          <w:lang w:eastAsia="fr-FR"/>
        </w:rPr>
        <w:pPrChange w:id="1234" w:author="CDP Groupe 1" w:date="2025-12-05T17:12:00Z" w16du:dateUtc="2025-12-05T16:12:00Z">
          <w:pPr>
            <w:pStyle w:val="Listeniveau1"/>
            <w:ind w:left="360"/>
          </w:pPr>
        </w:pPrChange>
      </w:pPr>
      <w:ins w:id="1235" w:author="Bertille TAGNE" w:date="2025-12-05T11:15:00Z" w16du:dateUtc="2025-12-05T10:15:00Z">
        <w:r w:rsidRPr="002F09D6">
          <w:rPr>
            <w:b/>
            <w:lang w:eastAsia="fr-FR"/>
          </w:rPr>
          <w:t>Réunions hebdomadaires de coordination</w:t>
        </w:r>
        <w:r w:rsidRPr="008D2D61">
          <w:rPr>
            <w:lang w:eastAsia="fr-FR"/>
          </w:rPr>
          <w:t xml:space="preserve"> : tenues chaque semaine entre la </w:t>
        </w:r>
      </w:ins>
      <w:ins w:id="1236" w:author="Bertille TAGNE" w:date="2025-12-05T11:16:00Z" w16du:dateUtc="2025-12-05T10:16:00Z">
        <w:r w:rsidR="00316007">
          <w:rPr>
            <w:lang w:eastAsia="fr-FR"/>
          </w:rPr>
          <w:t>CAMWATER</w:t>
        </w:r>
      </w:ins>
      <w:ins w:id="1237" w:author="Bertille TAGNE" w:date="2025-12-05T11:15:00Z" w16du:dateUtc="2025-12-05T10:15:00Z">
        <w:r w:rsidRPr="008D2D61">
          <w:rPr>
            <w:lang w:eastAsia="fr-FR"/>
          </w:rPr>
          <w:t xml:space="preserve">, l’AMO et l’intégrateur. Elles permettent d’assurer un suivi rapproché des activités, de résoudre les points en suspens et de préparer les dossiers destinés au </w:t>
        </w:r>
        <w:r>
          <w:rPr>
            <w:lang w:eastAsia="fr-FR"/>
          </w:rPr>
          <w:t>CO</w:t>
        </w:r>
        <w:r w:rsidRPr="00622F4C">
          <w:rPr>
            <w:lang w:eastAsia="fr-FR"/>
          </w:rPr>
          <w:t>TECH</w:t>
        </w:r>
        <w:r w:rsidRPr="008D2D61">
          <w:rPr>
            <w:lang w:eastAsia="fr-FR"/>
          </w:rPr>
          <w:t xml:space="preserve"> et au COPIL.</w:t>
        </w:r>
      </w:ins>
    </w:p>
    <w:p w14:paraId="6BDE4FEE" w14:textId="77777777" w:rsidR="0041475A" w:rsidRPr="008D2D61" w:rsidRDefault="0041475A" w:rsidP="00C048AB">
      <w:pPr>
        <w:pStyle w:val="Listeniveau1"/>
        <w:spacing w:line="360" w:lineRule="auto"/>
        <w:ind w:left="360"/>
        <w:rPr>
          <w:ins w:id="1238" w:author="Bertille TAGNE" w:date="2025-12-05T11:15:00Z" w16du:dateUtc="2025-12-05T10:15:00Z"/>
          <w:lang w:eastAsia="fr-FR"/>
        </w:rPr>
        <w:pPrChange w:id="1239" w:author="CDP Groupe 1" w:date="2025-12-05T17:12:00Z" w16du:dateUtc="2025-12-05T16:12:00Z">
          <w:pPr>
            <w:pStyle w:val="Listeniveau1"/>
            <w:ind w:left="360"/>
          </w:pPr>
        </w:pPrChange>
      </w:pPr>
      <w:ins w:id="1240" w:author="Bertille TAGNE" w:date="2025-12-05T11:15:00Z" w16du:dateUtc="2025-12-05T10:15:00Z">
        <w:r w:rsidRPr="002F09D6">
          <w:rPr>
            <w:b/>
            <w:lang w:eastAsia="fr-FR"/>
          </w:rPr>
          <w:t>Ateliers métiers et techniques</w:t>
        </w:r>
        <w:r w:rsidRPr="008D2D61">
          <w:rPr>
            <w:lang w:eastAsia="fr-FR"/>
          </w:rPr>
          <w:t xml:space="preserve"> : organisés en fonction des jalons du projet (analyse, conception, tests, recette, formation), ils visent à recueillir les besoins, valider les spécifications fonctionnelles et techniques, et préparer les livrables soumis à validation.</w:t>
        </w:r>
      </w:ins>
    </w:p>
    <w:p w14:paraId="4AAD59C4" w14:textId="27C817F1" w:rsidR="0041475A" w:rsidRPr="00127EBA" w:rsidRDefault="0041475A" w:rsidP="00C048AB">
      <w:pPr>
        <w:pStyle w:val="Listeniveau1"/>
        <w:spacing w:line="360" w:lineRule="auto"/>
        <w:ind w:left="360"/>
        <w:rPr>
          <w:ins w:id="1241" w:author="Bertille TAGNE" w:date="2025-12-05T11:15:00Z" w16du:dateUtc="2025-12-05T10:15:00Z"/>
          <w:lang w:eastAsia="fr-FR"/>
        </w:rPr>
        <w:pPrChange w:id="1242" w:author="CDP Groupe 1" w:date="2025-12-05T17:12:00Z" w16du:dateUtc="2025-12-05T16:12:00Z">
          <w:pPr>
            <w:pStyle w:val="Listeniveau1"/>
            <w:ind w:left="360"/>
          </w:pPr>
        </w:pPrChange>
      </w:pPr>
      <w:ins w:id="1243" w:author="Bertille TAGNE" w:date="2025-12-05T11:15:00Z" w16du:dateUtc="2025-12-05T10:15:00Z">
        <w:r w:rsidRPr="002F09D6">
          <w:rPr>
            <w:b/>
            <w:lang w:eastAsia="fr-FR"/>
          </w:rPr>
          <w:t>Réunions ad hoc</w:t>
        </w:r>
        <w:r w:rsidRPr="008D2D61">
          <w:rPr>
            <w:lang w:eastAsia="fr-FR"/>
          </w:rPr>
          <w:t xml:space="preserve"> : convoquées à la demande de la </w:t>
        </w:r>
      </w:ins>
      <w:ins w:id="1244" w:author="Bertille TAGNE" w:date="2025-12-05T11:16:00Z" w16du:dateUtc="2025-12-05T10:16:00Z">
        <w:r w:rsidR="00316007">
          <w:rPr>
            <w:lang w:eastAsia="fr-FR"/>
          </w:rPr>
          <w:t>CAMWATER</w:t>
        </w:r>
      </w:ins>
      <w:ins w:id="1245" w:author="Bertille TAGNE" w:date="2025-12-05T11:15:00Z" w16du:dateUtc="2025-12-05T10:15:00Z">
        <w:r w:rsidRPr="008D2D61">
          <w:rPr>
            <w:lang w:eastAsia="fr-FR"/>
          </w:rPr>
          <w:t>, de l’AMO ou de l’intégrateur pour traiter tout point bloquant ou événement nécessitant une concertation rapide.</w:t>
        </w:r>
      </w:ins>
    </w:p>
    <w:p w14:paraId="7B282DBF" w14:textId="77777777" w:rsidR="0041475A" w:rsidRDefault="0041475A" w:rsidP="0041475A">
      <w:pPr>
        <w:rPr>
          <w:ins w:id="1246" w:author="Bertille TAGNE" w:date="2025-12-05T11:15:00Z" w16du:dateUtc="2025-12-05T10:15:00Z"/>
          <w:lang w:eastAsia="fr-FR"/>
        </w:rPr>
      </w:pPr>
    </w:p>
    <w:p w14:paraId="51161147" w14:textId="6BA42C36" w:rsidR="0041475A" w:rsidRDefault="005D5A92">
      <w:pPr>
        <w:pStyle w:val="Titre2"/>
        <w:rPr>
          <w:ins w:id="1247" w:author="Bertille TAGNE" w:date="2025-12-05T11:15:00Z" w16du:dateUtc="2025-12-05T10:15:00Z"/>
        </w:rPr>
        <w:pPrChange w:id="1248" w:author="Bertille TAGNE" w:date="2025-12-05T11:17:00Z" w16du:dateUtc="2025-12-05T10:17:00Z">
          <w:pPr/>
        </w:pPrChange>
      </w:pPr>
      <w:ins w:id="1249" w:author="Bertille TAGNE" w:date="2025-12-05T11:17:00Z" w16du:dateUtc="2025-12-05T10:17:00Z">
        <w:r w:rsidRPr="005D5A92">
          <w:t xml:space="preserve">Acteurs métiers de la </w:t>
        </w:r>
        <w:r>
          <w:t>CAMWATER</w:t>
        </w:r>
      </w:ins>
    </w:p>
    <w:p w14:paraId="051850A4" w14:textId="36FDC035" w:rsidR="00BF570B" w:rsidRDefault="005D5A92" w:rsidP="005D5A92">
      <w:pPr>
        <w:rPr>
          <w:ins w:id="1250" w:author="Bertille TAGNE" w:date="2025-12-05T12:08:00Z" w16du:dateUtc="2025-12-05T11:08:00Z"/>
          <w:lang w:eastAsia="fr-FR"/>
        </w:rPr>
      </w:pPr>
      <w:ins w:id="1251" w:author="Bertille TAGNE" w:date="2025-12-05T11:17:00Z" w16du:dateUtc="2025-12-05T10:17:00Z">
        <w:r>
          <w:rPr>
            <w:lang w:eastAsia="fr-FR"/>
          </w:rPr>
          <w:t>La réussite d’un tel projet repose également sur la mise en place d’un groupe de travail client bien structuré, qui collaborera étroitement avec nos équipes.</w:t>
        </w:r>
      </w:ins>
      <w:ins w:id="1252" w:author="Bertille TAGNE" w:date="2025-12-05T12:08:00Z" w16du:dateUtc="2025-12-05T11:08:00Z">
        <w:r w:rsidR="00BF570B">
          <w:rPr>
            <w:lang w:eastAsia="fr-FR"/>
          </w:rPr>
          <w:t xml:space="preserve"> On aura notamment : </w:t>
        </w:r>
      </w:ins>
    </w:p>
    <w:p w14:paraId="6B9C099D" w14:textId="1DF2D470" w:rsidR="00BF570B" w:rsidRDefault="00BF570B" w:rsidP="00BF570B">
      <w:pPr>
        <w:pStyle w:val="Listeniveau1"/>
        <w:rPr>
          <w:ins w:id="1253" w:author="Bertille TAGNE" w:date="2025-12-05T12:09:00Z" w16du:dateUtc="2025-12-05T11:09:00Z"/>
          <w:lang w:eastAsia="fr-FR"/>
        </w:rPr>
      </w:pPr>
      <w:ins w:id="1254" w:author="Bertille TAGNE" w:date="2025-12-05T12:08:00Z" w16du:dateUtc="2025-12-05T11:08:00Z">
        <w:r>
          <w:rPr>
            <w:lang w:eastAsia="fr-FR"/>
          </w:rPr>
          <w:t>Une équipe technique composée des informaticiens de CAMWATER</w:t>
        </w:r>
      </w:ins>
      <w:ins w:id="1255" w:author="Bertille TAGNE" w:date="2025-12-05T12:09:00Z" w16du:dateUtc="2025-12-05T11:09:00Z">
        <w:r>
          <w:rPr>
            <w:lang w:eastAsia="fr-FR"/>
          </w:rPr>
          <w:t xml:space="preserve"> ; </w:t>
        </w:r>
      </w:ins>
    </w:p>
    <w:p w14:paraId="5A5DACC5" w14:textId="571D4FC5" w:rsidR="00BF570B" w:rsidRDefault="00BF570B" w:rsidP="00BF570B">
      <w:pPr>
        <w:pStyle w:val="Listeniveau1"/>
        <w:rPr>
          <w:ins w:id="1256" w:author="Bertille TAGNE" w:date="2025-12-05T12:09:00Z" w16du:dateUtc="2025-12-05T11:09:00Z"/>
          <w:lang w:eastAsia="fr-FR"/>
        </w:rPr>
      </w:pPr>
      <w:ins w:id="1257" w:author="Bertille TAGNE" w:date="2025-12-05T12:09:00Z" w16du:dateUtc="2025-12-05T11:09:00Z">
        <w:r>
          <w:rPr>
            <w:lang w:eastAsia="fr-FR"/>
          </w:rPr>
          <w:t xml:space="preserve">Une équipe fonctionnelle pour l’élaboration des règles de gestion ; </w:t>
        </w:r>
      </w:ins>
    </w:p>
    <w:p w14:paraId="21739742" w14:textId="436833A5" w:rsidR="00BF570B" w:rsidRDefault="00BF570B">
      <w:pPr>
        <w:pStyle w:val="Listeniveau1"/>
        <w:rPr>
          <w:ins w:id="1258" w:author="Bertille TAGNE" w:date="2025-12-05T11:17:00Z" w16du:dateUtc="2025-12-05T10:17:00Z"/>
          <w:lang w:eastAsia="fr-FR"/>
        </w:rPr>
        <w:pPrChange w:id="1259" w:author="Bertille TAGNE" w:date="2025-12-05T12:08:00Z" w16du:dateUtc="2025-12-05T11:08:00Z">
          <w:pPr/>
        </w:pPrChange>
      </w:pPr>
      <w:ins w:id="1260" w:author="Bertille TAGNE" w:date="2025-12-05T12:09:00Z" w16du:dateUtc="2025-12-05T11:09:00Z">
        <w:r>
          <w:rPr>
            <w:lang w:eastAsia="fr-FR"/>
          </w:rPr>
          <w:t>Une équipe de recette.</w:t>
        </w:r>
      </w:ins>
    </w:p>
    <w:p w14:paraId="79280C27" w14:textId="7AA893DE" w:rsidR="0041475A" w:rsidRDefault="005D5A92" w:rsidP="005D5A92">
      <w:pPr>
        <w:rPr>
          <w:ins w:id="1261" w:author="Bertille TAGNE" w:date="2025-12-05T11:15:00Z" w16du:dateUtc="2025-12-05T10:15:00Z"/>
          <w:lang w:eastAsia="fr-FR"/>
        </w:rPr>
      </w:pPr>
      <w:ins w:id="1262" w:author="Bertille TAGNE" w:date="2025-12-05T11:17:00Z" w16du:dateUtc="2025-12-05T10:17:00Z">
        <w:r>
          <w:rPr>
            <w:lang w:eastAsia="fr-FR"/>
          </w:rPr>
          <w:lastRenderedPageBreak/>
          <w:t>Ce groupe de travail sera composé de points focaux. Ces derniers interviendront durant les ateliers (étude de l’existant, spécifications fonctionnelles, recettes et tests)</w:t>
        </w:r>
      </w:ins>
      <w:ins w:id="1263" w:author="Bertille TAGNE" w:date="2025-12-05T12:12:00Z" w16du:dateUtc="2025-12-05T11:12:00Z">
        <w:r w:rsidR="00ED7DBB">
          <w:rPr>
            <w:lang w:eastAsia="fr-FR"/>
          </w:rPr>
          <w:t>.</w:t>
        </w:r>
      </w:ins>
    </w:p>
    <w:p w14:paraId="781389CF" w14:textId="77777777" w:rsidR="0041475A" w:rsidRDefault="0041475A" w:rsidP="0041475A">
      <w:pPr>
        <w:rPr>
          <w:ins w:id="1264" w:author="Bertille TAGNE" w:date="2025-12-05T11:15:00Z" w16du:dateUtc="2025-12-05T10:15:00Z"/>
          <w:lang w:eastAsia="fr-FR"/>
        </w:rPr>
      </w:pPr>
    </w:p>
    <w:p w14:paraId="17C06094" w14:textId="77777777" w:rsidR="0041475A" w:rsidRDefault="0041475A" w:rsidP="0041475A">
      <w:pPr>
        <w:rPr>
          <w:ins w:id="1265" w:author="Bertille TAGNE" w:date="2025-12-05T11:15:00Z" w16du:dateUtc="2025-12-05T10:15:00Z"/>
          <w:lang w:eastAsia="fr-FR"/>
        </w:rPr>
      </w:pPr>
    </w:p>
    <w:p w14:paraId="1F7EB74F" w14:textId="77777777" w:rsidR="0041475A" w:rsidRPr="00201477" w:rsidRDefault="0041475A">
      <w:pPr>
        <w:pPrChange w:id="1266" w:author="Bertille TAGNE" w:date="2025-12-05T11:15:00Z" w16du:dateUtc="2025-12-05T10:15:00Z">
          <w:pPr>
            <w:pStyle w:val="Titre1"/>
          </w:pPr>
        </w:pPrChange>
      </w:pPr>
    </w:p>
    <w:p w14:paraId="07120479" w14:textId="77777777" w:rsidR="0020332D" w:rsidRDefault="006C79C3" w:rsidP="006C79C3">
      <w:pPr>
        <w:pStyle w:val="Titre2"/>
        <w:rPr>
          <w:ins w:id="1267" w:author="Bertille TAGNE" w:date="2025-12-05T12:18:00Z" w16du:dateUtc="2025-12-05T11:18:00Z"/>
        </w:rPr>
      </w:pPr>
      <w:bookmarkStart w:id="1268" w:name="_Toc215758837"/>
      <w:r>
        <w:t>Phases principales de projet</w:t>
      </w:r>
      <w:bookmarkEnd w:id="1268"/>
    </w:p>
    <w:p w14:paraId="5AAC5833" w14:textId="0CBF8916" w:rsidR="007D2F04" w:rsidRPr="00201477" w:rsidRDefault="007D2F04">
      <w:pPr>
        <w:pPrChange w:id="1269" w:author="Bertille TAGNE" w:date="2025-12-05T12:18:00Z" w16du:dateUtc="2025-12-05T11:18:00Z">
          <w:pPr>
            <w:pStyle w:val="Titre2"/>
          </w:pPr>
        </w:pPrChange>
      </w:pPr>
      <w:ins w:id="1270" w:author="Bertille TAGNE" w:date="2025-12-05T12:18:00Z" w16du:dateUtc="2025-12-05T11:18:00Z">
        <w:r>
          <w:rPr>
            <w:lang w:eastAsia="fr-FR"/>
          </w:rPr>
          <w:t xml:space="preserve">Les principales phases du projet sont les suivantes : </w:t>
        </w:r>
      </w:ins>
    </w:p>
    <w:p w14:paraId="59424816" w14:textId="77777777" w:rsidR="00FC3531" w:rsidRDefault="00E77775">
      <w:pPr>
        <w:keepNext/>
        <w:jc w:val="center"/>
        <w:pPrChange w:id="1271" w:author="Bertille TAGNE" w:date="2025-12-05T12:16:00Z" w16du:dateUtc="2025-12-05T11:16:00Z">
          <w:pPr>
            <w:keepNext/>
          </w:pPr>
        </w:pPrChange>
      </w:pPr>
      <w:r>
        <w:rPr>
          <w:noProof/>
          <w:lang w:eastAsia="fr-FR"/>
        </w:rPr>
        <w:drawing>
          <wp:inline distT="0" distB="0" distL="0" distR="0" wp14:anchorId="5EEF7475" wp14:editId="6CA146DE">
            <wp:extent cx="5486400" cy="4267200"/>
            <wp:effectExtent l="0" t="0" r="38100" b="0"/>
            <wp:docPr id="60" name="Diagramme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5ED446D3" w14:textId="4936E03A" w:rsidR="0020332D" w:rsidRDefault="00FC3531" w:rsidP="00595CA6">
      <w:pPr>
        <w:pStyle w:val="Lgende"/>
        <w:rPr>
          <w:lang w:eastAsia="fr-FR"/>
        </w:rPr>
      </w:pPr>
      <w:bookmarkStart w:id="1272" w:name="_Toc215653849"/>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273" w:author="Bertille TAGNE" w:date="2025-12-05T09:47:00Z" w16du:dateUtc="2025-12-05T08:47:00Z">
        <w:r w:rsidR="00C23781">
          <w:rPr>
            <w:noProof/>
          </w:rPr>
          <w:t>6</w:t>
        </w:r>
      </w:ins>
      <w:del w:id="1274" w:author="Bertille TAGNE" w:date="2025-12-05T09:47:00Z" w16du:dateUtc="2025-12-05T08:47:00Z">
        <w:r w:rsidR="00837BDC" w:rsidDel="00C23781">
          <w:rPr>
            <w:noProof/>
          </w:rPr>
          <w:delText>7</w:delText>
        </w:r>
      </w:del>
      <w:r w:rsidR="009D3063">
        <w:rPr>
          <w:noProof/>
        </w:rPr>
        <w:fldChar w:fldCharType="end"/>
      </w:r>
      <w:r>
        <w:t>: Phases principales du projet</w:t>
      </w:r>
      <w:bookmarkEnd w:id="1272"/>
    </w:p>
    <w:p w14:paraId="10ADF21C" w14:textId="77777777" w:rsidR="0020332D" w:rsidRDefault="00427679" w:rsidP="00E74ECF">
      <w:pPr>
        <w:pStyle w:val="Titre2"/>
      </w:pPr>
      <w:bookmarkStart w:id="1275" w:name="_Toc215758838"/>
      <w:commentRangeStart w:id="1276"/>
      <w:r>
        <w:t>Indépendance technologique</w:t>
      </w:r>
      <w:bookmarkEnd w:id="1275"/>
      <w:r>
        <w:t xml:space="preserve"> </w:t>
      </w:r>
      <w:commentRangeEnd w:id="1276"/>
      <w:r w:rsidR="005A2385">
        <w:rPr>
          <w:rStyle w:val="Marquedecommentaire"/>
          <w:color w:val="auto"/>
          <w:lang w:eastAsia="en-US"/>
        </w:rPr>
        <w:commentReference w:id="1276"/>
      </w:r>
    </w:p>
    <w:p w14:paraId="7C2DCD65" w14:textId="77777777" w:rsidR="00510E56" w:rsidRDefault="00E74ECF" w:rsidP="00E74ECF">
      <w:pPr>
        <w:pStyle w:val="Listeniveau1"/>
      </w:pPr>
      <w:r w:rsidRPr="00E74ECF">
        <w:rPr>
          <w:rStyle w:val="lev"/>
          <w:b w:val="0"/>
          <w:bCs w:val="0"/>
        </w:rPr>
        <w:t>Maîtrise totale du code source</w:t>
      </w:r>
      <w:r w:rsidRPr="00E74ECF">
        <w:t xml:space="preserve"> : CAMWATER conserve la propriété complète de la solution, sans dépendance technique à des </w:t>
      </w:r>
      <w:proofErr w:type="spellStart"/>
      <w:r w:rsidRPr="00E74ECF">
        <w:t>frameworks</w:t>
      </w:r>
      <w:proofErr w:type="spellEnd"/>
      <w:r w:rsidRPr="00E74ECF">
        <w:t xml:space="preserve"> ou outils externes non validés</w:t>
      </w:r>
      <w:r>
        <w:t> ;</w:t>
      </w:r>
    </w:p>
    <w:p w14:paraId="042DA8DC" w14:textId="77777777" w:rsidR="00E74ECF" w:rsidRDefault="00E74ECF" w:rsidP="00E74ECF">
      <w:pPr>
        <w:pStyle w:val="Listeniveau1"/>
      </w:pPr>
      <w:r w:rsidRPr="00E74ECF">
        <w:rPr>
          <w:rStyle w:val="lev"/>
          <w:b w:val="0"/>
          <w:bCs w:val="0"/>
        </w:rPr>
        <w:t>Compatibilité et pérennité</w:t>
      </w:r>
      <w:r w:rsidRPr="00E74ECF">
        <w:t xml:space="preserve"> : La solution est développée pour être compatible à long terme avec l’infrastructure CAMWATER, garantissant sa stabilité et évolutivité</w:t>
      </w:r>
      <w:r>
        <w:t> ;</w:t>
      </w:r>
    </w:p>
    <w:p w14:paraId="66B3BB7D" w14:textId="77777777" w:rsidR="00E74ECF" w:rsidRDefault="00E74ECF" w:rsidP="00E74ECF">
      <w:pPr>
        <w:pStyle w:val="Listeniveau1"/>
      </w:pPr>
      <w:r w:rsidRPr="00E74ECF">
        <w:rPr>
          <w:rStyle w:val="lev"/>
          <w:b w:val="0"/>
          <w:bCs w:val="0"/>
        </w:rPr>
        <w:t>Indépendance de maintenance</w:t>
      </w:r>
      <w:r w:rsidRPr="00E74ECF">
        <w:t xml:space="preserve"> : Les équipes internes ou tout prestataire futur peuvent maintenir et faire évoluer le système sans restriction ni dépendance à l’intégrateur initial</w:t>
      </w:r>
      <w:r>
        <w:t> ;</w:t>
      </w:r>
    </w:p>
    <w:p w14:paraId="182C93C3" w14:textId="77777777" w:rsidR="00E74ECF" w:rsidRPr="001C40B0" w:rsidRDefault="001C40B0" w:rsidP="001C40B0">
      <w:pPr>
        <w:pStyle w:val="Listeniveau1"/>
      </w:pPr>
      <w:r w:rsidRPr="001C40B0">
        <w:rPr>
          <w:rStyle w:val="lev"/>
          <w:b w:val="0"/>
          <w:bCs w:val="0"/>
        </w:rPr>
        <w:lastRenderedPageBreak/>
        <w:t>Transparence contractuelle</w:t>
      </w:r>
      <w:r w:rsidRPr="001C40B0">
        <w:t xml:space="preserve"> : Toute utilisation d’outils tiers doit être autorisée par CAMWATER, documentée et validée avant intégration, assurant conformité et sécurité juridique.</w:t>
      </w:r>
    </w:p>
    <w:p w14:paraId="012D6228" w14:textId="77777777" w:rsidR="00510E56" w:rsidRDefault="00510E56" w:rsidP="00575B43">
      <w:pPr>
        <w:rPr>
          <w:lang w:eastAsia="fr-FR"/>
        </w:rPr>
      </w:pPr>
    </w:p>
    <w:p w14:paraId="451B427E" w14:textId="77777777" w:rsidR="00510E56" w:rsidRDefault="00510E56" w:rsidP="00575B43">
      <w:pPr>
        <w:rPr>
          <w:lang w:eastAsia="fr-FR"/>
        </w:rPr>
      </w:pPr>
    </w:p>
    <w:p w14:paraId="41D2AAD3" w14:textId="77777777" w:rsidR="00D633C4" w:rsidRDefault="00D633C4" w:rsidP="00575B43">
      <w:pPr>
        <w:rPr>
          <w:lang w:eastAsia="fr-FR"/>
        </w:rPr>
      </w:pPr>
    </w:p>
    <w:p w14:paraId="49F037CB" w14:textId="77777777" w:rsidR="00575B43" w:rsidRDefault="0012545F" w:rsidP="00575B43">
      <w:pPr>
        <w:pStyle w:val="Titre1"/>
        <w:numPr>
          <w:ilvl w:val="0"/>
          <w:numId w:val="1"/>
        </w:numPr>
        <w:ind w:left="431" w:hanging="431"/>
      </w:pPr>
      <w:bookmarkStart w:id="1277" w:name="_Toc215758839"/>
      <w:r>
        <w:t>PERIMETRE ET LIVRABLES</w:t>
      </w:r>
      <w:bookmarkEnd w:id="1277"/>
    </w:p>
    <w:p w14:paraId="1F994A1A" w14:textId="77777777" w:rsidR="00EB0288" w:rsidRDefault="00611B25" w:rsidP="005A2385">
      <w:pPr>
        <w:spacing w:before="100" w:beforeAutospacing="1" w:after="100" w:afterAutospacing="1"/>
        <w:rPr>
          <w:ins w:id="1278" w:author="Bertille TAGNE" w:date="2025-12-05T13:04:00Z" w16du:dateUtc="2025-12-05T12:04:00Z"/>
          <w:rFonts w:eastAsia="Times New Roman"/>
          <w:lang w:eastAsia="fr-FR"/>
        </w:rPr>
      </w:pPr>
      <w:r>
        <w:t xml:space="preserve">La solution </w:t>
      </w:r>
      <w:r>
        <w:rPr>
          <w:rStyle w:val="lev"/>
        </w:rPr>
        <w:t>GESCOM</w:t>
      </w:r>
      <w:r>
        <w:t xml:space="preserve"> est une plateforme intégrée qui centralise et automatise les processus métiers liés à la gestion des services, à la facturation et au recouvrement. Ses modules interconnectés permettent de gérer les interventions, les réclamations, les équipements et les échanges avec les clients, garantissant fluidité des opérations et fiabilité des données.</w:t>
      </w:r>
      <w:r w:rsidR="00EB0288">
        <w:t xml:space="preserve"> </w:t>
      </w:r>
      <w:r w:rsidR="00EB0288" w:rsidRPr="00D73704">
        <w:rPr>
          <w:rFonts w:eastAsia="Times New Roman"/>
          <w:lang w:eastAsia="fr-FR"/>
        </w:rPr>
        <w:t>Elle s’articule autour de plusieurs modules principaux :</w:t>
      </w:r>
    </w:p>
    <w:p w14:paraId="0EFC19C0" w14:textId="17DDB507" w:rsidR="00E82141" w:rsidRPr="009C04E4" w:rsidRDefault="00E82141" w:rsidP="00E82141">
      <w:pPr>
        <w:pStyle w:val="Titre2"/>
        <w:rPr>
          <w:ins w:id="1279" w:author="Bertille TAGNE" w:date="2025-12-05T13:04:00Z" w16du:dateUtc="2025-12-05T12:04:00Z"/>
          <w:highlight w:val="yellow"/>
          <w:rPrChange w:id="1280" w:author="CDP Groupe 1" w:date="2025-12-05T16:29:00Z" w16du:dateUtc="2025-12-05T15:29:00Z">
            <w:rPr>
              <w:ins w:id="1281" w:author="Bertille TAGNE" w:date="2025-12-05T13:04:00Z" w16du:dateUtc="2025-12-05T12:04:00Z"/>
            </w:rPr>
          </w:rPrChange>
        </w:rPr>
      </w:pPr>
      <w:ins w:id="1282" w:author="Bertille TAGNE" w:date="2025-12-05T13:04:00Z" w16du:dateUtc="2025-12-05T12:04:00Z">
        <w:r w:rsidRPr="009C04E4">
          <w:rPr>
            <w:highlight w:val="yellow"/>
            <w:rPrChange w:id="1283" w:author="CDP Groupe 1" w:date="2025-12-05T16:29:00Z" w16du:dateUtc="2025-12-05T15:29:00Z">
              <w:rPr/>
            </w:rPrChange>
          </w:rPr>
          <w:t xml:space="preserve">Périmètre </w:t>
        </w:r>
        <w:commentRangeStart w:id="1284"/>
        <w:r w:rsidRPr="009C04E4">
          <w:rPr>
            <w:highlight w:val="yellow"/>
            <w:rPrChange w:id="1285" w:author="CDP Groupe 1" w:date="2025-12-05T16:29:00Z" w16du:dateUtc="2025-12-05T15:29:00Z">
              <w:rPr/>
            </w:rPrChange>
          </w:rPr>
          <w:t>fonctionnel</w:t>
        </w:r>
      </w:ins>
      <w:commentRangeEnd w:id="1284"/>
      <w:r w:rsidR="009C04E4">
        <w:rPr>
          <w:rStyle w:val="Marquedecommentaire"/>
          <w:color w:val="auto"/>
          <w:lang w:eastAsia="en-US"/>
        </w:rPr>
        <w:commentReference w:id="1284"/>
      </w:r>
    </w:p>
    <w:p w14:paraId="52C89D98" w14:textId="77777777" w:rsidR="00E82141" w:rsidRPr="00E82141" w:rsidRDefault="00E82141">
      <w:pPr>
        <w:rPr>
          <w:lang w:eastAsia="fr-FR"/>
          <w:rPrChange w:id="1286" w:author="Bertille TAGNE" w:date="2025-12-05T13:04:00Z" w16du:dateUtc="2025-12-05T12:04:00Z">
            <w:rPr/>
          </w:rPrChange>
        </w:rPr>
        <w:pPrChange w:id="1287" w:author="Bertille TAGNE" w:date="2025-12-05T13:04:00Z" w16du:dateUtc="2025-12-05T12:04:00Z">
          <w:pPr>
            <w:spacing w:before="100" w:beforeAutospacing="1" w:after="100" w:afterAutospacing="1"/>
            <w:ind w:firstLine="431"/>
          </w:pPr>
        </w:pPrChange>
      </w:pPr>
    </w:p>
    <w:p w14:paraId="56BC9BBD" w14:textId="77777777" w:rsidR="0017448A" w:rsidRDefault="00EB0288">
      <w:pPr>
        <w:pStyle w:val="Titre3"/>
        <w:pPrChange w:id="1288" w:author="Bertille TAGNE" w:date="2025-12-05T13:04:00Z" w16du:dateUtc="2025-12-05T12:04:00Z">
          <w:pPr>
            <w:pStyle w:val="Titre2"/>
          </w:pPr>
        </w:pPrChange>
      </w:pPr>
      <w:bookmarkStart w:id="1289" w:name="_Toc215758840"/>
      <w:r w:rsidRPr="0017448A">
        <w:t>Workflow</w:t>
      </w:r>
      <w:bookmarkEnd w:id="1289"/>
      <w:r w:rsidRPr="0017448A">
        <w:t xml:space="preserve"> </w:t>
      </w:r>
    </w:p>
    <w:p w14:paraId="1CAF88C4" w14:textId="77777777" w:rsidR="0017448A" w:rsidRPr="0017448A" w:rsidRDefault="0017448A">
      <w:pPr>
        <w:pPrChange w:id="1290" w:author="Bertille TAGNE" w:date="2025-12-05T12:58:00Z" w16du:dateUtc="2025-12-05T11:58:00Z">
          <w:pPr>
            <w:ind w:firstLine="360"/>
          </w:pPr>
        </w:pPrChange>
      </w:pPr>
      <w:r w:rsidRPr="00F64875">
        <w:t xml:space="preserve">Le module </w:t>
      </w:r>
      <w:r w:rsidRPr="00F64875">
        <w:rPr>
          <w:rStyle w:val="lev"/>
        </w:rPr>
        <w:t>Workflow</w:t>
      </w:r>
      <w:r w:rsidRPr="00F64875">
        <w:t xml:space="preserve"> permet de modéliser et d’automatiser les processus métiers pour optimiser l’organisation et la coordination des activités. Il inclut :</w:t>
      </w:r>
    </w:p>
    <w:p w14:paraId="151E7849" w14:textId="77777777" w:rsidR="0017448A" w:rsidRPr="00F64875" w:rsidRDefault="0017448A" w:rsidP="00693E6F">
      <w:pPr>
        <w:pStyle w:val="Paragraphedeliste"/>
        <w:numPr>
          <w:ilvl w:val="0"/>
          <w:numId w:val="12"/>
        </w:numPr>
      </w:pPr>
      <w:r w:rsidRPr="00F64875">
        <w:rPr>
          <w:rFonts w:eastAsia="Times New Roman"/>
          <w:lang w:eastAsia="fr-FR"/>
        </w:rPr>
        <w:t>Modélisateur des processus métier ;</w:t>
      </w:r>
    </w:p>
    <w:p w14:paraId="4CF93B05" w14:textId="77777777" w:rsidR="0017448A" w:rsidRPr="00F64875" w:rsidRDefault="0017448A" w:rsidP="00693E6F">
      <w:pPr>
        <w:pStyle w:val="Paragraphedeliste"/>
        <w:numPr>
          <w:ilvl w:val="0"/>
          <w:numId w:val="12"/>
        </w:numPr>
      </w:pPr>
      <w:r w:rsidRPr="00F64875">
        <w:rPr>
          <w:rFonts w:eastAsia="Times New Roman"/>
          <w:lang w:eastAsia="fr-FR"/>
        </w:rPr>
        <w:t>Modélisateur des écrans dynamiques ;</w:t>
      </w:r>
    </w:p>
    <w:p w14:paraId="105A18FE" w14:textId="77777777" w:rsidR="0017448A" w:rsidRPr="0017448A" w:rsidRDefault="0017448A" w:rsidP="00693E6F">
      <w:pPr>
        <w:pStyle w:val="Paragraphedeliste"/>
        <w:numPr>
          <w:ilvl w:val="0"/>
          <w:numId w:val="12"/>
        </w:numPr>
      </w:pPr>
      <w:r w:rsidRPr="00F64875">
        <w:rPr>
          <w:rFonts w:eastAsia="Times New Roman"/>
          <w:lang w:eastAsia="fr-FR"/>
        </w:rPr>
        <w:t>Paramétrage des délais et des alertes</w:t>
      </w:r>
    </w:p>
    <w:p w14:paraId="6B7D8A82" w14:textId="77777777" w:rsidR="00EB0288" w:rsidRDefault="00EB0288">
      <w:pPr>
        <w:pStyle w:val="Titre3"/>
        <w:pPrChange w:id="1291" w:author="Bertille TAGNE" w:date="2025-12-05T13:04:00Z" w16du:dateUtc="2025-12-05T12:04:00Z">
          <w:pPr>
            <w:pStyle w:val="Titre2"/>
          </w:pPr>
        </w:pPrChange>
      </w:pPr>
      <w:bookmarkStart w:id="1292" w:name="_Toc215758841"/>
      <w:r w:rsidRPr="0017448A">
        <w:t>Gestion Électronique des Documents (GED)</w:t>
      </w:r>
      <w:bookmarkEnd w:id="1292"/>
      <w:r w:rsidRPr="0017448A">
        <w:t xml:space="preserve"> </w:t>
      </w:r>
    </w:p>
    <w:p w14:paraId="4A378CF2" w14:textId="77777777" w:rsidR="0017448A" w:rsidRPr="00F64875" w:rsidRDefault="0017448A" w:rsidP="004D77CA">
      <w:pPr>
        <w:spacing w:before="100" w:beforeAutospacing="1" w:after="100" w:afterAutospacing="1"/>
        <w:rPr>
          <w:rFonts w:eastAsia="Times New Roman"/>
          <w:lang w:eastAsia="fr-FR"/>
        </w:rPr>
      </w:pPr>
      <w:r w:rsidRPr="00F64875">
        <w:rPr>
          <w:rFonts w:eastAsia="Times New Roman"/>
          <w:lang w:eastAsia="fr-FR"/>
        </w:rPr>
        <w:t xml:space="preserve">Le module </w:t>
      </w:r>
      <w:r w:rsidRPr="00F64875">
        <w:rPr>
          <w:rFonts w:eastAsia="Times New Roman"/>
          <w:b/>
          <w:bCs/>
          <w:lang w:eastAsia="fr-FR"/>
        </w:rPr>
        <w:t>GED</w:t>
      </w:r>
      <w:r w:rsidRPr="00F64875">
        <w:rPr>
          <w:rFonts w:eastAsia="Times New Roman"/>
          <w:lang w:eastAsia="fr-FR"/>
        </w:rPr>
        <w:t xml:space="preserve"> assure l’archivage, la consultation et le suivi des documents de manière sécurisée :</w:t>
      </w:r>
    </w:p>
    <w:p w14:paraId="5026F329" w14:textId="77777777" w:rsidR="0017448A" w:rsidRPr="00F64875" w:rsidRDefault="0017448A" w:rsidP="00693E6F">
      <w:pPr>
        <w:pStyle w:val="Paragraphedeliste"/>
        <w:numPr>
          <w:ilvl w:val="0"/>
          <w:numId w:val="13"/>
        </w:numPr>
        <w:spacing w:before="100" w:beforeAutospacing="1" w:after="100" w:afterAutospacing="1"/>
        <w:rPr>
          <w:rFonts w:eastAsia="Times New Roman"/>
          <w:lang w:eastAsia="fr-FR"/>
        </w:rPr>
      </w:pPr>
      <w:r w:rsidRPr="00F64875">
        <w:rPr>
          <w:rFonts w:eastAsia="Times New Roman"/>
          <w:lang w:eastAsia="fr-FR"/>
        </w:rPr>
        <w:t>Paramétrage des types de documents ;</w:t>
      </w:r>
    </w:p>
    <w:p w14:paraId="014B3E2C" w14:textId="77777777" w:rsidR="0017448A" w:rsidRPr="00F64875" w:rsidRDefault="0017448A" w:rsidP="00693E6F">
      <w:pPr>
        <w:pStyle w:val="Paragraphedeliste"/>
        <w:numPr>
          <w:ilvl w:val="0"/>
          <w:numId w:val="13"/>
        </w:numPr>
        <w:spacing w:before="100" w:beforeAutospacing="1" w:after="100" w:afterAutospacing="1"/>
        <w:rPr>
          <w:rFonts w:eastAsia="Times New Roman"/>
          <w:lang w:eastAsia="fr-FR"/>
        </w:rPr>
      </w:pPr>
      <w:r w:rsidRPr="00F64875">
        <w:rPr>
          <w:rFonts w:eastAsia="Times New Roman"/>
          <w:lang w:eastAsia="fr-FR"/>
        </w:rPr>
        <w:t>Archivage et indexation des documents ;</w:t>
      </w:r>
    </w:p>
    <w:p w14:paraId="3E9CBC08" w14:textId="77777777" w:rsidR="0017448A" w:rsidRPr="00C777C3" w:rsidRDefault="0017448A" w:rsidP="00693E6F">
      <w:pPr>
        <w:pStyle w:val="Paragraphedeliste"/>
        <w:numPr>
          <w:ilvl w:val="0"/>
          <w:numId w:val="13"/>
        </w:numPr>
        <w:spacing w:before="100" w:beforeAutospacing="1" w:after="100" w:afterAutospacing="1"/>
        <w:rPr>
          <w:rFonts w:eastAsia="Times New Roman"/>
          <w:lang w:eastAsia="fr-FR"/>
        </w:rPr>
      </w:pPr>
      <w:r w:rsidRPr="00F64875">
        <w:rPr>
          <w:rFonts w:eastAsia="Times New Roman"/>
          <w:lang w:eastAsia="fr-FR"/>
        </w:rPr>
        <w:t>Consultation et téléchargement des documents</w:t>
      </w:r>
    </w:p>
    <w:p w14:paraId="1DE65288" w14:textId="77777777" w:rsidR="0017448A" w:rsidRDefault="00EB0288">
      <w:pPr>
        <w:pStyle w:val="Titre3"/>
        <w:pPrChange w:id="1293" w:author="Bertille TAGNE" w:date="2025-12-05T13:04:00Z" w16du:dateUtc="2025-12-05T12:04:00Z">
          <w:pPr>
            <w:pStyle w:val="Titre2"/>
          </w:pPr>
        </w:pPrChange>
      </w:pPr>
      <w:bookmarkStart w:id="1294" w:name="_Toc215758842"/>
      <w:r w:rsidRPr="00D73704">
        <w:t>Module de paramétrage</w:t>
      </w:r>
      <w:bookmarkEnd w:id="1294"/>
      <w:r w:rsidRPr="00D73704">
        <w:t xml:space="preserve"> </w:t>
      </w:r>
    </w:p>
    <w:p w14:paraId="27F8DF42" w14:textId="77777777" w:rsidR="0017448A" w:rsidRDefault="0017448A" w:rsidP="0017448A">
      <w:pPr>
        <w:spacing w:before="100" w:beforeAutospacing="1" w:after="100" w:afterAutospacing="1"/>
        <w:jc w:val="left"/>
        <w:rPr>
          <w:rFonts w:eastAsia="Times New Roman"/>
          <w:lang w:eastAsia="fr-FR"/>
        </w:rPr>
      </w:pPr>
      <w:r w:rsidRPr="00792EB0">
        <w:rPr>
          <w:rFonts w:eastAsia="Times New Roman"/>
          <w:lang w:eastAsia="fr-FR"/>
        </w:rPr>
        <w:t>Ce module permet de configurer les règles et éléments nécessaires au fonctionnement du système :</w:t>
      </w:r>
    </w:p>
    <w:p w14:paraId="1199B521" w14:textId="77777777" w:rsidR="0017448A" w:rsidRDefault="0017448A" w:rsidP="00693E6F">
      <w:pPr>
        <w:pStyle w:val="Paragraphedeliste"/>
        <w:numPr>
          <w:ilvl w:val="0"/>
          <w:numId w:val="14"/>
        </w:numPr>
        <w:spacing w:before="100" w:beforeAutospacing="1" w:after="100" w:afterAutospacing="1"/>
        <w:jc w:val="left"/>
        <w:rPr>
          <w:rFonts w:eastAsia="Times New Roman"/>
          <w:lang w:eastAsia="fr-FR"/>
        </w:rPr>
      </w:pPr>
      <w:r w:rsidRPr="00792EB0">
        <w:rPr>
          <w:rFonts w:eastAsia="Times New Roman"/>
          <w:lang w:eastAsia="fr-FR"/>
        </w:rPr>
        <w:lastRenderedPageBreak/>
        <w:t>Gestion des règles de facturation</w:t>
      </w:r>
      <w:r>
        <w:rPr>
          <w:rFonts w:eastAsia="Times New Roman"/>
          <w:lang w:eastAsia="fr-FR"/>
        </w:rPr>
        <w:t> ;</w:t>
      </w:r>
    </w:p>
    <w:p w14:paraId="50C677C6" w14:textId="77777777" w:rsidR="0017448A" w:rsidRDefault="0017448A" w:rsidP="00693E6F">
      <w:pPr>
        <w:pStyle w:val="Paragraphedeliste"/>
        <w:numPr>
          <w:ilvl w:val="0"/>
          <w:numId w:val="14"/>
        </w:numPr>
        <w:spacing w:before="100" w:beforeAutospacing="1" w:after="100" w:afterAutospacing="1"/>
        <w:jc w:val="left"/>
        <w:rPr>
          <w:rFonts w:eastAsia="Times New Roman"/>
          <w:lang w:eastAsia="fr-FR"/>
        </w:rPr>
      </w:pPr>
      <w:r w:rsidRPr="00792EB0">
        <w:rPr>
          <w:rFonts w:eastAsia="Times New Roman"/>
          <w:lang w:eastAsia="fr-FR"/>
        </w:rPr>
        <w:t>Gestion des familles et sous-familles</w:t>
      </w:r>
      <w:r>
        <w:rPr>
          <w:rFonts w:eastAsia="Times New Roman"/>
          <w:lang w:eastAsia="fr-FR"/>
        </w:rPr>
        <w:t> ;</w:t>
      </w:r>
    </w:p>
    <w:p w14:paraId="68EDB707" w14:textId="77777777" w:rsidR="0017448A" w:rsidRDefault="0017448A" w:rsidP="00693E6F">
      <w:pPr>
        <w:pStyle w:val="Paragraphedeliste"/>
        <w:numPr>
          <w:ilvl w:val="0"/>
          <w:numId w:val="14"/>
        </w:numPr>
        <w:spacing w:before="100" w:beforeAutospacing="1" w:after="100" w:afterAutospacing="1"/>
        <w:jc w:val="left"/>
        <w:rPr>
          <w:rFonts w:eastAsia="Times New Roman"/>
          <w:lang w:eastAsia="fr-FR"/>
        </w:rPr>
      </w:pPr>
      <w:r w:rsidRPr="00792EB0">
        <w:rPr>
          <w:rFonts w:eastAsia="Times New Roman"/>
          <w:lang w:eastAsia="fr-FR"/>
        </w:rPr>
        <w:t>Gestion des articles</w:t>
      </w:r>
      <w:r>
        <w:rPr>
          <w:rFonts w:eastAsia="Times New Roman"/>
          <w:lang w:eastAsia="fr-FR"/>
        </w:rPr>
        <w:t> ;</w:t>
      </w:r>
    </w:p>
    <w:p w14:paraId="0293680E" w14:textId="77777777" w:rsidR="0017448A" w:rsidRPr="00792EB0" w:rsidRDefault="0017448A" w:rsidP="00693E6F">
      <w:pPr>
        <w:pStyle w:val="Paragraphedeliste"/>
        <w:numPr>
          <w:ilvl w:val="0"/>
          <w:numId w:val="14"/>
        </w:numPr>
        <w:spacing w:before="100" w:beforeAutospacing="1" w:after="100" w:afterAutospacing="1"/>
        <w:jc w:val="left"/>
        <w:rPr>
          <w:rFonts w:eastAsia="Times New Roman"/>
          <w:lang w:eastAsia="fr-FR"/>
        </w:rPr>
      </w:pPr>
      <w:r w:rsidRPr="00792EB0">
        <w:rPr>
          <w:rFonts w:eastAsia="Times New Roman"/>
          <w:lang w:eastAsia="fr-FR"/>
        </w:rPr>
        <w:t>Gestion de la tarification</w:t>
      </w:r>
    </w:p>
    <w:p w14:paraId="6C0B92C3" w14:textId="77777777" w:rsidR="0017448A" w:rsidRDefault="0017448A" w:rsidP="0017448A">
      <w:pPr>
        <w:rPr>
          <w:lang w:eastAsia="fr-FR"/>
        </w:rPr>
      </w:pPr>
    </w:p>
    <w:p w14:paraId="130A2D18" w14:textId="77777777" w:rsidR="000176F6" w:rsidRDefault="000176F6" w:rsidP="0017448A">
      <w:pPr>
        <w:rPr>
          <w:lang w:eastAsia="fr-FR"/>
        </w:rPr>
      </w:pPr>
    </w:p>
    <w:p w14:paraId="0870ABA4" w14:textId="77777777" w:rsidR="000176F6" w:rsidRPr="0017448A" w:rsidRDefault="000176F6" w:rsidP="0017448A">
      <w:pPr>
        <w:rPr>
          <w:lang w:eastAsia="fr-FR"/>
        </w:rPr>
      </w:pPr>
    </w:p>
    <w:p w14:paraId="657575B6" w14:textId="77777777" w:rsidR="0017448A" w:rsidRDefault="00EB0288">
      <w:pPr>
        <w:pStyle w:val="Titre3"/>
        <w:pPrChange w:id="1295" w:author="Bertille TAGNE" w:date="2025-12-05T13:04:00Z" w16du:dateUtc="2025-12-05T12:04:00Z">
          <w:pPr>
            <w:pStyle w:val="Titre2"/>
          </w:pPr>
        </w:pPrChange>
      </w:pPr>
      <w:bookmarkStart w:id="1296" w:name="_Toc215758843"/>
      <w:r w:rsidRPr="00D73704">
        <w:t>Module de gestion des accès</w:t>
      </w:r>
      <w:bookmarkEnd w:id="1296"/>
      <w:r w:rsidRPr="00D73704">
        <w:t xml:space="preserve"> </w:t>
      </w:r>
    </w:p>
    <w:p w14:paraId="6631BDBA" w14:textId="77777777" w:rsidR="0017448A" w:rsidRDefault="0017448A" w:rsidP="0017448A">
      <w:pPr>
        <w:pStyle w:val="NormalWeb"/>
        <w:spacing w:line="360" w:lineRule="auto"/>
      </w:pPr>
      <w:r>
        <w:t>Ce module assure la gestion des utilisateurs et la sécurité d’accès aux applications :</w:t>
      </w:r>
    </w:p>
    <w:p w14:paraId="1D487704" w14:textId="77777777" w:rsidR="0017448A" w:rsidRDefault="0017448A" w:rsidP="00693E6F">
      <w:pPr>
        <w:pStyle w:val="NormalWeb"/>
        <w:numPr>
          <w:ilvl w:val="0"/>
          <w:numId w:val="15"/>
        </w:numPr>
        <w:spacing w:line="360" w:lineRule="auto"/>
      </w:pPr>
      <w:r>
        <w:t>Gestion des profils applicatifs ;</w:t>
      </w:r>
    </w:p>
    <w:p w14:paraId="000AA442" w14:textId="77777777" w:rsidR="0017448A" w:rsidRDefault="0017448A" w:rsidP="00693E6F">
      <w:pPr>
        <w:pStyle w:val="NormalWeb"/>
        <w:numPr>
          <w:ilvl w:val="0"/>
          <w:numId w:val="15"/>
        </w:numPr>
        <w:spacing w:line="360" w:lineRule="auto"/>
      </w:pPr>
      <w:r>
        <w:t>Gestion des profils métier ;</w:t>
      </w:r>
    </w:p>
    <w:p w14:paraId="334C1640" w14:textId="77777777" w:rsidR="0017448A" w:rsidRDefault="0017448A" w:rsidP="00693E6F">
      <w:pPr>
        <w:pStyle w:val="NormalWeb"/>
        <w:numPr>
          <w:ilvl w:val="0"/>
          <w:numId w:val="15"/>
        </w:numPr>
        <w:spacing w:line="360" w:lineRule="auto"/>
      </w:pPr>
      <w:r>
        <w:t>Gestion des utilisateurs ;</w:t>
      </w:r>
    </w:p>
    <w:p w14:paraId="08FE576B" w14:textId="77777777" w:rsidR="0017448A" w:rsidRPr="0017448A" w:rsidRDefault="0017448A" w:rsidP="00693E6F">
      <w:pPr>
        <w:pStyle w:val="NormalWeb"/>
        <w:numPr>
          <w:ilvl w:val="0"/>
          <w:numId w:val="15"/>
        </w:numPr>
        <w:spacing w:line="360" w:lineRule="auto"/>
      </w:pPr>
      <w:r>
        <w:t>Affectation des profils (métier / applicatif)</w:t>
      </w:r>
    </w:p>
    <w:p w14:paraId="206C4D89" w14:textId="77777777" w:rsidR="0017448A" w:rsidRDefault="00EB0288">
      <w:pPr>
        <w:pStyle w:val="Titre3"/>
        <w:pPrChange w:id="1297" w:author="Bertille TAGNE" w:date="2025-12-05T13:04:00Z" w16du:dateUtc="2025-12-05T12:04:00Z">
          <w:pPr>
            <w:pStyle w:val="Titre2"/>
          </w:pPr>
        </w:pPrChange>
      </w:pPr>
      <w:bookmarkStart w:id="1298" w:name="_Toc215758844"/>
      <w:r w:rsidRPr="00D73704">
        <w:t>Facturation et Recouvrement</w:t>
      </w:r>
      <w:bookmarkEnd w:id="1298"/>
      <w:r w:rsidRPr="00D73704">
        <w:t xml:space="preserve"> </w:t>
      </w:r>
    </w:p>
    <w:p w14:paraId="75E733F1" w14:textId="77777777" w:rsidR="0017448A" w:rsidRDefault="0017448A" w:rsidP="0017448A">
      <w:pPr>
        <w:pStyle w:val="NormalWeb"/>
        <w:spacing w:line="360" w:lineRule="auto"/>
        <w:jc w:val="both"/>
      </w:pPr>
      <w:r>
        <w:t>Ce module couvre l’ensemble du cycle RFR (Relève, Facturation, Recouvrement) et la gestion des équipements :</w:t>
      </w:r>
    </w:p>
    <w:p w14:paraId="41C0A713" w14:textId="77777777" w:rsidR="0017448A" w:rsidRDefault="0017448A" w:rsidP="00693E6F">
      <w:pPr>
        <w:pStyle w:val="NormalWeb"/>
        <w:numPr>
          <w:ilvl w:val="0"/>
          <w:numId w:val="16"/>
        </w:numPr>
        <w:spacing w:line="360" w:lineRule="auto"/>
        <w:jc w:val="both"/>
      </w:pPr>
      <w:r>
        <w:rPr>
          <w:rStyle w:val="lev"/>
        </w:rPr>
        <w:t>Gestion des écarts de consommation </w:t>
      </w:r>
      <w:r>
        <w:t>;</w:t>
      </w:r>
    </w:p>
    <w:p w14:paraId="16D66DEE" w14:textId="77777777" w:rsidR="0017448A" w:rsidRDefault="0017448A" w:rsidP="00693E6F">
      <w:pPr>
        <w:pStyle w:val="NormalWeb"/>
        <w:numPr>
          <w:ilvl w:val="0"/>
          <w:numId w:val="16"/>
        </w:numPr>
        <w:spacing w:line="360" w:lineRule="auto"/>
        <w:jc w:val="both"/>
      </w:pPr>
      <w:r>
        <w:rPr>
          <w:rStyle w:val="lev"/>
        </w:rPr>
        <w:t>Gestion des équipements</w:t>
      </w:r>
      <w:r>
        <w:t xml:space="preserve"> : compteurs, modules radio, configuration des compteurs, cadrans mesurés ou calculés ;</w:t>
      </w:r>
    </w:p>
    <w:p w14:paraId="3B43F7C3" w14:textId="77777777" w:rsidR="0017448A" w:rsidRPr="001F5914" w:rsidRDefault="0017448A" w:rsidP="00693E6F">
      <w:pPr>
        <w:pStyle w:val="NormalWeb"/>
        <w:numPr>
          <w:ilvl w:val="0"/>
          <w:numId w:val="16"/>
        </w:numPr>
        <w:spacing w:line="360" w:lineRule="auto"/>
        <w:jc w:val="both"/>
        <w:rPr>
          <w:rStyle w:val="lev"/>
          <w:b w:val="0"/>
          <w:bCs w:val="0"/>
        </w:rPr>
      </w:pPr>
      <w:r>
        <w:rPr>
          <w:rStyle w:val="lev"/>
        </w:rPr>
        <w:t>Planification et saisie des données de consommation</w:t>
      </w:r>
      <w:r>
        <w:t xml:space="preserve"> : planification des campagnes selon différents critères, saisie centralisée ou via outils mobiles ;</w:t>
      </w:r>
    </w:p>
    <w:p w14:paraId="3984C570" w14:textId="77777777" w:rsidR="0017448A" w:rsidRDefault="0017448A" w:rsidP="00693E6F">
      <w:pPr>
        <w:pStyle w:val="NormalWeb"/>
        <w:numPr>
          <w:ilvl w:val="0"/>
          <w:numId w:val="16"/>
        </w:numPr>
        <w:spacing w:line="360" w:lineRule="auto"/>
        <w:jc w:val="both"/>
      </w:pPr>
      <w:r>
        <w:rPr>
          <w:rStyle w:val="lev"/>
        </w:rPr>
        <w:t>Facturation</w:t>
      </w:r>
      <w:r>
        <w:t xml:space="preserve"> : divers types et modes de facturation, gestion en masse, suivi et officialisation des factures, édition selon différents modèles ;</w:t>
      </w:r>
    </w:p>
    <w:p w14:paraId="35972C1C" w14:textId="77777777" w:rsidR="0017448A" w:rsidRPr="0017448A" w:rsidRDefault="0017448A" w:rsidP="00693E6F">
      <w:pPr>
        <w:pStyle w:val="NormalWeb"/>
        <w:numPr>
          <w:ilvl w:val="0"/>
          <w:numId w:val="16"/>
        </w:numPr>
        <w:spacing w:line="360" w:lineRule="auto"/>
        <w:jc w:val="both"/>
      </w:pPr>
      <w:r>
        <w:rPr>
          <w:rStyle w:val="lev"/>
        </w:rPr>
        <w:t>Recouvrement</w:t>
      </w:r>
      <w:r>
        <w:t xml:space="preserve"> : gestions des caisses, des encaissements et décaissements, suivi des rejets, impayés, relances et génération automatique des documents selon les étapes</w:t>
      </w:r>
    </w:p>
    <w:p w14:paraId="03840086" w14:textId="77777777" w:rsidR="00EB0288" w:rsidRDefault="00EB0288">
      <w:pPr>
        <w:pStyle w:val="Titre3"/>
        <w:pPrChange w:id="1299" w:author="Bertille TAGNE" w:date="2025-12-05T13:05:00Z" w16du:dateUtc="2025-12-05T12:05:00Z">
          <w:pPr>
            <w:pStyle w:val="Titre2"/>
          </w:pPr>
        </w:pPrChange>
      </w:pPr>
      <w:bookmarkStart w:id="1300" w:name="_Toc215758845"/>
      <w:r w:rsidRPr="00D73704">
        <w:t>Principaux processus métier</w:t>
      </w:r>
      <w:bookmarkEnd w:id="1300"/>
    </w:p>
    <w:p w14:paraId="7A14B9B1" w14:textId="77777777" w:rsidR="0017448A" w:rsidRDefault="0017448A" w:rsidP="0017448A">
      <w:pPr>
        <w:pStyle w:val="NormalWeb"/>
        <w:spacing w:line="360" w:lineRule="auto"/>
        <w:jc w:val="both"/>
      </w:pPr>
      <w:r>
        <w:t>GESCOM gère de nombreux processus liés aux clients et aux interventions :</w:t>
      </w:r>
    </w:p>
    <w:p w14:paraId="0824B12B" w14:textId="77777777" w:rsidR="0017448A" w:rsidRDefault="0017448A" w:rsidP="00693E6F">
      <w:pPr>
        <w:pStyle w:val="NormalWeb"/>
        <w:numPr>
          <w:ilvl w:val="0"/>
          <w:numId w:val="17"/>
        </w:numPr>
        <w:spacing w:line="360" w:lineRule="auto"/>
        <w:jc w:val="both"/>
      </w:pPr>
      <w:r>
        <w:rPr>
          <w:rStyle w:val="lev"/>
        </w:rPr>
        <w:lastRenderedPageBreak/>
        <w:t>Demandes de raccordement</w:t>
      </w:r>
      <w:r>
        <w:t xml:space="preserve"> : simple, avec abonnement, extension, abonnement seul ou collectif</w:t>
      </w:r>
    </w:p>
    <w:p w14:paraId="02AD6776" w14:textId="77777777" w:rsidR="0017448A" w:rsidRDefault="0017448A" w:rsidP="00693E6F">
      <w:pPr>
        <w:pStyle w:val="NormalWeb"/>
        <w:numPr>
          <w:ilvl w:val="0"/>
          <w:numId w:val="17"/>
        </w:numPr>
        <w:spacing w:line="360" w:lineRule="auto"/>
        <w:jc w:val="both"/>
      </w:pPr>
      <w:r>
        <w:rPr>
          <w:rStyle w:val="lev"/>
        </w:rPr>
        <w:t>Réclamations commerciales</w:t>
      </w:r>
      <w:r>
        <w:t xml:space="preserve"> : changement de payeur ou d’adresse, domiciliation bancaire, réactivation de branchement, gestion des accords commerciaux, redressement ou annulation de factures, mutations, résiliation, suivi des fraudes, changements d’offre ou d’usage, remboursement d’acompte ou caution</w:t>
      </w:r>
    </w:p>
    <w:p w14:paraId="5166CD1E" w14:textId="77777777" w:rsidR="0017448A" w:rsidRDefault="0017448A" w:rsidP="00693E6F">
      <w:pPr>
        <w:pStyle w:val="NormalWeb"/>
        <w:numPr>
          <w:ilvl w:val="0"/>
          <w:numId w:val="17"/>
        </w:numPr>
        <w:spacing w:line="360" w:lineRule="auto"/>
        <w:jc w:val="both"/>
      </w:pPr>
      <w:r>
        <w:rPr>
          <w:rStyle w:val="lev"/>
        </w:rPr>
        <w:t>Réclamations techniques</w:t>
      </w:r>
      <w:r>
        <w:t xml:space="preserve"> : changement ou pose de compteurs, enquêtes de vérification, étalonnage, problèmes liés aux branchements, redimensionnement ou déplacement de compteurs, gestion des dégâts</w:t>
      </w:r>
    </w:p>
    <w:p w14:paraId="6FD7DB07" w14:textId="77777777" w:rsidR="0017448A" w:rsidRDefault="0017448A" w:rsidP="00693E6F">
      <w:pPr>
        <w:pStyle w:val="NormalWeb"/>
        <w:numPr>
          <w:ilvl w:val="0"/>
          <w:numId w:val="17"/>
        </w:numPr>
        <w:spacing w:line="360" w:lineRule="auto"/>
        <w:jc w:val="both"/>
      </w:pPr>
      <w:r>
        <w:rPr>
          <w:rStyle w:val="lev"/>
        </w:rPr>
        <w:t>Gestion des interventions terrain</w:t>
      </w:r>
      <w:r>
        <w:t xml:space="preserve"> : planification et exécution des interventions, gestion du stock, module nomade pour le suivi des interventions et enquêtes terrain</w:t>
      </w:r>
    </w:p>
    <w:p w14:paraId="46FA984C" w14:textId="77777777" w:rsidR="0017448A" w:rsidRPr="0017448A" w:rsidRDefault="0017448A" w:rsidP="00693E6F">
      <w:pPr>
        <w:pStyle w:val="NormalWeb"/>
        <w:numPr>
          <w:ilvl w:val="0"/>
          <w:numId w:val="17"/>
        </w:numPr>
        <w:spacing w:line="360" w:lineRule="auto"/>
        <w:jc w:val="both"/>
      </w:pPr>
      <w:r>
        <w:rPr>
          <w:rStyle w:val="lev"/>
        </w:rPr>
        <w:t>Gestion des relances et litiges</w:t>
      </w:r>
      <w:r>
        <w:t xml:space="preserve"> : étapes de relance, coupures, déposes, dossiers précontentieux et contentieux, gestion des irrécouvrables</w:t>
      </w:r>
    </w:p>
    <w:p w14:paraId="16B18616" w14:textId="77777777" w:rsidR="00EB0288" w:rsidRDefault="00EB0288">
      <w:pPr>
        <w:pStyle w:val="Titre3"/>
        <w:pPrChange w:id="1301" w:author="Bertille TAGNE" w:date="2025-12-05T13:05:00Z" w16du:dateUtc="2025-12-05T12:05:00Z">
          <w:pPr>
            <w:pStyle w:val="Titre2"/>
          </w:pPr>
        </w:pPrChange>
      </w:pPr>
      <w:bookmarkStart w:id="1302" w:name="_Toc215758846"/>
      <w:r w:rsidRPr="00D73704">
        <w:t>Agence en ligne</w:t>
      </w:r>
      <w:bookmarkEnd w:id="1302"/>
      <w:r w:rsidRPr="00D73704">
        <w:t xml:space="preserve"> </w:t>
      </w:r>
    </w:p>
    <w:p w14:paraId="3371B1BD" w14:textId="77777777" w:rsidR="0017448A" w:rsidRDefault="0017448A" w:rsidP="0017448A">
      <w:pPr>
        <w:pStyle w:val="NormalWeb"/>
        <w:spacing w:line="360" w:lineRule="auto"/>
        <w:jc w:val="both"/>
      </w:pPr>
      <w:r>
        <w:t>L’</w:t>
      </w:r>
      <w:r>
        <w:rPr>
          <w:rStyle w:val="lev"/>
        </w:rPr>
        <w:t>agence en ligne</w:t>
      </w:r>
      <w:r>
        <w:t xml:space="preserve"> est un portail sécurisé destiné aux clients, offrant un accès direct aux services :</w:t>
      </w:r>
    </w:p>
    <w:p w14:paraId="2BBC7EE5" w14:textId="77777777" w:rsidR="0017448A" w:rsidRDefault="0017448A" w:rsidP="00693E6F">
      <w:pPr>
        <w:pStyle w:val="NormalWeb"/>
        <w:numPr>
          <w:ilvl w:val="0"/>
          <w:numId w:val="18"/>
        </w:numPr>
        <w:spacing w:line="360" w:lineRule="auto"/>
        <w:jc w:val="both"/>
      </w:pPr>
      <w:r>
        <w:t>Consultation des informations personnelles et des données liées au point de livraison</w:t>
      </w:r>
    </w:p>
    <w:p w14:paraId="795CEBDB" w14:textId="77777777" w:rsidR="0017448A" w:rsidRDefault="0017448A" w:rsidP="00693E6F">
      <w:pPr>
        <w:pStyle w:val="NormalWeb"/>
        <w:numPr>
          <w:ilvl w:val="0"/>
          <w:numId w:val="18"/>
        </w:numPr>
        <w:spacing w:line="360" w:lineRule="auto"/>
        <w:jc w:val="both"/>
      </w:pPr>
      <w:r>
        <w:t>Historique des relevés et des données techniques du compteur</w:t>
      </w:r>
    </w:p>
    <w:p w14:paraId="7CD13A80" w14:textId="77777777" w:rsidR="0017448A" w:rsidRDefault="0017448A" w:rsidP="00693E6F">
      <w:pPr>
        <w:pStyle w:val="NormalWeb"/>
        <w:numPr>
          <w:ilvl w:val="0"/>
          <w:numId w:val="18"/>
        </w:numPr>
        <w:spacing w:line="360" w:lineRule="auto"/>
        <w:jc w:val="both"/>
      </w:pPr>
      <w:r>
        <w:t>Historique et détail des factures, informations tarifaires</w:t>
      </w:r>
    </w:p>
    <w:p w14:paraId="01BE29C7" w14:textId="77777777" w:rsidR="0017448A" w:rsidRDefault="0017448A" w:rsidP="00693E6F">
      <w:pPr>
        <w:pStyle w:val="NormalWeb"/>
        <w:numPr>
          <w:ilvl w:val="0"/>
          <w:numId w:val="18"/>
        </w:numPr>
        <w:spacing w:line="360" w:lineRule="auto"/>
        <w:jc w:val="both"/>
      </w:pPr>
      <w:r>
        <w:t>Suivi de l’échéancier de paiement</w:t>
      </w:r>
    </w:p>
    <w:p w14:paraId="775572B5" w14:textId="77777777" w:rsidR="0017448A" w:rsidRDefault="0017448A" w:rsidP="00693E6F">
      <w:pPr>
        <w:pStyle w:val="NormalWeb"/>
        <w:numPr>
          <w:ilvl w:val="0"/>
          <w:numId w:val="18"/>
        </w:numPr>
        <w:spacing w:line="360" w:lineRule="auto"/>
        <w:jc w:val="both"/>
      </w:pPr>
      <w:r>
        <w:t>Paiement sécurisé en ligne</w:t>
      </w:r>
    </w:p>
    <w:p w14:paraId="241E8B89" w14:textId="77777777" w:rsidR="0017448A" w:rsidRDefault="0017448A" w:rsidP="00693E6F">
      <w:pPr>
        <w:pStyle w:val="NormalWeb"/>
        <w:numPr>
          <w:ilvl w:val="0"/>
          <w:numId w:val="18"/>
        </w:numPr>
        <w:spacing w:line="360" w:lineRule="auto"/>
        <w:jc w:val="both"/>
      </w:pPr>
      <w:r>
        <w:t>Initiation et suivi des réclamations</w:t>
      </w:r>
    </w:p>
    <w:p w14:paraId="42DBC20A" w14:textId="77777777" w:rsidR="0017448A" w:rsidRDefault="0017448A" w:rsidP="00693E6F">
      <w:pPr>
        <w:pStyle w:val="NormalWeb"/>
        <w:numPr>
          <w:ilvl w:val="0"/>
          <w:numId w:val="18"/>
        </w:numPr>
        <w:spacing w:line="360" w:lineRule="auto"/>
        <w:jc w:val="both"/>
      </w:pPr>
      <w:r>
        <w:t>Notifications en cas de modification d’une information de gestion</w:t>
      </w:r>
    </w:p>
    <w:p w14:paraId="03AFC71D" w14:textId="77777777" w:rsidR="0017448A" w:rsidRPr="0017448A" w:rsidRDefault="0017448A" w:rsidP="00693E6F">
      <w:pPr>
        <w:pStyle w:val="NormalWeb"/>
        <w:numPr>
          <w:ilvl w:val="0"/>
          <w:numId w:val="18"/>
        </w:numPr>
        <w:spacing w:line="360" w:lineRule="auto"/>
        <w:jc w:val="both"/>
      </w:pPr>
      <w:r>
        <w:t>Mise à disposition des documents de gestion : contrats, engagements de paiement, reçus</w:t>
      </w:r>
    </w:p>
    <w:p w14:paraId="09764FF9" w14:textId="2ECD4F8E" w:rsidR="00611B25" w:rsidRDefault="004F20FB" w:rsidP="00F16102">
      <w:pPr>
        <w:pStyle w:val="Titre2"/>
      </w:pPr>
      <w:bookmarkStart w:id="1303" w:name="_Toc215758847"/>
      <w:r>
        <w:t>Contraintes informatiques</w:t>
      </w:r>
      <w:bookmarkEnd w:id="1303"/>
    </w:p>
    <w:p w14:paraId="1AE6ABEC" w14:textId="77777777" w:rsidR="00392755" w:rsidRDefault="00392755" w:rsidP="00AE6678">
      <w:pPr>
        <w:ind w:firstLine="578"/>
        <w:rPr>
          <w:rFonts w:eastAsia="Calibri"/>
        </w:rPr>
      </w:pPr>
      <w:r>
        <w:rPr>
          <w:rFonts w:eastAsia="Calibri"/>
        </w:rPr>
        <w:t>Il</w:t>
      </w:r>
      <w:r>
        <w:rPr>
          <w:rFonts w:eastAsia="Calibri"/>
          <w:spacing w:val="2"/>
        </w:rPr>
        <w:t xml:space="preserve"> </w:t>
      </w:r>
      <w:r>
        <w:rPr>
          <w:rFonts w:eastAsia="Calibri"/>
          <w:spacing w:val="-1"/>
        </w:rPr>
        <w:t>s</w:t>
      </w:r>
      <w:r>
        <w:rPr>
          <w:rFonts w:eastAsia="Calibri"/>
        </w:rPr>
        <w:t>’agira</w:t>
      </w:r>
      <w:r>
        <w:rPr>
          <w:rFonts w:eastAsia="Calibri"/>
          <w:spacing w:val="-2"/>
        </w:rPr>
        <w:t xml:space="preserve"> </w:t>
      </w:r>
      <w:r>
        <w:rPr>
          <w:rFonts w:eastAsia="Calibri"/>
        </w:rPr>
        <w:t>donc</w:t>
      </w:r>
      <w:r>
        <w:rPr>
          <w:rFonts w:eastAsia="Calibri"/>
          <w:spacing w:val="-2"/>
        </w:rPr>
        <w:t xml:space="preserve"> </w:t>
      </w:r>
      <w:r>
        <w:rPr>
          <w:rFonts w:eastAsia="Calibri"/>
        </w:rPr>
        <w:t>de d</w:t>
      </w:r>
      <w:r>
        <w:rPr>
          <w:rFonts w:eastAsia="Calibri"/>
          <w:spacing w:val="-1"/>
        </w:rPr>
        <w:t>é</w:t>
      </w:r>
      <w:r>
        <w:rPr>
          <w:rFonts w:eastAsia="Calibri"/>
        </w:rPr>
        <w:t>ploy</w:t>
      </w:r>
      <w:r>
        <w:rPr>
          <w:rFonts w:eastAsia="Calibri"/>
          <w:spacing w:val="-1"/>
        </w:rPr>
        <w:t>e</w:t>
      </w:r>
      <w:r>
        <w:rPr>
          <w:rFonts w:eastAsia="Calibri"/>
        </w:rPr>
        <w:t>r</w:t>
      </w:r>
      <w:r>
        <w:rPr>
          <w:rFonts w:eastAsia="Calibri"/>
          <w:spacing w:val="-11"/>
        </w:rPr>
        <w:t xml:space="preserve"> </w:t>
      </w:r>
      <w:r>
        <w:rPr>
          <w:rFonts w:eastAsia="Calibri"/>
        </w:rPr>
        <w:t>la</w:t>
      </w:r>
      <w:r>
        <w:rPr>
          <w:rFonts w:eastAsia="Calibri"/>
          <w:spacing w:val="-5"/>
        </w:rPr>
        <w:t xml:space="preserve"> </w:t>
      </w:r>
      <w:r>
        <w:rPr>
          <w:rFonts w:eastAsia="Calibri"/>
          <w:spacing w:val="-1"/>
        </w:rPr>
        <w:t>s</w:t>
      </w:r>
      <w:r>
        <w:rPr>
          <w:rFonts w:eastAsia="Calibri"/>
        </w:rPr>
        <w:t>olution</w:t>
      </w:r>
      <w:r>
        <w:rPr>
          <w:rFonts w:eastAsia="Calibri"/>
          <w:spacing w:val="-9"/>
        </w:rPr>
        <w:t xml:space="preserve"> </w:t>
      </w:r>
      <w:r>
        <w:rPr>
          <w:rFonts w:eastAsia="Calibri"/>
          <w:spacing w:val="-1"/>
        </w:rPr>
        <w:t>s</w:t>
      </w:r>
      <w:r>
        <w:rPr>
          <w:rFonts w:eastAsia="Calibri"/>
        </w:rPr>
        <w:t>ur</w:t>
      </w:r>
      <w:r>
        <w:rPr>
          <w:rFonts w:eastAsia="Calibri"/>
          <w:spacing w:val="-7"/>
        </w:rPr>
        <w:t xml:space="preserve"> </w:t>
      </w:r>
      <w:r>
        <w:rPr>
          <w:rFonts w:eastAsia="Calibri"/>
        </w:rPr>
        <w:t>un</w:t>
      </w:r>
      <w:r>
        <w:rPr>
          <w:rFonts w:eastAsia="Calibri"/>
          <w:spacing w:val="-7"/>
        </w:rPr>
        <w:t xml:space="preserve"> </w:t>
      </w:r>
      <w:r>
        <w:rPr>
          <w:rFonts w:eastAsia="Calibri"/>
          <w:spacing w:val="2"/>
        </w:rPr>
        <w:t>S</w:t>
      </w:r>
      <w:r>
        <w:rPr>
          <w:rFonts w:eastAsia="Calibri"/>
          <w:spacing w:val="-1"/>
        </w:rPr>
        <w:t>G</w:t>
      </w:r>
      <w:r>
        <w:rPr>
          <w:rFonts w:eastAsia="Calibri"/>
        </w:rPr>
        <w:t>B</w:t>
      </w:r>
      <w:r>
        <w:rPr>
          <w:rFonts w:eastAsia="Calibri"/>
          <w:spacing w:val="2"/>
        </w:rPr>
        <w:t>D</w:t>
      </w:r>
      <w:r>
        <w:rPr>
          <w:rFonts w:eastAsia="Calibri"/>
        </w:rPr>
        <w:t>R robuste pouvant être déployé sur Windows ou linux.</w:t>
      </w:r>
      <w:r>
        <w:rPr>
          <w:rFonts w:eastAsia="Calibri"/>
          <w:spacing w:val="-10"/>
        </w:rPr>
        <w:t xml:space="preserve"> </w:t>
      </w:r>
      <w:r>
        <w:rPr>
          <w:rFonts w:eastAsia="Calibri"/>
        </w:rPr>
        <w:t>Pour</w:t>
      </w:r>
      <w:r>
        <w:rPr>
          <w:rFonts w:eastAsia="Calibri"/>
          <w:spacing w:val="-8"/>
        </w:rPr>
        <w:t xml:space="preserve"> </w:t>
      </w:r>
      <w:r>
        <w:rPr>
          <w:rFonts w:eastAsia="Calibri"/>
        </w:rPr>
        <w:t>c</w:t>
      </w:r>
      <w:r>
        <w:rPr>
          <w:rFonts w:eastAsia="Calibri"/>
          <w:spacing w:val="-1"/>
        </w:rPr>
        <w:t>e</w:t>
      </w:r>
      <w:r>
        <w:rPr>
          <w:rFonts w:eastAsia="Calibri"/>
        </w:rPr>
        <w:t>la</w:t>
      </w:r>
      <w:r>
        <w:rPr>
          <w:rFonts w:eastAsia="Calibri"/>
          <w:spacing w:val="-7"/>
        </w:rPr>
        <w:t xml:space="preserve"> l’</w:t>
      </w:r>
      <w:r>
        <w:rPr>
          <w:rFonts w:eastAsia="Calibri"/>
          <w:spacing w:val="-1"/>
        </w:rPr>
        <w:t>é</w:t>
      </w:r>
      <w:r>
        <w:rPr>
          <w:rFonts w:eastAsia="Calibri"/>
        </w:rPr>
        <w:t>quipe</w:t>
      </w:r>
      <w:r>
        <w:rPr>
          <w:rFonts w:eastAsia="Calibri"/>
          <w:spacing w:val="-11"/>
        </w:rPr>
        <w:t xml:space="preserve"> </w:t>
      </w:r>
      <w:r>
        <w:rPr>
          <w:rFonts w:eastAsia="Calibri"/>
        </w:rPr>
        <w:t>interne</w:t>
      </w:r>
      <w:r>
        <w:rPr>
          <w:rFonts w:eastAsia="Calibri"/>
          <w:spacing w:val="-11"/>
        </w:rPr>
        <w:t xml:space="preserve"> </w:t>
      </w:r>
      <w:r>
        <w:rPr>
          <w:rFonts w:eastAsia="Calibri"/>
        </w:rPr>
        <w:t>s</w:t>
      </w:r>
      <w:r>
        <w:rPr>
          <w:rFonts w:eastAsia="Calibri"/>
          <w:spacing w:val="-1"/>
        </w:rPr>
        <w:t>e</w:t>
      </w:r>
      <w:r>
        <w:rPr>
          <w:rFonts w:eastAsia="Calibri"/>
        </w:rPr>
        <w:t>ra</w:t>
      </w:r>
      <w:r>
        <w:rPr>
          <w:rFonts w:eastAsia="Calibri"/>
          <w:spacing w:val="-7"/>
        </w:rPr>
        <w:t xml:space="preserve"> </w:t>
      </w:r>
      <w:r>
        <w:rPr>
          <w:rFonts w:eastAsia="Calibri"/>
          <w:spacing w:val="-1"/>
        </w:rPr>
        <w:t>m</w:t>
      </w:r>
      <w:r>
        <w:rPr>
          <w:rFonts w:eastAsia="Calibri"/>
          <w:spacing w:val="2"/>
        </w:rPr>
        <w:t>i</w:t>
      </w:r>
      <w:r>
        <w:rPr>
          <w:rFonts w:eastAsia="Calibri"/>
          <w:spacing w:val="-1"/>
        </w:rPr>
        <w:t>s</w:t>
      </w:r>
      <w:r>
        <w:rPr>
          <w:rFonts w:eastAsia="Calibri"/>
        </w:rPr>
        <w:t>e</w:t>
      </w:r>
      <w:r>
        <w:rPr>
          <w:rFonts w:eastAsia="Calibri"/>
          <w:spacing w:val="-9"/>
        </w:rPr>
        <w:t xml:space="preserve"> </w:t>
      </w:r>
      <w:r>
        <w:rPr>
          <w:rFonts w:eastAsia="Calibri"/>
        </w:rPr>
        <w:t>à</w:t>
      </w:r>
      <w:r>
        <w:rPr>
          <w:rFonts w:eastAsia="Calibri"/>
          <w:spacing w:val="-5"/>
        </w:rPr>
        <w:t xml:space="preserve"> contribution</w:t>
      </w:r>
      <w:r>
        <w:rPr>
          <w:rFonts w:eastAsia="Calibri"/>
          <w:spacing w:val="-13"/>
        </w:rPr>
        <w:t xml:space="preserve"> </w:t>
      </w:r>
      <w:r>
        <w:rPr>
          <w:rFonts w:eastAsia="Calibri"/>
        </w:rPr>
        <w:t>pour</w:t>
      </w:r>
      <w:r>
        <w:rPr>
          <w:rFonts w:eastAsia="Calibri"/>
          <w:spacing w:val="-8"/>
        </w:rPr>
        <w:t xml:space="preserve"> </w:t>
      </w:r>
      <w:r>
        <w:rPr>
          <w:rFonts w:eastAsia="Calibri"/>
        </w:rPr>
        <w:t>tout</w:t>
      </w:r>
      <w:r>
        <w:rPr>
          <w:rFonts w:eastAsia="Calibri"/>
          <w:spacing w:val="-7"/>
        </w:rPr>
        <w:t xml:space="preserve"> </w:t>
      </w:r>
      <w:r>
        <w:rPr>
          <w:rFonts w:eastAsia="Calibri"/>
        </w:rPr>
        <w:t>ce</w:t>
      </w:r>
      <w:r>
        <w:rPr>
          <w:rFonts w:eastAsia="Calibri"/>
          <w:spacing w:val="-7"/>
        </w:rPr>
        <w:t xml:space="preserve"> </w:t>
      </w:r>
      <w:r>
        <w:rPr>
          <w:rFonts w:eastAsia="Calibri"/>
        </w:rPr>
        <w:t xml:space="preserve">qui </w:t>
      </w:r>
      <w:r>
        <w:rPr>
          <w:rFonts w:eastAsia="Calibri"/>
          <w:spacing w:val="-1"/>
        </w:rPr>
        <w:t>es</w:t>
      </w:r>
      <w:r>
        <w:rPr>
          <w:rFonts w:eastAsia="Calibri"/>
        </w:rPr>
        <w:t>t</w:t>
      </w:r>
      <w:r>
        <w:rPr>
          <w:rFonts w:eastAsia="Calibri"/>
          <w:spacing w:val="-1"/>
        </w:rPr>
        <w:t xml:space="preserve"> </w:t>
      </w:r>
      <w:r>
        <w:rPr>
          <w:rFonts w:eastAsia="Calibri"/>
        </w:rPr>
        <w:t>ad</w:t>
      </w:r>
      <w:r>
        <w:rPr>
          <w:rFonts w:eastAsia="Calibri"/>
          <w:spacing w:val="-1"/>
        </w:rPr>
        <w:t>m</w:t>
      </w:r>
      <w:r>
        <w:rPr>
          <w:rFonts w:eastAsia="Calibri"/>
        </w:rPr>
        <w:t>in</w:t>
      </w:r>
      <w:r>
        <w:rPr>
          <w:rFonts w:eastAsia="Calibri"/>
          <w:spacing w:val="2"/>
        </w:rPr>
        <w:t>i</w:t>
      </w:r>
      <w:r>
        <w:rPr>
          <w:rFonts w:eastAsia="Calibri"/>
          <w:spacing w:val="-1"/>
        </w:rPr>
        <w:t>s</w:t>
      </w:r>
      <w:r>
        <w:rPr>
          <w:rFonts w:eastAsia="Calibri"/>
        </w:rPr>
        <w:t>tration</w:t>
      </w:r>
      <w:r>
        <w:rPr>
          <w:rFonts w:eastAsia="Calibri"/>
          <w:spacing w:val="-10"/>
        </w:rPr>
        <w:t xml:space="preserve"> </w:t>
      </w:r>
      <w:r>
        <w:rPr>
          <w:rFonts w:eastAsia="Calibri"/>
        </w:rPr>
        <w:t>de</w:t>
      </w:r>
      <w:r>
        <w:rPr>
          <w:rFonts w:eastAsia="Calibri"/>
          <w:spacing w:val="-2"/>
        </w:rPr>
        <w:t xml:space="preserve"> </w:t>
      </w:r>
      <w:r>
        <w:rPr>
          <w:rFonts w:eastAsia="Calibri"/>
        </w:rPr>
        <w:t>base</w:t>
      </w:r>
      <w:r>
        <w:rPr>
          <w:rFonts w:eastAsia="Calibri"/>
          <w:spacing w:val="-6"/>
        </w:rPr>
        <w:t xml:space="preserve"> </w:t>
      </w:r>
      <w:r>
        <w:rPr>
          <w:rFonts w:eastAsia="Calibri"/>
        </w:rPr>
        <w:t>de donn</w:t>
      </w:r>
      <w:r>
        <w:rPr>
          <w:rFonts w:eastAsia="Calibri"/>
          <w:spacing w:val="-1"/>
        </w:rPr>
        <w:t>ées</w:t>
      </w:r>
      <w:r>
        <w:rPr>
          <w:rFonts w:eastAsia="Calibri"/>
        </w:rPr>
        <w:t>.</w:t>
      </w:r>
    </w:p>
    <w:p w14:paraId="1E5E3382" w14:textId="77777777" w:rsidR="00392755" w:rsidRDefault="00392755" w:rsidP="00392755">
      <w:pPr>
        <w:widowControl w:val="0"/>
        <w:rPr>
          <w:rFonts w:eastAsia="Calibri"/>
          <w:szCs w:val="25"/>
        </w:rPr>
      </w:pPr>
      <w:r>
        <w:rPr>
          <w:rFonts w:eastAsia="Calibri"/>
          <w:szCs w:val="25"/>
        </w:rPr>
        <w:t>Par ailleurs :</w:t>
      </w:r>
    </w:p>
    <w:p w14:paraId="1EEAD39A" w14:textId="77777777" w:rsidR="00392755" w:rsidRPr="005B391B" w:rsidRDefault="00392755" w:rsidP="00693E6F">
      <w:pPr>
        <w:pStyle w:val="Paragraphedeliste"/>
        <w:numPr>
          <w:ilvl w:val="0"/>
          <w:numId w:val="19"/>
        </w:numPr>
        <w:spacing w:before="100" w:beforeAutospacing="1" w:after="100" w:afterAutospacing="1"/>
        <w:rPr>
          <w:rFonts w:eastAsia="Times New Roman"/>
          <w:lang w:eastAsia="fr-FR"/>
        </w:rPr>
      </w:pPr>
      <w:r w:rsidRPr="005B391B">
        <w:rPr>
          <w:rFonts w:eastAsia="Times New Roman"/>
          <w:lang w:eastAsia="fr-FR"/>
        </w:rPr>
        <w:lastRenderedPageBreak/>
        <w:t>L’architecture modulaire de la solution et sa portabilité (multiplateforme) font partie des premiers critères de sélection ;</w:t>
      </w:r>
    </w:p>
    <w:p w14:paraId="31C47876" w14:textId="77777777" w:rsidR="00392755" w:rsidRPr="005B391B" w:rsidRDefault="00392755" w:rsidP="00693E6F">
      <w:pPr>
        <w:pStyle w:val="Paragraphedeliste"/>
        <w:numPr>
          <w:ilvl w:val="0"/>
          <w:numId w:val="19"/>
        </w:numPr>
        <w:spacing w:before="100" w:beforeAutospacing="1" w:after="100" w:afterAutospacing="1"/>
        <w:rPr>
          <w:rFonts w:eastAsia="Times New Roman"/>
          <w:lang w:eastAsia="fr-FR"/>
        </w:rPr>
      </w:pPr>
      <w:r w:rsidRPr="005B391B">
        <w:rPr>
          <w:rFonts w:eastAsia="Times New Roman"/>
          <w:lang w:eastAsia="fr-FR"/>
        </w:rPr>
        <w:t>Elle devra par conséquent être entièrement intégrée, facilement administrable, basée sur des standards, interopérable, évolutive et largement internationalisée (avec une forte communauté de contributeurs)</w:t>
      </w:r>
    </w:p>
    <w:p w14:paraId="594E2593" w14:textId="77777777" w:rsidR="00392755" w:rsidRPr="005B391B" w:rsidRDefault="00392755" w:rsidP="00693E6F">
      <w:pPr>
        <w:pStyle w:val="Paragraphedeliste"/>
        <w:numPr>
          <w:ilvl w:val="0"/>
          <w:numId w:val="19"/>
        </w:numPr>
        <w:spacing w:before="100" w:beforeAutospacing="1" w:after="100" w:afterAutospacing="1"/>
        <w:rPr>
          <w:rFonts w:eastAsia="Times New Roman"/>
          <w:lang w:eastAsia="fr-FR"/>
        </w:rPr>
      </w:pPr>
      <w:r w:rsidRPr="005B391B">
        <w:rPr>
          <w:rFonts w:eastAsia="Times New Roman"/>
          <w:lang w:eastAsia="fr-FR"/>
        </w:rPr>
        <w:t>La solution doit impérativement être accessible à la fois via interface web et éventuellement via client lourd</w:t>
      </w:r>
    </w:p>
    <w:p w14:paraId="26046905" w14:textId="7C6427CF" w:rsidR="00BA6AF1" w:rsidRDefault="004F20FB" w:rsidP="00EE54A6">
      <w:pPr>
        <w:pStyle w:val="Titre2"/>
      </w:pPr>
      <w:bookmarkStart w:id="1304" w:name="_Toc215758848"/>
      <w:r>
        <w:t xml:space="preserve">Attentes en communication et </w:t>
      </w:r>
      <w:del w:id="1305" w:author="CDP Groupe 1" w:date="2025-12-05T17:08:00Z" w16du:dateUtc="2025-12-05T16:08:00Z">
        <w:r w:rsidDel="00421AA3">
          <w:delText>echange</w:delText>
        </w:r>
      </w:del>
      <w:ins w:id="1306" w:author="CDP Groupe 1" w:date="2025-12-05T17:08:00Z" w16du:dateUtc="2025-12-05T16:08:00Z">
        <w:r w:rsidR="00421AA3">
          <w:t>échange</w:t>
        </w:r>
      </w:ins>
      <w:r>
        <w:t xml:space="preserve"> de </w:t>
      </w:r>
      <w:del w:id="1307" w:author="CDP Groupe 1" w:date="2025-12-05T17:08:00Z" w16du:dateUtc="2025-12-05T16:08:00Z">
        <w:r w:rsidDel="00421AA3">
          <w:delText>donnses</w:delText>
        </w:r>
      </w:del>
      <w:bookmarkEnd w:id="1304"/>
      <w:ins w:id="1308" w:author="CDP Groupe 1" w:date="2025-12-05T17:08:00Z" w16du:dateUtc="2025-12-05T16:08:00Z">
        <w:r w:rsidR="00421AA3">
          <w:t>données</w:t>
        </w:r>
      </w:ins>
    </w:p>
    <w:p w14:paraId="123DBEE2" w14:textId="77777777" w:rsidR="006B7D4A" w:rsidRDefault="00C327C7" w:rsidP="00D617B3">
      <w:pPr>
        <w:widowControl w:val="0"/>
        <w:ind w:right="490" w:firstLine="578"/>
        <w:rPr>
          <w:rFonts w:eastAsia="Calibri" w:cs="Calibri"/>
          <w:szCs w:val="25"/>
        </w:rPr>
      </w:pPr>
      <w:r>
        <w:rPr>
          <w:rFonts w:eastAsia="Calibri" w:cs="Calibri"/>
          <w:szCs w:val="25"/>
        </w:rPr>
        <w:t>Le</w:t>
      </w:r>
      <w:r>
        <w:rPr>
          <w:rFonts w:eastAsia="Calibri" w:cs="Calibri"/>
          <w:spacing w:val="-2"/>
          <w:szCs w:val="25"/>
        </w:rPr>
        <w:t xml:space="preserve"> </w:t>
      </w:r>
      <w:r>
        <w:rPr>
          <w:rFonts w:eastAsia="Calibri" w:cs="Calibri"/>
          <w:spacing w:val="1"/>
          <w:szCs w:val="25"/>
        </w:rPr>
        <w:t>d</w:t>
      </w:r>
      <w:r>
        <w:rPr>
          <w:rFonts w:eastAsia="Calibri" w:cs="Calibri"/>
          <w:spacing w:val="-1"/>
          <w:szCs w:val="25"/>
        </w:rPr>
        <w:t>é</w:t>
      </w:r>
      <w:r>
        <w:rPr>
          <w:rFonts w:eastAsia="Calibri" w:cs="Calibri"/>
          <w:spacing w:val="1"/>
          <w:szCs w:val="25"/>
        </w:rPr>
        <w:t>p</w:t>
      </w:r>
      <w:r>
        <w:rPr>
          <w:rFonts w:eastAsia="Calibri" w:cs="Calibri"/>
          <w:szCs w:val="25"/>
        </w:rPr>
        <w:t>loi</w:t>
      </w:r>
      <w:r>
        <w:rPr>
          <w:rFonts w:eastAsia="Calibri" w:cs="Calibri"/>
          <w:spacing w:val="2"/>
          <w:szCs w:val="25"/>
        </w:rPr>
        <w:t>e</w:t>
      </w:r>
      <w:r>
        <w:rPr>
          <w:rFonts w:eastAsia="Calibri" w:cs="Calibri"/>
          <w:spacing w:val="-1"/>
          <w:szCs w:val="25"/>
        </w:rPr>
        <w:t>me</w:t>
      </w:r>
      <w:r>
        <w:rPr>
          <w:rFonts w:eastAsia="Calibri" w:cs="Calibri"/>
          <w:spacing w:val="1"/>
          <w:szCs w:val="25"/>
        </w:rPr>
        <w:t>n</w:t>
      </w:r>
      <w:r>
        <w:rPr>
          <w:rFonts w:eastAsia="Calibri" w:cs="Calibri"/>
          <w:szCs w:val="25"/>
        </w:rPr>
        <w:t>t</w:t>
      </w:r>
      <w:r>
        <w:rPr>
          <w:rFonts w:eastAsia="Calibri" w:cs="Calibri"/>
          <w:spacing w:val="-9"/>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la sol</w:t>
      </w:r>
      <w:r>
        <w:rPr>
          <w:rFonts w:eastAsia="Calibri" w:cs="Calibri"/>
          <w:spacing w:val="1"/>
          <w:szCs w:val="25"/>
        </w:rPr>
        <w:t>u</w:t>
      </w:r>
      <w:r>
        <w:rPr>
          <w:rFonts w:eastAsia="Calibri" w:cs="Calibri"/>
          <w:szCs w:val="25"/>
        </w:rPr>
        <w:t>ti</w:t>
      </w:r>
      <w:r>
        <w:rPr>
          <w:rFonts w:eastAsia="Calibri" w:cs="Calibri"/>
          <w:spacing w:val="1"/>
          <w:szCs w:val="25"/>
        </w:rPr>
        <w:t>o</w:t>
      </w:r>
      <w:r>
        <w:rPr>
          <w:rFonts w:eastAsia="Calibri" w:cs="Calibri"/>
          <w:szCs w:val="25"/>
        </w:rPr>
        <w:t>n</w:t>
      </w:r>
      <w:r>
        <w:rPr>
          <w:rFonts w:eastAsia="Calibri" w:cs="Calibri"/>
          <w:spacing w:val="-2"/>
          <w:szCs w:val="25"/>
        </w:rPr>
        <w:t xml:space="preserve"> </w:t>
      </w:r>
      <w:r>
        <w:rPr>
          <w:rFonts w:eastAsia="Calibri" w:cs="Calibri"/>
          <w:spacing w:val="1"/>
          <w:szCs w:val="25"/>
        </w:rPr>
        <w:t>logicielle</w:t>
      </w:r>
      <w:r>
        <w:rPr>
          <w:rFonts w:eastAsia="Calibri" w:cs="Calibri"/>
          <w:spacing w:val="-7"/>
          <w:szCs w:val="25"/>
        </w:rPr>
        <w:t xml:space="preserve"> </w:t>
      </w:r>
      <w:r>
        <w:rPr>
          <w:rFonts w:eastAsia="Calibri" w:cs="Calibri"/>
          <w:spacing w:val="1"/>
          <w:szCs w:val="25"/>
        </w:rPr>
        <w:t>d</w:t>
      </w:r>
      <w:r>
        <w:rPr>
          <w:rFonts w:eastAsia="Calibri" w:cs="Calibri"/>
          <w:szCs w:val="25"/>
        </w:rPr>
        <w:t>oit</w:t>
      </w:r>
      <w:r>
        <w:rPr>
          <w:rFonts w:eastAsia="Calibri" w:cs="Calibri"/>
          <w:spacing w:val="-3"/>
          <w:szCs w:val="25"/>
        </w:rPr>
        <w:t xml:space="preserve"> </w:t>
      </w:r>
      <w:r>
        <w:rPr>
          <w:rFonts w:eastAsia="Calibri" w:cs="Calibri"/>
          <w:spacing w:val="1"/>
          <w:szCs w:val="25"/>
        </w:rPr>
        <w:t>p</w:t>
      </w:r>
      <w:r>
        <w:rPr>
          <w:rFonts w:eastAsia="Calibri" w:cs="Calibri"/>
          <w:spacing w:val="-1"/>
          <w:szCs w:val="25"/>
        </w:rPr>
        <w:t>e</w:t>
      </w:r>
      <w:r>
        <w:rPr>
          <w:rFonts w:eastAsia="Calibri" w:cs="Calibri"/>
          <w:szCs w:val="25"/>
        </w:rPr>
        <w:t>r</w:t>
      </w:r>
      <w:r>
        <w:rPr>
          <w:rFonts w:eastAsia="Calibri" w:cs="Calibri"/>
          <w:spacing w:val="2"/>
          <w:szCs w:val="25"/>
        </w:rPr>
        <w:t>m</w:t>
      </w:r>
      <w:r>
        <w:rPr>
          <w:rFonts w:eastAsia="Calibri" w:cs="Calibri"/>
          <w:spacing w:val="-1"/>
          <w:szCs w:val="25"/>
        </w:rPr>
        <w:t>e</w:t>
      </w:r>
      <w:r>
        <w:rPr>
          <w:rFonts w:eastAsia="Calibri" w:cs="Calibri"/>
          <w:szCs w:val="25"/>
        </w:rPr>
        <w:t>t</w:t>
      </w:r>
      <w:r>
        <w:rPr>
          <w:rFonts w:eastAsia="Calibri" w:cs="Calibri"/>
          <w:spacing w:val="1"/>
          <w:szCs w:val="25"/>
        </w:rPr>
        <w:t>t</w:t>
      </w:r>
      <w:r>
        <w:rPr>
          <w:rFonts w:eastAsia="Calibri" w:cs="Calibri"/>
          <w:szCs w:val="25"/>
        </w:rPr>
        <w:t>re</w:t>
      </w:r>
      <w:r>
        <w:rPr>
          <w:rFonts w:eastAsia="Calibri" w:cs="Calibri"/>
          <w:spacing w:val="-9"/>
          <w:szCs w:val="25"/>
        </w:rPr>
        <w:t xml:space="preserve"> </w:t>
      </w:r>
      <w:r>
        <w:rPr>
          <w:rFonts w:eastAsia="Calibri" w:cs="Calibri"/>
          <w:spacing w:val="1"/>
          <w:szCs w:val="25"/>
        </w:rPr>
        <w:t>p</w:t>
      </w:r>
      <w:r>
        <w:rPr>
          <w:rFonts w:eastAsia="Calibri" w:cs="Calibri"/>
          <w:szCs w:val="25"/>
        </w:rPr>
        <w:t>ar</w:t>
      </w:r>
      <w:r>
        <w:rPr>
          <w:rFonts w:eastAsia="Calibri" w:cs="Calibri"/>
          <w:spacing w:val="-3"/>
          <w:szCs w:val="25"/>
        </w:rPr>
        <w:t xml:space="preserve"> </w:t>
      </w:r>
      <w:r>
        <w:rPr>
          <w:rFonts w:eastAsia="Calibri" w:cs="Calibri"/>
          <w:szCs w:val="25"/>
        </w:rPr>
        <w:t>le</w:t>
      </w:r>
      <w:r>
        <w:rPr>
          <w:rFonts w:eastAsia="Calibri" w:cs="Calibri"/>
          <w:spacing w:val="-1"/>
          <w:szCs w:val="25"/>
        </w:rPr>
        <w:t xml:space="preserve"> </w:t>
      </w:r>
      <w:r>
        <w:rPr>
          <w:rFonts w:eastAsia="Calibri" w:cs="Calibri"/>
          <w:szCs w:val="25"/>
        </w:rPr>
        <w:t>ca</w:t>
      </w:r>
      <w:r>
        <w:rPr>
          <w:rFonts w:eastAsia="Calibri" w:cs="Calibri"/>
          <w:spacing w:val="1"/>
          <w:szCs w:val="25"/>
        </w:rPr>
        <w:t>n</w:t>
      </w:r>
      <w:r>
        <w:rPr>
          <w:rFonts w:eastAsia="Calibri" w:cs="Calibri"/>
          <w:szCs w:val="25"/>
        </w:rPr>
        <w:t>al</w:t>
      </w:r>
      <w:r>
        <w:rPr>
          <w:rFonts w:eastAsia="Calibri" w:cs="Calibri"/>
          <w:spacing w:val="-3"/>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w:t>
      </w:r>
      <w:r>
        <w:rPr>
          <w:rFonts w:eastAsia="Calibri" w:cs="Calibri"/>
          <w:spacing w:val="1"/>
          <w:szCs w:val="25"/>
        </w:rPr>
        <w:t>’</w:t>
      </w:r>
      <w:r>
        <w:rPr>
          <w:rFonts w:eastAsia="Calibri" w:cs="Calibri"/>
          <w:szCs w:val="25"/>
        </w:rPr>
        <w:t>i</w:t>
      </w:r>
      <w:r>
        <w:rPr>
          <w:rFonts w:eastAsia="Calibri" w:cs="Calibri"/>
          <w:spacing w:val="1"/>
          <w:szCs w:val="25"/>
        </w:rPr>
        <w:t>n</w:t>
      </w:r>
      <w:r>
        <w:rPr>
          <w:rFonts w:eastAsia="Calibri" w:cs="Calibri"/>
          <w:szCs w:val="25"/>
        </w:rPr>
        <w:t>tégrati</w:t>
      </w:r>
      <w:r>
        <w:rPr>
          <w:rFonts w:eastAsia="Calibri" w:cs="Calibri"/>
          <w:spacing w:val="1"/>
          <w:szCs w:val="25"/>
        </w:rPr>
        <w:t>o</w:t>
      </w:r>
      <w:r>
        <w:rPr>
          <w:rFonts w:eastAsia="Calibri" w:cs="Calibri"/>
          <w:szCs w:val="25"/>
        </w:rPr>
        <w:t>n</w:t>
      </w:r>
      <w:r>
        <w:rPr>
          <w:rFonts w:eastAsia="Calibri" w:cs="Calibri"/>
          <w:spacing w:val="-9"/>
          <w:szCs w:val="25"/>
        </w:rPr>
        <w:t xml:space="preserve"> </w:t>
      </w:r>
      <w:r>
        <w:rPr>
          <w:rFonts w:eastAsia="Calibri" w:cs="Calibri"/>
          <w:spacing w:val="1"/>
          <w:szCs w:val="25"/>
        </w:rPr>
        <w:t>d</w:t>
      </w:r>
      <w:r>
        <w:rPr>
          <w:rFonts w:eastAsia="Calibri" w:cs="Calibri"/>
          <w:spacing w:val="-1"/>
          <w:szCs w:val="25"/>
        </w:rPr>
        <w:t>e</w:t>
      </w:r>
      <w:r>
        <w:rPr>
          <w:rFonts w:eastAsia="Calibri" w:cs="Calibri"/>
          <w:szCs w:val="25"/>
        </w:rPr>
        <w:t>s</w:t>
      </w:r>
      <w:r>
        <w:rPr>
          <w:rFonts w:eastAsia="Calibri" w:cs="Calibri"/>
          <w:spacing w:val="-1"/>
          <w:szCs w:val="25"/>
        </w:rPr>
        <w:t xml:space="preserve"> </w:t>
      </w:r>
      <w:r>
        <w:rPr>
          <w:rFonts w:eastAsia="Calibri" w:cs="Calibri"/>
          <w:spacing w:val="1"/>
          <w:szCs w:val="25"/>
        </w:rPr>
        <w:t>m</w:t>
      </w:r>
      <w:r>
        <w:rPr>
          <w:rFonts w:eastAsia="Calibri" w:cs="Calibri"/>
          <w:szCs w:val="25"/>
        </w:rPr>
        <w:t>o</w:t>
      </w:r>
      <w:r>
        <w:rPr>
          <w:rFonts w:eastAsia="Calibri" w:cs="Calibri"/>
          <w:spacing w:val="1"/>
          <w:szCs w:val="25"/>
        </w:rPr>
        <w:t>du</w:t>
      </w:r>
      <w:r>
        <w:rPr>
          <w:rFonts w:eastAsia="Calibri" w:cs="Calibri"/>
          <w:szCs w:val="25"/>
        </w:rPr>
        <w:t>l</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r</w:t>
      </w:r>
      <w:r>
        <w:rPr>
          <w:rFonts w:eastAsia="Calibri" w:cs="Calibri"/>
          <w:spacing w:val="5"/>
          <w:szCs w:val="25"/>
        </w:rPr>
        <w:t>e</w:t>
      </w:r>
      <w:r>
        <w:rPr>
          <w:rFonts w:eastAsia="Calibri" w:cs="Calibri"/>
          <w:szCs w:val="25"/>
        </w:rPr>
        <w:t>ten</w:t>
      </w:r>
      <w:r>
        <w:rPr>
          <w:rFonts w:eastAsia="Calibri" w:cs="Calibri"/>
          <w:spacing w:val="3"/>
          <w:szCs w:val="25"/>
        </w:rPr>
        <w:t>u</w:t>
      </w:r>
      <w:r>
        <w:rPr>
          <w:rFonts w:eastAsia="Calibri" w:cs="Calibri"/>
          <w:szCs w:val="25"/>
        </w:rPr>
        <w:t>s</w:t>
      </w:r>
      <w:r>
        <w:rPr>
          <w:rFonts w:eastAsia="Calibri" w:cs="Calibri"/>
          <w:spacing w:val="-7"/>
          <w:szCs w:val="25"/>
        </w:rPr>
        <w:t xml:space="preserve"> </w:t>
      </w:r>
      <w:r>
        <w:rPr>
          <w:rFonts w:eastAsia="Calibri" w:cs="Calibri"/>
          <w:spacing w:val="1"/>
          <w:szCs w:val="25"/>
        </w:rPr>
        <w:t>un</w:t>
      </w:r>
      <w:r>
        <w:rPr>
          <w:rFonts w:eastAsia="Calibri" w:cs="Calibri"/>
          <w:szCs w:val="25"/>
        </w:rPr>
        <w:t xml:space="preserve">e </w:t>
      </w:r>
      <w:r>
        <w:rPr>
          <w:rFonts w:eastAsia="Calibri" w:cs="Calibri"/>
          <w:spacing w:val="1"/>
          <w:szCs w:val="25"/>
        </w:rPr>
        <w:t>p</w:t>
      </w:r>
      <w:r>
        <w:rPr>
          <w:rFonts w:eastAsia="Calibri" w:cs="Calibri"/>
          <w:szCs w:val="25"/>
        </w:rPr>
        <w:t>o</w:t>
      </w:r>
      <w:r>
        <w:rPr>
          <w:rFonts w:eastAsia="Calibri" w:cs="Calibri"/>
          <w:spacing w:val="-1"/>
          <w:szCs w:val="25"/>
        </w:rPr>
        <w:t>ss</w:t>
      </w:r>
      <w:r>
        <w:rPr>
          <w:rFonts w:eastAsia="Calibri" w:cs="Calibri"/>
          <w:szCs w:val="25"/>
        </w:rPr>
        <w:t>i</w:t>
      </w:r>
      <w:r>
        <w:rPr>
          <w:rFonts w:eastAsia="Calibri" w:cs="Calibri"/>
          <w:spacing w:val="1"/>
          <w:szCs w:val="25"/>
        </w:rPr>
        <w:t>b</w:t>
      </w:r>
      <w:r>
        <w:rPr>
          <w:rFonts w:eastAsia="Calibri" w:cs="Calibri"/>
          <w:szCs w:val="25"/>
        </w:rPr>
        <w:t>il</w:t>
      </w:r>
      <w:r>
        <w:rPr>
          <w:rFonts w:eastAsia="Calibri" w:cs="Calibri"/>
          <w:spacing w:val="-1"/>
          <w:szCs w:val="25"/>
        </w:rPr>
        <w:t>i</w:t>
      </w:r>
      <w:r>
        <w:rPr>
          <w:rFonts w:eastAsia="Calibri" w:cs="Calibri"/>
          <w:spacing w:val="3"/>
          <w:szCs w:val="25"/>
        </w:rPr>
        <w:t>t</w:t>
      </w:r>
      <w:r>
        <w:rPr>
          <w:rFonts w:eastAsia="Calibri" w:cs="Calibri"/>
          <w:szCs w:val="25"/>
        </w:rPr>
        <w:t>é</w:t>
      </w:r>
      <w:r>
        <w:rPr>
          <w:rFonts w:eastAsia="Calibri" w:cs="Calibri"/>
          <w:spacing w:val="-8"/>
          <w:szCs w:val="25"/>
        </w:rPr>
        <w:t xml:space="preserve"> </w:t>
      </w:r>
      <w:r>
        <w:rPr>
          <w:rFonts w:eastAsia="Calibri" w:cs="Calibri"/>
          <w:spacing w:val="1"/>
          <w:szCs w:val="25"/>
        </w:rPr>
        <w:t>d</w:t>
      </w:r>
      <w:r>
        <w:rPr>
          <w:rFonts w:eastAsia="Calibri" w:cs="Calibri"/>
          <w:szCs w:val="25"/>
        </w:rPr>
        <w:t>’</w:t>
      </w:r>
      <w:r>
        <w:rPr>
          <w:rFonts w:eastAsia="Calibri" w:cs="Calibri"/>
          <w:spacing w:val="-1"/>
          <w:szCs w:val="25"/>
        </w:rPr>
        <w:t>é</w:t>
      </w:r>
      <w:r>
        <w:rPr>
          <w:rFonts w:eastAsia="Calibri" w:cs="Calibri"/>
          <w:szCs w:val="25"/>
        </w:rPr>
        <w:t>c</w:t>
      </w:r>
      <w:r>
        <w:rPr>
          <w:rFonts w:eastAsia="Calibri" w:cs="Calibri"/>
          <w:spacing w:val="1"/>
          <w:szCs w:val="25"/>
        </w:rPr>
        <w:t>h</w:t>
      </w:r>
      <w:r>
        <w:rPr>
          <w:rFonts w:eastAsia="Calibri" w:cs="Calibri"/>
          <w:szCs w:val="25"/>
        </w:rPr>
        <w:t>a</w:t>
      </w:r>
      <w:r>
        <w:rPr>
          <w:rFonts w:eastAsia="Calibri" w:cs="Calibri"/>
          <w:spacing w:val="1"/>
          <w:szCs w:val="25"/>
        </w:rPr>
        <w:t>n</w:t>
      </w:r>
      <w:r>
        <w:rPr>
          <w:rFonts w:eastAsia="Calibri" w:cs="Calibri"/>
          <w:szCs w:val="25"/>
        </w:rPr>
        <w:t>ge</w:t>
      </w:r>
      <w:r>
        <w:rPr>
          <w:rFonts w:eastAsia="Calibri" w:cs="Calibri"/>
          <w:spacing w:val="-7"/>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pacing w:val="1"/>
          <w:szCs w:val="25"/>
        </w:rPr>
        <w:t>d</w:t>
      </w:r>
      <w:r>
        <w:rPr>
          <w:rFonts w:eastAsia="Calibri" w:cs="Calibri"/>
          <w:szCs w:val="25"/>
        </w:rPr>
        <w:t>o</w:t>
      </w:r>
      <w:r>
        <w:rPr>
          <w:rFonts w:eastAsia="Calibri" w:cs="Calibri"/>
          <w:spacing w:val="1"/>
          <w:szCs w:val="25"/>
        </w:rPr>
        <w:t>nn</w:t>
      </w:r>
      <w:r>
        <w:rPr>
          <w:rFonts w:eastAsia="Calibri" w:cs="Calibri"/>
          <w:spacing w:val="-1"/>
          <w:szCs w:val="25"/>
        </w:rPr>
        <w:t>é</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e</w:t>
      </w:r>
      <w:r>
        <w:rPr>
          <w:rFonts w:eastAsia="Calibri" w:cs="Calibri"/>
          <w:spacing w:val="1"/>
          <w:szCs w:val="25"/>
        </w:rPr>
        <w:t>n</w:t>
      </w:r>
      <w:r>
        <w:rPr>
          <w:rFonts w:eastAsia="Calibri" w:cs="Calibri"/>
          <w:szCs w:val="25"/>
        </w:rPr>
        <w:t>tre</w:t>
      </w:r>
      <w:r>
        <w:rPr>
          <w:rFonts w:eastAsia="Calibri" w:cs="Calibri"/>
          <w:spacing w:val="-4"/>
          <w:szCs w:val="25"/>
        </w:rPr>
        <w:t xml:space="preserve"> </w:t>
      </w:r>
      <w:r>
        <w:rPr>
          <w:rFonts w:eastAsia="Calibri" w:cs="Calibri"/>
          <w:spacing w:val="2"/>
          <w:szCs w:val="25"/>
        </w:rPr>
        <w:t>c</w:t>
      </w:r>
      <w:r>
        <w:rPr>
          <w:rFonts w:eastAsia="Calibri" w:cs="Calibri"/>
          <w:spacing w:val="-1"/>
          <w:szCs w:val="25"/>
        </w:rPr>
        <w:t>e</w:t>
      </w:r>
      <w:r>
        <w:rPr>
          <w:rFonts w:eastAsia="Calibri" w:cs="Calibri"/>
          <w:spacing w:val="1"/>
          <w:szCs w:val="25"/>
        </w:rPr>
        <w:t>u</w:t>
      </w:r>
      <w:r>
        <w:rPr>
          <w:rFonts w:eastAsia="Calibri" w:cs="Calibri"/>
          <w:spacing w:val="3"/>
          <w:szCs w:val="25"/>
        </w:rPr>
        <w:t>x</w:t>
      </w:r>
      <w:r>
        <w:rPr>
          <w:rFonts w:eastAsia="Calibri" w:cs="Calibri"/>
          <w:spacing w:val="-1"/>
          <w:szCs w:val="25"/>
        </w:rPr>
        <w:t>-</w:t>
      </w:r>
      <w:r>
        <w:rPr>
          <w:rFonts w:eastAsia="Calibri" w:cs="Calibri"/>
          <w:szCs w:val="25"/>
        </w:rPr>
        <w:t>ci. Architecture distribuée avec un fonctionnement autonome et réplication de données régulière des don</w:t>
      </w:r>
      <w:r w:rsidR="00D617B3">
        <w:rPr>
          <w:rFonts w:eastAsia="Calibri" w:cs="Calibri"/>
          <w:szCs w:val="25"/>
        </w:rPr>
        <w:t>nées des sites vers le serveur.</w:t>
      </w:r>
    </w:p>
    <w:p w14:paraId="65D0A450" w14:textId="292C33B5" w:rsidR="00BA6AF1" w:rsidRDefault="004F20FB" w:rsidP="000E1B5F">
      <w:pPr>
        <w:pStyle w:val="Titre2"/>
      </w:pPr>
      <w:bookmarkStart w:id="1309" w:name="_Toc215758849"/>
      <w:del w:id="1310" w:author="Bertille TAGNE" w:date="2025-12-05T13:06:00Z" w16du:dateUtc="2025-12-05T12:06:00Z">
        <w:r w:rsidDel="006C13E8">
          <w:delText>Specifications</w:delText>
        </w:r>
      </w:del>
      <w:ins w:id="1311" w:author="Bertille TAGNE" w:date="2025-12-05T13:06:00Z" w16du:dateUtc="2025-12-05T12:06:00Z">
        <w:r w:rsidR="006C13E8">
          <w:t>Spécifications</w:t>
        </w:r>
      </w:ins>
      <w:r>
        <w:t xml:space="preserve"> des </w:t>
      </w:r>
      <w:del w:id="1312" w:author="Bertille TAGNE" w:date="2025-12-05T13:06:00Z" w16du:dateUtc="2025-12-05T12:06:00Z">
        <w:r w:rsidDel="006C13E8">
          <w:delText>parametres</w:delText>
        </w:r>
      </w:del>
      <w:ins w:id="1313" w:author="Bertille TAGNE" w:date="2025-12-05T13:06:00Z" w16du:dateUtc="2025-12-05T12:06:00Z">
        <w:r w:rsidR="006C13E8">
          <w:t>paramètres</w:t>
        </w:r>
      </w:ins>
      <w:r>
        <w:t xml:space="preserve"> techniques a </w:t>
      </w:r>
      <w:del w:id="1314" w:author="Bertille TAGNE" w:date="2025-12-05T13:06:00Z" w16du:dateUtc="2025-12-05T12:06:00Z">
        <w:r w:rsidDel="006C13E8">
          <w:delText>considerer</w:delText>
        </w:r>
      </w:del>
      <w:bookmarkEnd w:id="1309"/>
      <w:ins w:id="1315" w:author="Bertille TAGNE" w:date="2025-12-05T13:06:00Z" w16du:dateUtc="2025-12-05T12:06:00Z">
        <w:r w:rsidR="006C13E8">
          <w:t>considérer</w:t>
        </w:r>
      </w:ins>
    </w:p>
    <w:p w14:paraId="103C8475" w14:textId="77777777" w:rsidR="006B7D4A" w:rsidRDefault="006B7D4A" w:rsidP="006B7D4A">
      <w:pPr>
        <w:pStyle w:val="Lgende"/>
        <w:keepNext/>
      </w:pPr>
      <w:bookmarkStart w:id="1316" w:name="_Toc215672907"/>
      <w:bookmarkStart w:id="1317" w:name="_Toc215672913"/>
      <w:r>
        <w:t xml:space="preserve">Tableau </w:t>
      </w:r>
      <w:r w:rsidR="009D3063">
        <w:rPr>
          <w:noProof/>
        </w:rPr>
        <w:fldChar w:fldCharType="begin"/>
      </w:r>
      <w:r w:rsidR="009D3063">
        <w:rPr>
          <w:noProof/>
        </w:rPr>
        <w:instrText xml:space="preserve"> SEQ Tableau \* ARABIC </w:instrText>
      </w:r>
      <w:r w:rsidR="009D3063">
        <w:rPr>
          <w:noProof/>
        </w:rPr>
        <w:fldChar w:fldCharType="separate"/>
      </w:r>
      <w:r w:rsidR="007B5B86">
        <w:rPr>
          <w:noProof/>
        </w:rPr>
        <w:t>1</w:t>
      </w:r>
      <w:r w:rsidR="009D3063">
        <w:rPr>
          <w:noProof/>
        </w:rPr>
        <w:fldChar w:fldCharType="end"/>
      </w:r>
      <w:r>
        <w:t>: spécifications des paramètres techniques à considérer</w:t>
      </w:r>
      <w:bookmarkEnd w:id="1316"/>
      <w:bookmarkEnd w:id="1317"/>
    </w:p>
    <w:tbl>
      <w:tblPr>
        <w:tblStyle w:val="TableauGrille4-Accentuation111"/>
        <w:tblW w:w="0" w:type="auto"/>
        <w:tblLook w:val="04A0" w:firstRow="1" w:lastRow="0" w:firstColumn="1" w:lastColumn="0" w:noHBand="0" w:noVBand="1"/>
      </w:tblPr>
      <w:tblGrid>
        <w:gridCol w:w="8309"/>
        <w:gridCol w:w="1772"/>
      </w:tblGrid>
      <w:tr w:rsidR="006B7D4A" w:rsidRPr="006B7D4A" w14:paraId="2FEB9F68" w14:textId="77777777" w:rsidTr="00DE22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2257C" w14:textId="77777777" w:rsidR="006B7D4A" w:rsidRPr="006B7D4A" w:rsidRDefault="006B7D4A" w:rsidP="006B7D4A">
            <w:pPr>
              <w:jc w:val="left"/>
              <w:rPr>
                <w:rFonts w:ascii="Candara" w:hAnsi="Candara"/>
              </w:rPr>
            </w:pPr>
            <w:r w:rsidRPr="006B7D4A">
              <w:rPr>
                <w:rFonts w:ascii="Candara" w:hAnsi="Candara"/>
              </w:rPr>
              <w:t>Paramètre</w:t>
            </w:r>
          </w:p>
        </w:tc>
        <w:tc>
          <w:tcPr>
            <w:tcW w:w="0" w:type="auto"/>
            <w:hideMark/>
          </w:tcPr>
          <w:p w14:paraId="595513F6" w14:textId="77777777" w:rsidR="006B7D4A" w:rsidRPr="006B7D4A" w:rsidRDefault="006B7D4A" w:rsidP="006B7D4A">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 xml:space="preserve">Valeur </w:t>
            </w:r>
          </w:p>
        </w:tc>
      </w:tr>
      <w:tr w:rsidR="006B7D4A" w:rsidRPr="006B7D4A" w14:paraId="6FD4BDF4"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F26DA" w14:textId="77777777" w:rsidR="006B7D4A" w:rsidRPr="006B7D4A" w:rsidRDefault="006B7D4A" w:rsidP="006B7D4A">
            <w:pPr>
              <w:jc w:val="left"/>
              <w:rPr>
                <w:rFonts w:ascii="Candara" w:hAnsi="Candara"/>
              </w:rPr>
            </w:pPr>
            <w:r w:rsidRPr="006B7D4A">
              <w:rPr>
                <w:rFonts w:ascii="Candara" w:hAnsi="Candara"/>
              </w:rPr>
              <w:t>Est-ce qu’on utilisera une base unique pour tout le pays ?</w:t>
            </w:r>
          </w:p>
        </w:tc>
        <w:tc>
          <w:tcPr>
            <w:tcW w:w="0" w:type="auto"/>
            <w:hideMark/>
          </w:tcPr>
          <w:p w14:paraId="609283BC"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Oui</w:t>
            </w:r>
          </w:p>
        </w:tc>
      </w:tr>
      <w:tr w:rsidR="006B7D4A" w:rsidRPr="006B7D4A" w14:paraId="6C81DE18"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4F8820BE" w14:textId="77777777" w:rsidR="006B7D4A" w:rsidRPr="006B7D4A" w:rsidRDefault="006B7D4A" w:rsidP="006B7D4A">
            <w:pPr>
              <w:jc w:val="left"/>
              <w:rPr>
                <w:rFonts w:ascii="Candara" w:hAnsi="Candara"/>
              </w:rPr>
            </w:pPr>
            <w:r w:rsidRPr="006B7D4A">
              <w:rPr>
                <w:rFonts w:ascii="Candara" w:hAnsi="Candara"/>
              </w:rPr>
              <w:t>Temps maximal tolérable pour la perte de données</w:t>
            </w:r>
          </w:p>
        </w:tc>
        <w:tc>
          <w:tcPr>
            <w:tcW w:w="0" w:type="auto"/>
            <w:hideMark/>
          </w:tcPr>
          <w:p w14:paraId="345CF077"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4 heures</w:t>
            </w:r>
          </w:p>
        </w:tc>
      </w:tr>
      <w:tr w:rsidR="006B7D4A" w:rsidRPr="006B7D4A" w14:paraId="73F5742F"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228E4" w14:textId="77777777" w:rsidR="006B7D4A" w:rsidRPr="006B7D4A" w:rsidRDefault="006B7D4A" w:rsidP="006B7D4A">
            <w:pPr>
              <w:jc w:val="left"/>
              <w:rPr>
                <w:rFonts w:ascii="Candara" w:hAnsi="Candara"/>
              </w:rPr>
            </w:pPr>
            <w:r w:rsidRPr="006B7D4A">
              <w:rPr>
                <w:rFonts w:ascii="Candara" w:hAnsi="Candara"/>
              </w:rPr>
              <w:t>Temps maximal de reprise après sinistre</w:t>
            </w:r>
          </w:p>
        </w:tc>
        <w:tc>
          <w:tcPr>
            <w:tcW w:w="0" w:type="auto"/>
            <w:hideMark/>
          </w:tcPr>
          <w:p w14:paraId="18579B81"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24 heures</w:t>
            </w:r>
          </w:p>
        </w:tc>
      </w:tr>
      <w:tr w:rsidR="006B7D4A" w:rsidRPr="006B7D4A" w14:paraId="4CB0663C"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2A77247D" w14:textId="77777777" w:rsidR="006B7D4A" w:rsidRPr="006B7D4A" w:rsidRDefault="006B7D4A" w:rsidP="006B7D4A">
            <w:pPr>
              <w:jc w:val="left"/>
              <w:rPr>
                <w:rFonts w:ascii="Candara" w:hAnsi="Candara"/>
              </w:rPr>
            </w:pPr>
            <w:r w:rsidRPr="006B7D4A">
              <w:rPr>
                <w:rFonts w:ascii="Candara" w:hAnsi="Candara"/>
              </w:rPr>
              <w:t>Nombre maximal d’utilisateurs simultanés</w:t>
            </w:r>
          </w:p>
        </w:tc>
        <w:tc>
          <w:tcPr>
            <w:tcW w:w="0" w:type="auto"/>
            <w:hideMark/>
          </w:tcPr>
          <w:p w14:paraId="37BF9B2A"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1 500</w:t>
            </w:r>
          </w:p>
        </w:tc>
      </w:tr>
      <w:tr w:rsidR="006B7D4A" w:rsidRPr="006B7D4A" w14:paraId="2AC81294"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EECAE" w14:textId="77777777" w:rsidR="006B7D4A" w:rsidRPr="006B7D4A" w:rsidRDefault="006B7D4A" w:rsidP="006B7D4A">
            <w:pPr>
              <w:jc w:val="left"/>
              <w:rPr>
                <w:rFonts w:ascii="Candara" w:hAnsi="Candara"/>
              </w:rPr>
            </w:pPr>
            <w:r w:rsidRPr="006B7D4A">
              <w:rPr>
                <w:rFonts w:ascii="Candara" w:hAnsi="Candara"/>
              </w:rPr>
              <w:t>Nombre d’utilisateurs prévus</w:t>
            </w:r>
          </w:p>
        </w:tc>
        <w:tc>
          <w:tcPr>
            <w:tcW w:w="0" w:type="auto"/>
            <w:hideMark/>
          </w:tcPr>
          <w:p w14:paraId="3CDAA3BB"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10 000</w:t>
            </w:r>
          </w:p>
        </w:tc>
      </w:tr>
      <w:tr w:rsidR="006B7D4A" w:rsidRPr="006B7D4A" w14:paraId="5260D21D"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587D82D8" w14:textId="77777777" w:rsidR="006B7D4A" w:rsidRPr="006B7D4A" w:rsidRDefault="006B7D4A" w:rsidP="006B7D4A">
            <w:pPr>
              <w:jc w:val="left"/>
              <w:rPr>
                <w:rFonts w:ascii="Candara" w:hAnsi="Candara"/>
              </w:rPr>
            </w:pPr>
            <w:r w:rsidRPr="006B7D4A">
              <w:rPr>
                <w:rFonts w:ascii="Candara" w:hAnsi="Candara"/>
              </w:rPr>
              <w:t>Nombre d’administrateurs prévus</w:t>
            </w:r>
          </w:p>
        </w:tc>
        <w:tc>
          <w:tcPr>
            <w:tcW w:w="0" w:type="auto"/>
            <w:hideMark/>
          </w:tcPr>
          <w:p w14:paraId="62117275"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20</w:t>
            </w:r>
          </w:p>
        </w:tc>
      </w:tr>
      <w:tr w:rsidR="006B7D4A" w:rsidRPr="006B7D4A" w14:paraId="1C3218EF"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973AE" w14:textId="77777777" w:rsidR="006B7D4A" w:rsidRPr="006B7D4A" w:rsidRDefault="006B7D4A" w:rsidP="006B7D4A">
            <w:pPr>
              <w:jc w:val="left"/>
              <w:rPr>
                <w:rFonts w:ascii="Candara" w:hAnsi="Candara"/>
              </w:rPr>
            </w:pPr>
            <w:r w:rsidRPr="006B7D4A">
              <w:rPr>
                <w:rFonts w:ascii="Candara" w:hAnsi="Candara"/>
              </w:rPr>
              <w:t>Nombre de nouvelles lignes de données par an</w:t>
            </w:r>
          </w:p>
        </w:tc>
        <w:tc>
          <w:tcPr>
            <w:tcW w:w="0" w:type="auto"/>
            <w:hideMark/>
          </w:tcPr>
          <w:p w14:paraId="5387CF8C"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5 000 000</w:t>
            </w:r>
          </w:p>
        </w:tc>
      </w:tr>
      <w:tr w:rsidR="006B7D4A" w:rsidRPr="006B7D4A" w14:paraId="2C4448BC"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48F351F4" w14:textId="77777777" w:rsidR="006B7D4A" w:rsidRPr="006B7D4A" w:rsidRDefault="006B7D4A" w:rsidP="006B7D4A">
            <w:pPr>
              <w:jc w:val="left"/>
              <w:rPr>
                <w:rFonts w:ascii="Candara" w:hAnsi="Candara"/>
              </w:rPr>
            </w:pPr>
            <w:r w:rsidRPr="006B7D4A">
              <w:rPr>
                <w:rFonts w:ascii="Candara" w:hAnsi="Candara"/>
              </w:rPr>
              <w:t>Taille prévisionnelle initiale de la plus grande base de données à récupérer</w:t>
            </w:r>
          </w:p>
        </w:tc>
        <w:tc>
          <w:tcPr>
            <w:tcW w:w="0" w:type="auto"/>
            <w:hideMark/>
          </w:tcPr>
          <w:p w14:paraId="399BE245"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2 To</w:t>
            </w:r>
          </w:p>
        </w:tc>
      </w:tr>
      <w:tr w:rsidR="006B7D4A" w:rsidRPr="006B7D4A" w14:paraId="4B9ADC40"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1BB4" w14:textId="77777777" w:rsidR="006B7D4A" w:rsidRPr="006B7D4A" w:rsidRDefault="006B7D4A" w:rsidP="006B7D4A">
            <w:pPr>
              <w:jc w:val="left"/>
              <w:rPr>
                <w:rFonts w:ascii="Candara" w:hAnsi="Candara"/>
              </w:rPr>
            </w:pPr>
            <w:r w:rsidRPr="006B7D4A">
              <w:rPr>
                <w:rFonts w:ascii="Candara" w:hAnsi="Candara"/>
              </w:rPr>
              <w:t>Temps de réponse moyen souhaité pour les traitements transactionnels courants</w:t>
            </w:r>
          </w:p>
        </w:tc>
        <w:tc>
          <w:tcPr>
            <w:tcW w:w="0" w:type="auto"/>
            <w:hideMark/>
          </w:tcPr>
          <w:p w14:paraId="6FDEA633"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&lt; 2 secondes</w:t>
            </w:r>
          </w:p>
        </w:tc>
      </w:tr>
      <w:tr w:rsidR="006B7D4A" w:rsidRPr="006B7D4A" w14:paraId="42CF7E50"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0F00687B" w14:textId="77777777" w:rsidR="006B7D4A" w:rsidRPr="006B7D4A" w:rsidRDefault="006B7D4A" w:rsidP="006B7D4A">
            <w:pPr>
              <w:jc w:val="left"/>
              <w:rPr>
                <w:rFonts w:ascii="Candara" w:hAnsi="Candara"/>
              </w:rPr>
            </w:pPr>
            <w:r w:rsidRPr="006B7D4A">
              <w:rPr>
                <w:rFonts w:ascii="Candara" w:hAnsi="Candara"/>
              </w:rPr>
              <w:t>Temps maximal souhaité pour la production d’un État mensuel (simulation de quittancement, quittancement…)</w:t>
            </w:r>
          </w:p>
        </w:tc>
        <w:tc>
          <w:tcPr>
            <w:tcW w:w="0" w:type="auto"/>
            <w:hideMark/>
          </w:tcPr>
          <w:p w14:paraId="1DB4F95F"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3 heures</w:t>
            </w:r>
          </w:p>
        </w:tc>
      </w:tr>
      <w:tr w:rsidR="006B7D4A" w:rsidRPr="006B7D4A" w14:paraId="1E68C114"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DA3DF" w14:textId="77777777" w:rsidR="006B7D4A" w:rsidRPr="006B7D4A" w:rsidRDefault="006B7D4A" w:rsidP="006B7D4A">
            <w:pPr>
              <w:jc w:val="left"/>
              <w:rPr>
                <w:rFonts w:ascii="Candara" w:hAnsi="Candara"/>
              </w:rPr>
            </w:pPr>
            <w:r w:rsidRPr="006B7D4A">
              <w:rPr>
                <w:rFonts w:ascii="Candara" w:hAnsi="Candara"/>
              </w:rPr>
              <w:t>Serveurs de mail disponibles</w:t>
            </w:r>
          </w:p>
        </w:tc>
        <w:tc>
          <w:tcPr>
            <w:tcW w:w="0" w:type="auto"/>
            <w:hideMark/>
          </w:tcPr>
          <w:p w14:paraId="4AF46F90"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3 (Redondance)</w:t>
            </w:r>
          </w:p>
        </w:tc>
      </w:tr>
      <w:tr w:rsidR="006B7D4A" w:rsidRPr="006B7D4A" w14:paraId="48F82929" w14:textId="77777777" w:rsidTr="00DE2266">
        <w:tc>
          <w:tcPr>
            <w:cnfStyle w:val="001000000000" w:firstRow="0" w:lastRow="0" w:firstColumn="1" w:lastColumn="0" w:oddVBand="0" w:evenVBand="0" w:oddHBand="0" w:evenHBand="0" w:firstRowFirstColumn="0" w:firstRowLastColumn="0" w:lastRowFirstColumn="0" w:lastRowLastColumn="0"/>
            <w:tcW w:w="0" w:type="auto"/>
            <w:hideMark/>
          </w:tcPr>
          <w:p w14:paraId="33C3E6F8" w14:textId="77777777" w:rsidR="006B7D4A" w:rsidRPr="006B7D4A" w:rsidRDefault="006B7D4A" w:rsidP="006B7D4A">
            <w:pPr>
              <w:jc w:val="left"/>
              <w:rPr>
                <w:rFonts w:ascii="Candara" w:hAnsi="Candara"/>
              </w:rPr>
            </w:pPr>
            <w:r w:rsidRPr="006B7D4A">
              <w:rPr>
                <w:rFonts w:ascii="Candara" w:hAnsi="Candara"/>
              </w:rPr>
              <w:t>Nombre d’utilisateurs à former</w:t>
            </w:r>
          </w:p>
        </w:tc>
        <w:tc>
          <w:tcPr>
            <w:tcW w:w="0" w:type="auto"/>
            <w:hideMark/>
          </w:tcPr>
          <w:p w14:paraId="7D80959A" w14:textId="77777777"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100</w:t>
            </w:r>
          </w:p>
        </w:tc>
      </w:tr>
      <w:tr w:rsidR="006B7D4A" w:rsidRPr="006B7D4A" w14:paraId="21723EF1" w14:textId="77777777"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FD93E" w14:textId="77777777" w:rsidR="006B7D4A" w:rsidRPr="006B7D4A" w:rsidRDefault="006B7D4A" w:rsidP="006B7D4A">
            <w:pPr>
              <w:jc w:val="left"/>
              <w:rPr>
                <w:rFonts w:ascii="Candara" w:hAnsi="Candara"/>
              </w:rPr>
            </w:pPr>
            <w:r w:rsidRPr="006B7D4A">
              <w:rPr>
                <w:rFonts w:ascii="Candara" w:hAnsi="Candara"/>
              </w:rPr>
              <w:lastRenderedPageBreak/>
              <w:t>Nombre d’administrateurs à former</w:t>
            </w:r>
          </w:p>
        </w:tc>
        <w:tc>
          <w:tcPr>
            <w:tcW w:w="0" w:type="auto"/>
            <w:hideMark/>
          </w:tcPr>
          <w:p w14:paraId="594E0713" w14:textId="77777777"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10</w:t>
            </w:r>
          </w:p>
        </w:tc>
      </w:tr>
    </w:tbl>
    <w:p w14:paraId="36E571A0" w14:textId="77777777" w:rsidR="0082283A" w:rsidRDefault="0082283A" w:rsidP="00611B25">
      <w:pPr>
        <w:ind w:firstLine="431"/>
      </w:pPr>
    </w:p>
    <w:p w14:paraId="1B44EB4F" w14:textId="77777777" w:rsidR="00575B43" w:rsidRDefault="00575B43" w:rsidP="00575B43">
      <w:pPr>
        <w:rPr>
          <w:lang w:eastAsia="fr-FR"/>
        </w:rPr>
      </w:pPr>
    </w:p>
    <w:p w14:paraId="3E03E38E" w14:textId="77777777" w:rsidR="00611B25" w:rsidRDefault="00611B25" w:rsidP="00575B43">
      <w:pPr>
        <w:rPr>
          <w:lang w:eastAsia="fr-FR"/>
        </w:rPr>
      </w:pPr>
    </w:p>
    <w:p w14:paraId="363D9EB8" w14:textId="77777777" w:rsidR="00611B25" w:rsidRDefault="00611B25" w:rsidP="00575B43">
      <w:pPr>
        <w:rPr>
          <w:lang w:eastAsia="fr-FR"/>
        </w:rPr>
      </w:pPr>
    </w:p>
    <w:p w14:paraId="74FED467" w14:textId="77777777" w:rsidR="00611B25" w:rsidRDefault="00611B25" w:rsidP="00575B43">
      <w:pPr>
        <w:rPr>
          <w:lang w:eastAsia="fr-FR"/>
        </w:rPr>
      </w:pPr>
    </w:p>
    <w:p w14:paraId="6F277245" w14:textId="77777777" w:rsidR="00611B25" w:rsidRDefault="00611B25" w:rsidP="00575B43">
      <w:pPr>
        <w:rPr>
          <w:lang w:eastAsia="fr-FR"/>
        </w:rPr>
      </w:pPr>
    </w:p>
    <w:p w14:paraId="5757AED6" w14:textId="6174E1C8" w:rsidR="00611B25" w:rsidRDefault="004F20FB" w:rsidP="001A3F81">
      <w:pPr>
        <w:pStyle w:val="Titre2"/>
      </w:pPr>
      <w:bookmarkStart w:id="1318" w:name="_Toc215758850"/>
      <w:r>
        <w:t xml:space="preserve">Gestion de la haute </w:t>
      </w:r>
      <w:del w:id="1319" w:author="CDP Groupe 1" w:date="2025-12-05T16:43:00Z" w16du:dateUtc="2025-12-05T15:43:00Z">
        <w:r w:rsidDel="00BC07C0">
          <w:delText>disponibilite</w:delText>
        </w:r>
      </w:del>
      <w:bookmarkEnd w:id="1318"/>
      <w:ins w:id="1320" w:author="CDP Groupe 1" w:date="2025-12-05T16:43:00Z" w16du:dateUtc="2025-12-05T15:43:00Z">
        <w:r w:rsidR="00BC07C0">
          <w:t>disponibilité</w:t>
        </w:r>
      </w:ins>
    </w:p>
    <w:p w14:paraId="59DB25A0" w14:textId="77777777" w:rsidR="001A3F81" w:rsidRDefault="001A3F81" w:rsidP="001A3F81">
      <w:pPr>
        <w:rPr>
          <w:b/>
          <w:bCs/>
        </w:rPr>
      </w:pPr>
      <w:r>
        <w:t>Le prestataire proposera des architectures et des solutions permettant de garantir une haute disponibilité du système, et une protection contre la perte accidentelle des données.</w:t>
      </w:r>
      <w:r>
        <w:rPr>
          <w:b/>
          <w:bCs/>
        </w:rPr>
        <w:t xml:space="preserve"> Le système ne</w:t>
      </w:r>
      <w:r>
        <w:t xml:space="preserve"> </w:t>
      </w:r>
      <w:r>
        <w:rPr>
          <w:b/>
          <w:bCs/>
        </w:rPr>
        <w:t>devrait pas s’arrêter plus d’un jour, du fait d’un problème d’un serveur ou du logiciel utilisé.</w:t>
      </w:r>
    </w:p>
    <w:p w14:paraId="473F5BD1" w14:textId="77777777" w:rsidR="001A3F81" w:rsidRPr="00EA5485" w:rsidRDefault="001A3F81" w:rsidP="001A3F81">
      <w:r w:rsidRPr="00EA5485">
        <w:t>Le projet couvre également les dimensions transversales suivantes :</w:t>
      </w:r>
    </w:p>
    <w:p w14:paraId="64B241F5" w14:textId="77777777" w:rsidR="001A3F81" w:rsidRPr="00EA5485" w:rsidRDefault="001A3F81" w:rsidP="001A3F81">
      <w:pPr>
        <w:pStyle w:val="Listeniveau1"/>
        <w:ind w:left="360"/>
      </w:pPr>
      <w:r w:rsidRPr="00683D28">
        <w:t>La</w:t>
      </w:r>
      <w:r w:rsidRPr="00EA5485">
        <w:t xml:space="preserve"> sécurité et la confidentialité des données ;</w:t>
      </w:r>
    </w:p>
    <w:p w14:paraId="25993676" w14:textId="77777777" w:rsidR="001A3F81" w:rsidRPr="00EA5485" w:rsidRDefault="001A3F81" w:rsidP="001A3F81">
      <w:pPr>
        <w:pStyle w:val="Listeniveau1"/>
        <w:ind w:left="360"/>
      </w:pPr>
      <w:r w:rsidRPr="00683D28">
        <w:t>La</w:t>
      </w:r>
      <w:r w:rsidRPr="00EA5485">
        <w:t xml:space="preserve"> traçabilité des opérations ;</w:t>
      </w:r>
    </w:p>
    <w:p w14:paraId="01CB1A46" w14:textId="77777777" w:rsidR="001A3F81" w:rsidRPr="00EA5485" w:rsidRDefault="001A3F81" w:rsidP="001A3F81">
      <w:pPr>
        <w:pStyle w:val="Listeniveau1"/>
        <w:ind w:left="360"/>
      </w:pPr>
      <w:r w:rsidRPr="00683D28">
        <w:t>La</w:t>
      </w:r>
      <w:r w:rsidRPr="00EA5485">
        <w:t xml:space="preserve"> dématérialisation des processus ;</w:t>
      </w:r>
    </w:p>
    <w:p w14:paraId="67BB94E4" w14:textId="77777777" w:rsidR="001A3F81" w:rsidRPr="00EA5485" w:rsidRDefault="001A3F81" w:rsidP="001A3F81">
      <w:pPr>
        <w:pStyle w:val="Listeniveau1"/>
        <w:ind w:left="360"/>
      </w:pPr>
      <w:r w:rsidRPr="00683D28">
        <w:t>La</w:t>
      </w:r>
      <w:r w:rsidRPr="00EA5485">
        <w:t xml:space="preserve"> formation et l’accompagnement des utilisateurs ;</w:t>
      </w:r>
    </w:p>
    <w:p w14:paraId="224BE824" w14:textId="77777777" w:rsidR="00611B25" w:rsidRDefault="001A3F81" w:rsidP="00575B43">
      <w:pPr>
        <w:pStyle w:val="Listeniveau1"/>
        <w:ind w:left="360"/>
      </w:pPr>
      <w:r w:rsidRPr="00683D28">
        <w:t>Le</w:t>
      </w:r>
      <w:r w:rsidRPr="00EA5485">
        <w:t xml:space="preserve"> support et la maintenance post-déploiement.</w:t>
      </w:r>
    </w:p>
    <w:p w14:paraId="55157A7A" w14:textId="77777777" w:rsidR="00203D35" w:rsidRDefault="00203D35" w:rsidP="00203D35">
      <w:pPr>
        <w:pStyle w:val="Listeniveau1"/>
        <w:numPr>
          <w:ilvl w:val="0"/>
          <w:numId w:val="0"/>
        </w:numPr>
        <w:ind w:left="360"/>
      </w:pPr>
    </w:p>
    <w:p w14:paraId="34088C83" w14:textId="77777777" w:rsidR="00E371F4" w:rsidRDefault="00E371F4" w:rsidP="00203D35">
      <w:pPr>
        <w:pStyle w:val="Listeniveau1"/>
        <w:numPr>
          <w:ilvl w:val="0"/>
          <w:numId w:val="0"/>
        </w:numPr>
        <w:ind w:left="360"/>
      </w:pPr>
    </w:p>
    <w:p w14:paraId="47035089" w14:textId="77777777" w:rsidR="00E371F4" w:rsidRDefault="00E371F4" w:rsidP="00203D35">
      <w:pPr>
        <w:pStyle w:val="Listeniveau1"/>
        <w:numPr>
          <w:ilvl w:val="0"/>
          <w:numId w:val="0"/>
        </w:numPr>
        <w:ind w:left="360"/>
      </w:pPr>
    </w:p>
    <w:p w14:paraId="65357487" w14:textId="77777777" w:rsidR="00E371F4" w:rsidRDefault="00E371F4" w:rsidP="00203D35">
      <w:pPr>
        <w:pStyle w:val="Listeniveau1"/>
        <w:numPr>
          <w:ilvl w:val="0"/>
          <w:numId w:val="0"/>
        </w:numPr>
        <w:ind w:left="360"/>
      </w:pPr>
    </w:p>
    <w:p w14:paraId="4EC45A4D" w14:textId="77777777" w:rsidR="00E371F4" w:rsidRDefault="00E371F4" w:rsidP="00203D35">
      <w:pPr>
        <w:pStyle w:val="Listeniveau1"/>
        <w:numPr>
          <w:ilvl w:val="0"/>
          <w:numId w:val="0"/>
        </w:numPr>
        <w:ind w:left="360"/>
      </w:pPr>
    </w:p>
    <w:p w14:paraId="5DC90E18" w14:textId="77777777" w:rsidR="00E371F4" w:rsidRDefault="00E371F4" w:rsidP="00203D35">
      <w:pPr>
        <w:pStyle w:val="Listeniveau1"/>
        <w:numPr>
          <w:ilvl w:val="0"/>
          <w:numId w:val="0"/>
        </w:numPr>
        <w:ind w:left="360"/>
      </w:pPr>
    </w:p>
    <w:p w14:paraId="052E8B8F" w14:textId="77777777" w:rsidR="00E371F4" w:rsidRDefault="00E371F4" w:rsidP="00203D35">
      <w:pPr>
        <w:pStyle w:val="Listeniveau1"/>
        <w:numPr>
          <w:ilvl w:val="0"/>
          <w:numId w:val="0"/>
        </w:numPr>
        <w:ind w:left="360"/>
      </w:pPr>
    </w:p>
    <w:p w14:paraId="65ACA272" w14:textId="77777777" w:rsidR="00E371F4" w:rsidRDefault="00E371F4" w:rsidP="00203D35">
      <w:pPr>
        <w:pStyle w:val="Listeniveau1"/>
        <w:numPr>
          <w:ilvl w:val="0"/>
          <w:numId w:val="0"/>
        </w:numPr>
        <w:ind w:left="360"/>
      </w:pPr>
    </w:p>
    <w:p w14:paraId="2AE0E3C8" w14:textId="77777777" w:rsidR="00E371F4" w:rsidRDefault="00E371F4" w:rsidP="00203D35">
      <w:pPr>
        <w:pStyle w:val="Listeniveau1"/>
        <w:numPr>
          <w:ilvl w:val="0"/>
          <w:numId w:val="0"/>
        </w:numPr>
        <w:ind w:left="360"/>
      </w:pPr>
    </w:p>
    <w:p w14:paraId="108F2682" w14:textId="77777777" w:rsidR="00E371F4" w:rsidRDefault="00E371F4" w:rsidP="00203D35">
      <w:pPr>
        <w:pStyle w:val="Listeniveau1"/>
        <w:numPr>
          <w:ilvl w:val="0"/>
          <w:numId w:val="0"/>
        </w:numPr>
        <w:ind w:left="360"/>
      </w:pPr>
    </w:p>
    <w:p w14:paraId="5EC4FB34" w14:textId="77777777" w:rsidR="00E371F4" w:rsidRDefault="00E371F4" w:rsidP="00203D35">
      <w:pPr>
        <w:pStyle w:val="Listeniveau1"/>
        <w:numPr>
          <w:ilvl w:val="0"/>
          <w:numId w:val="0"/>
        </w:numPr>
        <w:ind w:left="360"/>
      </w:pPr>
    </w:p>
    <w:p w14:paraId="45E5D9A6" w14:textId="77777777" w:rsidR="00E371F4" w:rsidRDefault="00E371F4" w:rsidP="00203D35">
      <w:pPr>
        <w:pStyle w:val="Listeniveau1"/>
        <w:numPr>
          <w:ilvl w:val="0"/>
          <w:numId w:val="0"/>
        </w:numPr>
        <w:ind w:left="360"/>
      </w:pPr>
    </w:p>
    <w:p w14:paraId="1DDB9464" w14:textId="77777777" w:rsidR="00E371F4" w:rsidRDefault="00E371F4" w:rsidP="00203D35">
      <w:pPr>
        <w:pStyle w:val="Listeniveau1"/>
        <w:numPr>
          <w:ilvl w:val="0"/>
          <w:numId w:val="0"/>
        </w:numPr>
        <w:ind w:left="360"/>
      </w:pPr>
    </w:p>
    <w:p w14:paraId="0BD88710" w14:textId="77777777" w:rsidR="00E371F4" w:rsidRDefault="00E371F4" w:rsidP="00203D35">
      <w:pPr>
        <w:pStyle w:val="Listeniveau1"/>
        <w:numPr>
          <w:ilvl w:val="0"/>
          <w:numId w:val="0"/>
        </w:numPr>
        <w:ind w:left="360"/>
      </w:pPr>
    </w:p>
    <w:p w14:paraId="0CC23646" w14:textId="77777777" w:rsidR="00E371F4" w:rsidRDefault="00E371F4" w:rsidP="00203D35">
      <w:pPr>
        <w:pStyle w:val="Listeniveau1"/>
        <w:numPr>
          <w:ilvl w:val="0"/>
          <w:numId w:val="0"/>
        </w:numPr>
        <w:ind w:left="360"/>
      </w:pPr>
    </w:p>
    <w:p w14:paraId="11A8DD85" w14:textId="77777777" w:rsidR="00E371F4" w:rsidRDefault="00E371F4" w:rsidP="00203D35">
      <w:pPr>
        <w:pStyle w:val="Listeniveau1"/>
        <w:numPr>
          <w:ilvl w:val="0"/>
          <w:numId w:val="0"/>
        </w:numPr>
        <w:ind w:left="360"/>
      </w:pPr>
    </w:p>
    <w:p w14:paraId="1646F2BD" w14:textId="77777777" w:rsidR="00E371F4" w:rsidRDefault="00E371F4" w:rsidP="00203D35">
      <w:pPr>
        <w:pStyle w:val="Listeniveau1"/>
        <w:numPr>
          <w:ilvl w:val="0"/>
          <w:numId w:val="0"/>
        </w:numPr>
        <w:ind w:left="360"/>
      </w:pPr>
    </w:p>
    <w:p w14:paraId="3ADAF1B6" w14:textId="77777777" w:rsidR="00E371F4" w:rsidRDefault="00E371F4" w:rsidP="00203D35">
      <w:pPr>
        <w:pStyle w:val="Listeniveau1"/>
        <w:numPr>
          <w:ilvl w:val="0"/>
          <w:numId w:val="0"/>
        </w:numPr>
        <w:ind w:left="360"/>
      </w:pPr>
    </w:p>
    <w:p w14:paraId="7C779DAB" w14:textId="77777777" w:rsidR="00E371F4" w:rsidRDefault="00E371F4" w:rsidP="00203D35">
      <w:pPr>
        <w:pStyle w:val="Listeniveau1"/>
        <w:numPr>
          <w:ilvl w:val="0"/>
          <w:numId w:val="0"/>
        </w:numPr>
        <w:ind w:left="360"/>
      </w:pPr>
    </w:p>
    <w:p w14:paraId="13E89F10" w14:textId="77777777" w:rsidR="00E371F4" w:rsidRDefault="00E371F4" w:rsidP="00203D35">
      <w:pPr>
        <w:pStyle w:val="Listeniveau1"/>
        <w:numPr>
          <w:ilvl w:val="0"/>
          <w:numId w:val="0"/>
        </w:numPr>
        <w:ind w:left="360"/>
      </w:pPr>
    </w:p>
    <w:p w14:paraId="5E2AD8B1" w14:textId="35201810" w:rsidR="00203D35" w:rsidRDefault="004F20FB" w:rsidP="00203D35">
      <w:pPr>
        <w:pStyle w:val="Titre2"/>
      </w:pPr>
      <w:bookmarkStart w:id="1321" w:name="_Toc215758851"/>
      <w:r>
        <w:t>Processus couvert</w:t>
      </w:r>
      <w:bookmarkEnd w:id="1321"/>
    </w:p>
    <w:p w14:paraId="2CC7DAC4" w14:textId="77777777" w:rsidR="00E371F4" w:rsidRDefault="008B0525" w:rsidP="00E371F4">
      <w:pPr>
        <w:keepNext/>
      </w:pPr>
      <w:r>
        <w:rPr>
          <w:noProof/>
          <w:lang w:eastAsia="fr-FR"/>
        </w:rPr>
        <w:drawing>
          <wp:inline distT="0" distB="0" distL="0" distR="0" wp14:anchorId="5A8B9F24" wp14:editId="25CE787F">
            <wp:extent cx="6515100" cy="5448300"/>
            <wp:effectExtent l="0" t="0" r="19050" b="0"/>
            <wp:docPr id="61" name="Diagramme 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0A204A3A" w14:textId="584FAA60" w:rsidR="00611B25" w:rsidRDefault="00E371F4" w:rsidP="00E371F4">
      <w:pPr>
        <w:pStyle w:val="Lgende"/>
        <w:rPr>
          <w:lang w:eastAsia="fr-FR"/>
        </w:rPr>
      </w:pPr>
      <w:bookmarkStart w:id="1322" w:name="_Toc215653850"/>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323" w:author="Bertille TAGNE" w:date="2025-12-05T09:47:00Z" w16du:dateUtc="2025-12-05T08:47:00Z">
        <w:r w:rsidR="00C23781">
          <w:rPr>
            <w:noProof/>
          </w:rPr>
          <w:t>7</w:t>
        </w:r>
      </w:ins>
      <w:del w:id="1324" w:author="Bertille TAGNE" w:date="2025-12-05T09:47:00Z" w16du:dateUtc="2025-12-05T08:47:00Z">
        <w:r w:rsidR="00837BDC" w:rsidDel="00C23781">
          <w:rPr>
            <w:noProof/>
          </w:rPr>
          <w:delText>8</w:delText>
        </w:r>
      </w:del>
      <w:r w:rsidR="009D3063">
        <w:rPr>
          <w:noProof/>
        </w:rPr>
        <w:fldChar w:fldCharType="end"/>
      </w:r>
      <w:r>
        <w:t>: processus couvert</w:t>
      </w:r>
      <w:bookmarkEnd w:id="1322"/>
    </w:p>
    <w:p w14:paraId="13CC4F51" w14:textId="77777777" w:rsidR="00611B25" w:rsidRDefault="00611B25" w:rsidP="00575B43">
      <w:pPr>
        <w:rPr>
          <w:lang w:eastAsia="fr-FR"/>
        </w:rPr>
      </w:pPr>
    </w:p>
    <w:p w14:paraId="200B8B67" w14:textId="19A3A067" w:rsidR="00611B25" w:rsidRDefault="00C10C3E" w:rsidP="00D9447D">
      <w:pPr>
        <w:pStyle w:val="Titre2"/>
      </w:pPr>
      <w:bookmarkStart w:id="1325" w:name="_Toc215758852"/>
      <w:r>
        <w:t xml:space="preserve">Interfaces </w:t>
      </w:r>
      <w:del w:id="1326" w:author="Bertille TAGNE" w:date="2025-12-05T13:05:00Z" w16du:dateUtc="2025-12-05T12:05:00Z">
        <w:r w:rsidDel="00C10C3E">
          <w:delText>prevues</w:delText>
        </w:r>
      </w:del>
      <w:bookmarkEnd w:id="1325"/>
      <w:ins w:id="1327" w:author="Bertille TAGNE" w:date="2025-12-05T13:05:00Z" w16du:dateUtc="2025-12-05T12:05:00Z">
        <w:r>
          <w:t>prévues</w:t>
        </w:r>
      </w:ins>
    </w:p>
    <w:p w14:paraId="75EFB200" w14:textId="77777777" w:rsidR="00D9447D" w:rsidRPr="00513670" w:rsidRDefault="00D9447D" w:rsidP="00D9447D">
      <w:pPr>
        <w:ind w:firstLine="578"/>
        <w:rPr>
          <w:lang w:eastAsia="fr-FR"/>
        </w:rPr>
      </w:pPr>
      <w:r>
        <w:rPr>
          <w:lang w:eastAsia="fr-FR"/>
        </w:rPr>
        <w:lastRenderedPageBreak/>
        <w:t>La phase d’analyse de l’existant permettra de clarifier les interfaces applicatives possibles et le moyens d’interfaçage ultérieur ainsi que les types d’interfaces utilisateurs (web, mobile, riche).</w:t>
      </w:r>
    </w:p>
    <w:p w14:paraId="078CA410" w14:textId="77777777" w:rsidR="00611B25" w:rsidRDefault="00611B25" w:rsidP="00575B43">
      <w:pPr>
        <w:rPr>
          <w:lang w:eastAsia="fr-FR"/>
        </w:rPr>
      </w:pPr>
    </w:p>
    <w:p w14:paraId="397EA93E" w14:textId="77777777" w:rsidR="00611B25" w:rsidRDefault="00611B25" w:rsidP="00575B43">
      <w:pPr>
        <w:rPr>
          <w:lang w:eastAsia="fr-FR"/>
        </w:rPr>
      </w:pPr>
    </w:p>
    <w:p w14:paraId="4B2F888A" w14:textId="77777777" w:rsidR="00611B25" w:rsidRDefault="00611B25" w:rsidP="00575B43">
      <w:pPr>
        <w:rPr>
          <w:lang w:eastAsia="fr-FR"/>
        </w:rPr>
      </w:pPr>
    </w:p>
    <w:p w14:paraId="7995E7E0" w14:textId="77777777" w:rsidR="00611B25" w:rsidRDefault="00611B25" w:rsidP="00575B43">
      <w:pPr>
        <w:rPr>
          <w:lang w:eastAsia="fr-FR"/>
        </w:rPr>
      </w:pPr>
    </w:p>
    <w:p w14:paraId="06ED831A" w14:textId="77777777" w:rsidR="00611B25" w:rsidRDefault="00611B25" w:rsidP="00575B43">
      <w:pPr>
        <w:rPr>
          <w:lang w:eastAsia="fr-FR"/>
        </w:rPr>
      </w:pPr>
    </w:p>
    <w:p w14:paraId="60CB2056" w14:textId="77777777" w:rsidR="00611B25" w:rsidRDefault="007C0188" w:rsidP="004F2ADC">
      <w:pPr>
        <w:pStyle w:val="Titre3"/>
      </w:pPr>
      <w:bookmarkStart w:id="1328" w:name="_Toc215758853"/>
      <w:r>
        <w:t>Interfaces prévues et mécanisme de transition</w:t>
      </w:r>
      <w:bookmarkEnd w:id="1328"/>
    </w:p>
    <w:p w14:paraId="6BA45D4E" w14:textId="77777777" w:rsidR="00611B25" w:rsidRDefault="00231F1D" w:rsidP="00A30EF9">
      <w:pPr>
        <w:ind w:firstLine="708"/>
      </w:pPr>
      <w:r>
        <w:t>La mise en place de la solution GESCOM s’accompagne d’un dispositif d’interfaçage progressif avec l’ensemble des systèmes existants au sein de CAMWATER. Ce dispositif vise à garantir la continuité opérationnelle, à réduire les risques liés à la bascule technologique et à assurer une transition maîtrisée vers le nouveau système. L’approche retenue s’appuie sur un interfaçage structuré et un mécanisme de transition en plusieurs phases.</w:t>
      </w:r>
    </w:p>
    <w:p w14:paraId="1B9C5FEA" w14:textId="77777777" w:rsidR="00A30EF9" w:rsidRDefault="00A30EF9" w:rsidP="00A30EF9">
      <w:pPr>
        <w:pStyle w:val="Titre3"/>
      </w:pPr>
      <w:bookmarkStart w:id="1329" w:name="_Toc215758854"/>
      <w:r>
        <w:t>Principe général</w:t>
      </w:r>
      <w:bookmarkEnd w:id="1329"/>
    </w:p>
    <w:p w14:paraId="5918611C" w14:textId="77777777" w:rsidR="00FF6D0F" w:rsidRDefault="00FF6D0F" w:rsidP="00FF6D0F">
      <w:pPr>
        <w:ind w:firstLine="708"/>
      </w:pPr>
      <w:r>
        <w:t xml:space="preserve">Le principe général des interfaces prévues dans le cadre du projet GESCOM repose sur une intégration progressive, sécurisée et maîtrisée entre la nouvelle solution de gestion commerciale et les systèmes existants de CAMWATER. L’objectif est de garantir la continuité des opérations tout en assurant une transition harmonieuse vers l’architecture cible. </w:t>
      </w:r>
    </w:p>
    <w:p w14:paraId="1752457E" w14:textId="77777777" w:rsidR="00FF6D0F" w:rsidRDefault="00FF6D0F" w:rsidP="00FF6D0F">
      <w:pPr>
        <w:ind w:firstLine="708"/>
      </w:pPr>
      <w:r>
        <w:t>Cette approche vise à éviter toute rupture de service, préserver l’intégrité des données, minimiser les risques opérationnels et permettre une montée en charge progressive du nouveau système.</w:t>
      </w:r>
    </w:p>
    <w:p w14:paraId="4A40AFD7" w14:textId="77777777" w:rsidR="00DE2266" w:rsidRDefault="002E65D3" w:rsidP="00DE2266">
      <w:pPr>
        <w:ind w:firstLine="708"/>
      </w:pPr>
      <w:r>
        <w:t>La stratégie générale s'appuie sur quatre piliers essentiels :</w:t>
      </w:r>
    </w:p>
    <w:p w14:paraId="2EA6A65F" w14:textId="77777777" w:rsidR="00DE2266" w:rsidRDefault="002E65D3" w:rsidP="00DE2266">
      <w:pPr>
        <w:pStyle w:val="Listeniveau1"/>
      </w:pPr>
      <w:r w:rsidRPr="00DE2266">
        <w:rPr>
          <w:b/>
        </w:rPr>
        <w:t>Interopérabilité maîtrisée</w:t>
      </w:r>
      <w:r w:rsidR="00DE2266">
        <w:t> :</w:t>
      </w:r>
      <w:r w:rsidR="00DE2266" w:rsidRPr="00DE2266">
        <w:t xml:space="preserve"> </w:t>
      </w:r>
      <w:r w:rsidR="00DE2266">
        <w:t xml:space="preserve">Les interfaces sont conçues pour assurer un échange de données fluide et standardisé  entre GESCOM et les systèmes tiers (PAYWATER, SIG, comptabilité, outils mobiles, portail client.) </w:t>
      </w:r>
    </w:p>
    <w:p w14:paraId="4A494721" w14:textId="77777777" w:rsidR="00DE2266" w:rsidRDefault="00DE2266" w:rsidP="00DE2266">
      <w:pPr>
        <w:pStyle w:val="Listeniveau1"/>
      </w:pPr>
      <w:r>
        <w:rPr>
          <w:b/>
        </w:rPr>
        <w:t>Transition progressive </w:t>
      </w:r>
      <w:r w:rsidRPr="00DE2266">
        <w:t>:</w:t>
      </w:r>
      <w:r>
        <w:t xml:space="preserve"> </w:t>
      </w:r>
      <w:r w:rsidRPr="00DE2266">
        <w:t>La bascule vers GESCOM se fait par étapes successives : cohabitation temporaire, activation progressive des interfaces, bascule contrôlée, puis stabilisation.</w:t>
      </w:r>
      <w:r w:rsidRPr="00DE2266">
        <w:br/>
        <w:t>Cette progressivité réduit les risques et facilite l’appropriation par les équipes métiers</w:t>
      </w:r>
      <w:r>
        <w:t>.</w:t>
      </w:r>
    </w:p>
    <w:p w14:paraId="783A94CD" w14:textId="77777777" w:rsidR="002E65D3" w:rsidRDefault="004A7E2A" w:rsidP="009769D1">
      <w:pPr>
        <w:pStyle w:val="Listeniveau1"/>
      </w:pPr>
      <w:r w:rsidRPr="00EB6857">
        <w:rPr>
          <w:b/>
        </w:rPr>
        <w:t>Sécurisation des flux et des données </w:t>
      </w:r>
      <w:r w:rsidRPr="004A7E2A">
        <w:t>:</w:t>
      </w:r>
      <w:r>
        <w:t xml:space="preserve"> </w:t>
      </w:r>
      <w:r w:rsidR="00EB6857" w:rsidRPr="00EB6857">
        <w:t xml:space="preserve">Toutes les interfaces sont encadrées par des mécanismes </w:t>
      </w:r>
      <w:r w:rsidR="00EB6857">
        <w:t xml:space="preserve">de supervision, de journalisation et de contrôle qualité. Les protocoles d’échange garantissent la fiabilité, la confidentialité et la traçabilité des données entre systèmes. </w:t>
      </w:r>
    </w:p>
    <w:p w14:paraId="7A6B782D" w14:textId="77777777" w:rsidR="009769D1" w:rsidRDefault="009769D1" w:rsidP="009769D1">
      <w:pPr>
        <w:pStyle w:val="Listeniveau1"/>
      </w:pPr>
      <w:r>
        <w:rPr>
          <w:b/>
        </w:rPr>
        <w:lastRenderedPageBreak/>
        <w:t>Maintien de la continuité opérationnelle </w:t>
      </w:r>
      <w:r w:rsidRPr="009769D1">
        <w:t>:</w:t>
      </w:r>
      <w:r>
        <w:t xml:space="preserve"> Pendant toute la période de transition, les activités essentielles (relève, facturation, recouvrement, paiement, intervention terrain) restent pleinement opérationnelles. Aucune interruption de service client ou perturbation des opérations financières n’est admise.</w:t>
      </w:r>
    </w:p>
    <w:p w14:paraId="07EE525C" w14:textId="77777777" w:rsidR="00DE2266" w:rsidRDefault="00DE2266" w:rsidP="002E65D3">
      <w:pPr>
        <w:ind w:firstLine="708"/>
        <w:rPr>
          <w:lang w:eastAsia="fr-FR"/>
        </w:rPr>
      </w:pPr>
    </w:p>
    <w:p w14:paraId="5CDA3836" w14:textId="77777777" w:rsidR="00FF6D0F" w:rsidRDefault="00FF6D0F" w:rsidP="00575B43">
      <w:pPr>
        <w:rPr>
          <w:lang w:eastAsia="fr-FR"/>
        </w:rPr>
      </w:pPr>
    </w:p>
    <w:p w14:paraId="3AAB5093" w14:textId="77777777" w:rsidR="00FF6D0F" w:rsidRDefault="00FF6D0F" w:rsidP="00575B43">
      <w:pPr>
        <w:rPr>
          <w:lang w:eastAsia="fr-FR"/>
        </w:rPr>
      </w:pPr>
    </w:p>
    <w:p w14:paraId="593EF2E3" w14:textId="77777777" w:rsidR="00FF6D0F" w:rsidRDefault="00FF6D0F" w:rsidP="00575B43">
      <w:pPr>
        <w:rPr>
          <w:lang w:eastAsia="fr-FR"/>
        </w:rPr>
      </w:pPr>
    </w:p>
    <w:p w14:paraId="5EF8E659" w14:textId="77777777" w:rsidR="00FF6D0F" w:rsidRDefault="00FF6D0F" w:rsidP="00575B43">
      <w:pPr>
        <w:rPr>
          <w:lang w:eastAsia="fr-FR"/>
        </w:rPr>
      </w:pPr>
    </w:p>
    <w:p w14:paraId="0DA9D627" w14:textId="77777777" w:rsidR="00FF6D0F" w:rsidRDefault="00A33455" w:rsidP="00A33455">
      <w:pPr>
        <w:pStyle w:val="Titre3"/>
      </w:pPr>
      <w:bookmarkStart w:id="1330" w:name="_Toc215758855"/>
      <w:r>
        <w:t>Reprise et migration des données</w:t>
      </w:r>
      <w:bookmarkEnd w:id="1330"/>
      <w:r>
        <w:t xml:space="preserve"> </w:t>
      </w:r>
    </w:p>
    <w:p w14:paraId="47894646" w14:textId="77777777" w:rsidR="00FF6D0F" w:rsidRDefault="00A33455" w:rsidP="00A33455">
      <w:pPr>
        <w:ind w:firstLine="708"/>
      </w:pPr>
      <w:r>
        <w:t>La reprise et la migration des données constituent une étape critique du déploiement de la solution GESCOM. Elles visent à assurer la continuité des opérations commerciales et financières de CAMWATER en transférant, avec fiabilité et cohérence, l’ensemble des données essentielles des systèmes existants vers la nouvelle plateforme. Ce processus doit garantir l’intégrité des informations, éliminer les incohérences historiques et permettre une exploitation immédiate du système dans un environnement stabilisé.</w:t>
      </w:r>
    </w:p>
    <w:p w14:paraId="7859B66E" w14:textId="77777777" w:rsidR="00D343EC" w:rsidRDefault="00D343EC" w:rsidP="00D343EC">
      <w:pPr>
        <w:pStyle w:val="Titre3"/>
      </w:pPr>
      <w:bookmarkStart w:id="1331" w:name="_Toc215758856"/>
      <w:r>
        <w:t>Interfaces temporaires pendant la phase de bascule</w:t>
      </w:r>
      <w:bookmarkEnd w:id="1331"/>
      <w:r>
        <w:t xml:space="preserve">  </w:t>
      </w:r>
    </w:p>
    <w:p w14:paraId="24B89359" w14:textId="77777777" w:rsidR="00FF6D0F" w:rsidRDefault="00D343EC" w:rsidP="00D343EC">
      <w:pPr>
        <w:ind w:firstLine="708"/>
      </w:pPr>
      <w:r>
        <w:t xml:space="preserve">Pendant la transition, </w:t>
      </w:r>
      <w:r>
        <w:rPr>
          <w:rStyle w:val="lev"/>
        </w:rPr>
        <w:t>les anciens systèmes continueront de fonctionner pendant quelques semaines ou mois</w:t>
      </w:r>
      <w:r>
        <w:t>, le temps de :</w:t>
      </w:r>
    </w:p>
    <w:p w14:paraId="57F97AB2" w14:textId="77777777" w:rsidR="00D343EC" w:rsidRDefault="00D343EC" w:rsidP="00D343EC">
      <w:pPr>
        <w:pStyle w:val="Listeniveau1"/>
        <w:rPr>
          <w:lang w:eastAsia="fr-FR"/>
        </w:rPr>
      </w:pPr>
      <w:r>
        <w:t>migrer toutes les données,</w:t>
      </w:r>
    </w:p>
    <w:p w14:paraId="18E4F5CE" w14:textId="77777777" w:rsidR="00D343EC" w:rsidRDefault="00D343EC" w:rsidP="00D343EC">
      <w:pPr>
        <w:pStyle w:val="Listeniveau1"/>
        <w:rPr>
          <w:lang w:eastAsia="fr-FR"/>
        </w:rPr>
      </w:pPr>
      <w:r>
        <w:t>tester GESCOM,</w:t>
      </w:r>
    </w:p>
    <w:p w14:paraId="22B68BF9" w14:textId="77777777" w:rsidR="00D343EC" w:rsidRDefault="00D343EC" w:rsidP="00D343EC">
      <w:pPr>
        <w:pStyle w:val="Listeniveau1"/>
        <w:rPr>
          <w:lang w:eastAsia="fr-FR"/>
        </w:rPr>
      </w:pPr>
      <w:r>
        <w:t>stabiliser les flux,</w:t>
      </w:r>
    </w:p>
    <w:p w14:paraId="50248268" w14:textId="77777777" w:rsidR="00D343EC" w:rsidRDefault="00D343EC" w:rsidP="00D343EC">
      <w:pPr>
        <w:pStyle w:val="Listeniveau1"/>
        <w:rPr>
          <w:lang w:eastAsia="fr-FR"/>
        </w:rPr>
      </w:pPr>
      <w:r>
        <w:t>former les utilisateurs.</w:t>
      </w:r>
    </w:p>
    <w:p w14:paraId="23ABBD67" w14:textId="77777777" w:rsidR="00036035" w:rsidRDefault="00036035" w:rsidP="00036035">
      <w:pPr>
        <w:pStyle w:val="Listeniveau1"/>
        <w:numPr>
          <w:ilvl w:val="0"/>
          <w:numId w:val="0"/>
        </w:numPr>
        <w:ind w:left="717"/>
        <w:rPr>
          <w:lang w:eastAsia="fr-FR"/>
        </w:rPr>
      </w:pPr>
    </w:p>
    <w:p w14:paraId="0E8DE84B" w14:textId="77777777" w:rsidR="00FF6D0F" w:rsidRDefault="00036035" w:rsidP="00575B43">
      <w:pPr>
        <w:rPr>
          <w:lang w:eastAsia="fr-FR"/>
        </w:rPr>
      </w:pPr>
      <w:r>
        <w:rPr>
          <w:lang w:eastAsia="fr-FR"/>
        </w:rPr>
        <w:t>Dans cette période, des interfaces temporaires sont obligatoires pour y synchroniser les deux environnements car elles garantissent la continuité du service client.</w:t>
      </w:r>
    </w:p>
    <w:p w14:paraId="751550D9" w14:textId="77777777" w:rsidR="00FF6D0F" w:rsidRDefault="00AB78DD" w:rsidP="00AB78DD">
      <w:pPr>
        <w:pStyle w:val="Titre3"/>
      </w:pPr>
      <w:bookmarkStart w:id="1332" w:name="_Toc215758857"/>
      <w:r>
        <w:t>Interopérabilité future</w:t>
      </w:r>
      <w:bookmarkEnd w:id="1332"/>
    </w:p>
    <w:p w14:paraId="4DCB793C" w14:textId="77777777" w:rsidR="00FF6D0F" w:rsidRDefault="00AB78DD" w:rsidP="00AB78DD">
      <w:pPr>
        <w:ind w:firstLine="708"/>
        <w:rPr>
          <w:lang w:eastAsia="fr-FR"/>
        </w:rPr>
      </w:pPr>
      <w:r>
        <w:t xml:space="preserve">La solution GESCOM sera conçue pour garantir une interopérabilité durable avec l’ensemble des applications actuelles et futures de la CAMWATER, grâce à une architecture ouverte et évolutive basée sur des API REST standardisées, documentées et versionnées. Elle adoptera des protocoles d’échange sécurisés (HTTPS, OAuth2, JSON/XML) et un principe de couplage faible permettant l’ajout </w:t>
      </w:r>
      <w:r>
        <w:lastRenderedPageBreak/>
        <w:t>ou le remplacement de modules sans impact sur le fonctionnement global du système. Cette approche assure la compatibilité avec les plateformes existantes telles que la télérelève et PAYWATER, tout en facilitant l’intégration de futurs services, nouveaux moyens de paiement, solutions IoT, outils analytiques ou portails clients. De plus, le système intégrera des mécanismes de supervision, de journalisation et de tests d’intégration continue, garantissant la fiabilité et la pérennité des échanges inter-systèmes au fil de l’évolution du SI de la CAMWATER.</w:t>
      </w:r>
    </w:p>
    <w:p w14:paraId="11F6DBED" w14:textId="77777777" w:rsidR="00FF6D0F" w:rsidRDefault="00FF6D0F" w:rsidP="00575B43">
      <w:pPr>
        <w:rPr>
          <w:lang w:eastAsia="fr-FR"/>
        </w:rPr>
      </w:pPr>
    </w:p>
    <w:p w14:paraId="465FC081" w14:textId="77777777" w:rsidR="00FF6D0F" w:rsidRDefault="00FF6D0F" w:rsidP="00575B43">
      <w:pPr>
        <w:rPr>
          <w:lang w:eastAsia="fr-FR"/>
        </w:rPr>
      </w:pPr>
    </w:p>
    <w:p w14:paraId="6268F18C" w14:textId="77777777" w:rsidR="00611B25" w:rsidRDefault="00B65F66" w:rsidP="00B65F66">
      <w:pPr>
        <w:pStyle w:val="Titre3"/>
      </w:pPr>
      <w:bookmarkStart w:id="1333" w:name="_Toc215758858"/>
      <w:r>
        <w:t>Documentation et validation</w:t>
      </w:r>
      <w:bookmarkEnd w:id="1333"/>
    </w:p>
    <w:p w14:paraId="6F077C25" w14:textId="77777777" w:rsidR="00323CAD" w:rsidRDefault="00322B88" w:rsidP="00323CAD">
      <w:pPr>
        <w:ind w:firstLine="708"/>
      </w:pPr>
      <w:r>
        <w:t>L’intégrateur élaborera un Plan de migration et de transition détaillé décrivant l’ensemble du processus de transfert des données depuis les systèmes actuels vers la nouvelle solution GESCOM. Ce plan précisera les différentes sources de données existantes, les volumes à traiter, ainsi que les règles de correspondance (mapping) nécessaires pour assurer l’intégration cohérente des informations dans le nouveau modèle de données. Il présentera également les outils, scripts et mécanismes techniques mis en œuvre pour l’extraction, la transformation, le nettoyage et le chargement des données. Enfin, le Plan définira les étapes de validation, incluant les tests pilotes, les contrôles de qualité, les procédures de vérification, ainsi que les modalités de bascule opérationnelle, afin de garantir une migration fiable, sécurisée et conforme aux exigences de la CAMWATER.</w:t>
      </w:r>
    </w:p>
    <w:p w14:paraId="0D32940D" w14:textId="77777777" w:rsidR="00323CAD" w:rsidRDefault="00323CAD" w:rsidP="00245FCB">
      <w:pPr>
        <w:pStyle w:val="Titre2"/>
      </w:pPr>
      <w:bookmarkStart w:id="1334" w:name="_Toc215758859"/>
      <w:r>
        <w:t xml:space="preserve">Livrables </w:t>
      </w:r>
      <w:r w:rsidR="006A3FD9">
        <w:t>organisationnels et contractuels</w:t>
      </w:r>
      <w:bookmarkEnd w:id="1334"/>
    </w:p>
    <w:p w14:paraId="68666CE5" w14:textId="77777777" w:rsidR="00245FCB" w:rsidRPr="00AA4995" w:rsidRDefault="00245FCB" w:rsidP="00245FCB">
      <w:pPr>
        <w:ind w:firstLine="360"/>
      </w:pPr>
      <w:r w:rsidRPr="00AA4995">
        <w:t>Outre les livrables techniques et fonctionnels explicitement mentionnés dans les Termes de Référence, certains documents à caractère organisationnel et contractuel</w:t>
      </w:r>
      <w:r>
        <w:t xml:space="preserve"> </w:t>
      </w:r>
      <w:r w:rsidRPr="00AA4995">
        <w:t xml:space="preserve">bien que non listés dans les TDR, constituent des </w:t>
      </w:r>
      <w:r w:rsidRPr="00AA4995">
        <w:rPr>
          <w:b/>
          <w:bCs/>
        </w:rPr>
        <w:t>livrables obligatoires</w:t>
      </w:r>
      <w:r w:rsidRPr="00AA4995">
        <w:t xml:space="preserve"> car ils conditionnent la bonne exécution et le suivi du contrat.</w:t>
      </w:r>
      <w:r>
        <w:t xml:space="preserve"> </w:t>
      </w:r>
      <w:r w:rsidRPr="00AA4995">
        <w:t>Il s’agit notamment de :</w:t>
      </w:r>
    </w:p>
    <w:p w14:paraId="3C6C738B" w14:textId="77777777" w:rsidR="00245FCB" w:rsidRPr="00AA4995" w:rsidRDefault="00245FCB" w:rsidP="00245FCB">
      <w:pPr>
        <w:pStyle w:val="Listeniveau1"/>
        <w:ind w:left="360"/>
      </w:pPr>
      <w:r w:rsidRPr="00AA4995">
        <w:rPr>
          <w:b/>
          <w:bCs/>
        </w:rPr>
        <w:t>Le Plan d’Exécution du Marché (PEM)</w:t>
      </w:r>
      <w:r w:rsidRPr="00AA4995">
        <w:t>, qui décrit les modalités de mise en œuvre du projet (gouvernance, planification, organisation, communication, gestion des risques et qualité) ;</w:t>
      </w:r>
    </w:p>
    <w:p w14:paraId="279979FC" w14:textId="2DB2ECA6" w:rsidR="00245FCB" w:rsidRPr="00AA4995" w:rsidDel="00B13C6B" w:rsidRDefault="00245FCB">
      <w:pPr>
        <w:pStyle w:val="Listeniveau1"/>
        <w:ind w:left="360"/>
        <w:rPr>
          <w:del w:id="1335" w:author="Bertille TAGNE" w:date="2025-12-05T13:41:00Z" w16du:dateUtc="2025-12-05T12:41:00Z"/>
        </w:rPr>
      </w:pPr>
      <w:r w:rsidRPr="00AA4995">
        <w:rPr>
          <w:b/>
          <w:bCs/>
        </w:rPr>
        <w:t>Le Plan d’Assurance Qualité (PAQ)</w:t>
      </w:r>
      <w:r w:rsidRPr="00AA4995">
        <w:t>, qui définit les mécanismes de contrôle et de validation des livrables</w:t>
      </w:r>
      <w:ins w:id="1336" w:author="Bertille TAGNE" w:date="2025-12-05T13:41:00Z" w16du:dateUtc="2025-12-05T12:41:00Z">
        <w:r w:rsidR="00B13C6B">
          <w:t>.</w:t>
        </w:r>
      </w:ins>
      <w:del w:id="1337" w:author="Bertille TAGNE" w:date="2025-12-05T13:41:00Z" w16du:dateUtc="2025-12-05T12:41:00Z">
        <w:r w:rsidRPr="00AA4995" w:rsidDel="00B13C6B">
          <w:delText xml:space="preserve"> ;</w:delText>
        </w:r>
      </w:del>
    </w:p>
    <w:p w14:paraId="45E96DE5" w14:textId="2E89D9D3" w:rsidR="00245FCB" w:rsidRPr="00AA4995" w:rsidDel="00B13C6B" w:rsidRDefault="00245FCB">
      <w:pPr>
        <w:pStyle w:val="Listeniveau1"/>
        <w:ind w:left="360"/>
        <w:rPr>
          <w:del w:id="1338" w:author="Bertille TAGNE" w:date="2025-12-05T13:41:00Z" w16du:dateUtc="2025-12-05T12:41:00Z"/>
        </w:rPr>
      </w:pPr>
      <w:del w:id="1339" w:author="Bertille TAGNE" w:date="2025-12-05T13:41:00Z" w16du:dateUtc="2025-12-05T12:41:00Z">
        <w:r w:rsidRPr="00AA4995" w:rsidDel="00B13C6B">
          <w:rPr>
            <w:b/>
            <w:bCs/>
          </w:rPr>
          <w:delText>Le Plan de Communication</w:delText>
        </w:r>
        <w:r w:rsidRPr="00AA4995" w:rsidDel="00B13C6B">
          <w:delText>, qui encadre les échanges entre les parties prenantes et les circuits de validation ;</w:delText>
        </w:r>
      </w:del>
    </w:p>
    <w:p w14:paraId="2729D09F" w14:textId="2AECB0D3" w:rsidR="00611B25" w:rsidDel="00B13C6B" w:rsidRDefault="00245FCB">
      <w:pPr>
        <w:pStyle w:val="Listeniveau1"/>
        <w:ind w:left="360"/>
        <w:rPr>
          <w:del w:id="1340" w:author="Bertille TAGNE" w:date="2025-12-05T13:41:00Z" w16du:dateUtc="2025-12-05T12:41:00Z"/>
        </w:rPr>
      </w:pPr>
      <w:del w:id="1341" w:author="Bertille TAGNE" w:date="2025-12-05T13:41:00Z" w16du:dateUtc="2025-12-05T12:41:00Z">
        <w:r w:rsidRPr="00AA4995" w:rsidDel="00B13C6B">
          <w:rPr>
            <w:b/>
            <w:bCs/>
          </w:rPr>
          <w:delText>Le Plan de Gestion des Risques</w:delText>
        </w:r>
        <w:r w:rsidRPr="00AA4995" w:rsidDel="00B13C6B">
          <w:delText>, permettant d’identifier, d’évaluer et de suivre les risques tout au long du projet.</w:delText>
        </w:r>
      </w:del>
    </w:p>
    <w:p w14:paraId="0A3522DB" w14:textId="77777777" w:rsidR="00050FD7" w:rsidRDefault="00050FD7">
      <w:pPr>
        <w:pStyle w:val="Listeniveau1"/>
        <w:ind w:left="360"/>
        <w:rPr>
          <w:b/>
          <w:bCs/>
        </w:rPr>
        <w:pPrChange w:id="1342" w:author="Bertille TAGNE" w:date="2025-12-05T13:41:00Z" w16du:dateUtc="2025-12-05T12:41:00Z">
          <w:pPr>
            <w:pStyle w:val="Listeniveau1"/>
            <w:numPr>
              <w:numId w:val="0"/>
            </w:numPr>
            <w:ind w:left="360" w:firstLine="0"/>
          </w:pPr>
        </w:pPrChange>
      </w:pPr>
    </w:p>
    <w:p w14:paraId="3386DCCA" w14:textId="48E329A9" w:rsidR="00732B5C" w:rsidRDefault="00732B5C">
      <w:pPr>
        <w:spacing w:after="160" w:line="259" w:lineRule="auto"/>
        <w:jc w:val="left"/>
        <w:rPr>
          <w:ins w:id="1343" w:author="Bertille TAGNE" w:date="2025-12-05T13:42:00Z" w16du:dateUtc="2025-12-05T12:42:00Z"/>
          <w:b/>
          <w:bCs/>
        </w:rPr>
      </w:pPr>
      <w:ins w:id="1344" w:author="Bertille TAGNE" w:date="2025-12-05T13:42:00Z" w16du:dateUtc="2025-12-05T12:42:00Z">
        <w:r>
          <w:rPr>
            <w:b/>
            <w:bCs/>
          </w:rPr>
          <w:br w:type="page"/>
        </w:r>
      </w:ins>
    </w:p>
    <w:p w14:paraId="4DC2026C" w14:textId="77777777" w:rsidR="00050FD7" w:rsidRDefault="00050FD7" w:rsidP="00050FD7">
      <w:pPr>
        <w:pStyle w:val="Listeniveau1"/>
        <w:numPr>
          <w:ilvl w:val="0"/>
          <w:numId w:val="0"/>
        </w:numPr>
        <w:ind w:left="360"/>
        <w:rPr>
          <w:b/>
          <w:bCs/>
        </w:rPr>
      </w:pPr>
    </w:p>
    <w:p w14:paraId="57D0F1D2" w14:textId="05426AD5" w:rsidR="00050FD7" w:rsidDel="00B13C6B" w:rsidRDefault="00050FD7" w:rsidP="00050FD7">
      <w:pPr>
        <w:pStyle w:val="Listeniveau1"/>
        <w:numPr>
          <w:ilvl w:val="0"/>
          <w:numId w:val="0"/>
        </w:numPr>
        <w:ind w:left="360"/>
        <w:rPr>
          <w:del w:id="1345" w:author="Bertille TAGNE" w:date="2025-12-05T13:41:00Z" w16du:dateUtc="2025-12-05T12:41:00Z"/>
          <w:b/>
          <w:bCs/>
        </w:rPr>
      </w:pPr>
    </w:p>
    <w:p w14:paraId="05D9E739" w14:textId="6009146A" w:rsidR="00050FD7" w:rsidDel="00B13C6B" w:rsidRDefault="00050FD7" w:rsidP="00050FD7">
      <w:pPr>
        <w:pStyle w:val="Listeniveau1"/>
        <w:numPr>
          <w:ilvl w:val="0"/>
          <w:numId w:val="0"/>
        </w:numPr>
        <w:ind w:left="360"/>
        <w:rPr>
          <w:del w:id="1346" w:author="Bertille TAGNE" w:date="2025-12-05T13:41:00Z" w16du:dateUtc="2025-12-05T12:41:00Z"/>
          <w:b/>
          <w:bCs/>
        </w:rPr>
      </w:pPr>
    </w:p>
    <w:p w14:paraId="138838B2" w14:textId="576118B3" w:rsidR="00050FD7" w:rsidDel="00B13C6B" w:rsidRDefault="00050FD7" w:rsidP="00050FD7">
      <w:pPr>
        <w:pStyle w:val="Listeniveau1"/>
        <w:numPr>
          <w:ilvl w:val="0"/>
          <w:numId w:val="0"/>
        </w:numPr>
        <w:ind w:left="360"/>
        <w:rPr>
          <w:del w:id="1347" w:author="Bertille TAGNE" w:date="2025-12-05T13:41:00Z" w16du:dateUtc="2025-12-05T12:41:00Z"/>
          <w:b/>
          <w:bCs/>
        </w:rPr>
      </w:pPr>
    </w:p>
    <w:p w14:paraId="6BF3C6F9" w14:textId="42FD5DF9" w:rsidR="00050FD7" w:rsidDel="00B13C6B" w:rsidRDefault="00050FD7" w:rsidP="00050FD7">
      <w:pPr>
        <w:pStyle w:val="Listeniveau1"/>
        <w:numPr>
          <w:ilvl w:val="0"/>
          <w:numId w:val="0"/>
        </w:numPr>
        <w:ind w:left="360"/>
        <w:rPr>
          <w:del w:id="1348" w:author="Bertille TAGNE" w:date="2025-12-05T13:41:00Z" w16du:dateUtc="2025-12-05T12:41:00Z"/>
          <w:b/>
          <w:bCs/>
        </w:rPr>
      </w:pPr>
    </w:p>
    <w:p w14:paraId="02253526" w14:textId="0D0AF639" w:rsidR="00050FD7" w:rsidDel="00B13C6B" w:rsidRDefault="00050FD7" w:rsidP="00050FD7">
      <w:pPr>
        <w:pStyle w:val="Listeniveau1"/>
        <w:numPr>
          <w:ilvl w:val="0"/>
          <w:numId w:val="0"/>
        </w:numPr>
        <w:ind w:left="360"/>
        <w:rPr>
          <w:del w:id="1349" w:author="Bertille TAGNE" w:date="2025-12-05T13:41:00Z" w16du:dateUtc="2025-12-05T12:41:00Z"/>
          <w:b/>
          <w:bCs/>
        </w:rPr>
      </w:pPr>
    </w:p>
    <w:p w14:paraId="68749B7D" w14:textId="7894973C" w:rsidR="00050FD7" w:rsidDel="00B13C6B" w:rsidRDefault="00050FD7" w:rsidP="00050FD7">
      <w:pPr>
        <w:pStyle w:val="Listeniveau1"/>
        <w:numPr>
          <w:ilvl w:val="0"/>
          <w:numId w:val="0"/>
        </w:numPr>
        <w:ind w:left="360"/>
        <w:rPr>
          <w:del w:id="1350" w:author="Bertille TAGNE" w:date="2025-12-05T13:41:00Z" w16du:dateUtc="2025-12-05T12:41:00Z"/>
        </w:rPr>
      </w:pPr>
    </w:p>
    <w:p w14:paraId="5C7DFC74" w14:textId="77777777" w:rsidR="00245FCB" w:rsidRDefault="00245FCB" w:rsidP="00245FCB">
      <w:pPr>
        <w:pStyle w:val="Titre2"/>
      </w:pPr>
      <w:bookmarkStart w:id="1351" w:name="_Toc215758860"/>
      <w:commentRangeStart w:id="1352"/>
      <w:r>
        <w:t>Livrables attendus</w:t>
      </w:r>
      <w:bookmarkEnd w:id="1351"/>
      <w:commentRangeEnd w:id="1352"/>
      <w:r w:rsidR="008A42A9">
        <w:rPr>
          <w:rStyle w:val="Marquedecommentaire"/>
          <w:color w:val="auto"/>
          <w:lang w:eastAsia="en-US"/>
        </w:rPr>
        <w:commentReference w:id="1352"/>
      </w:r>
    </w:p>
    <w:p w14:paraId="684ACA27" w14:textId="77777777" w:rsidR="007E4702" w:rsidRDefault="007E4702" w:rsidP="007E4702">
      <w:pPr>
        <w:pStyle w:val="Lgende"/>
        <w:keepNext/>
      </w:pPr>
      <w:bookmarkStart w:id="1353" w:name="_Toc215672908"/>
      <w:bookmarkStart w:id="1354" w:name="_Toc215672914"/>
      <w:r>
        <w:t xml:space="preserve">Tableau </w:t>
      </w:r>
      <w:r w:rsidR="009D3063">
        <w:rPr>
          <w:noProof/>
        </w:rPr>
        <w:fldChar w:fldCharType="begin"/>
      </w:r>
      <w:r w:rsidR="009D3063">
        <w:rPr>
          <w:noProof/>
        </w:rPr>
        <w:instrText xml:space="preserve"> SEQ Tableau \* ARABIC </w:instrText>
      </w:r>
      <w:r w:rsidR="009D3063">
        <w:rPr>
          <w:noProof/>
        </w:rPr>
        <w:fldChar w:fldCharType="separate"/>
      </w:r>
      <w:r w:rsidR="007B5B86">
        <w:rPr>
          <w:noProof/>
        </w:rPr>
        <w:t>2</w:t>
      </w:r>
      <w:r w:rsidR="009D3063">
        <w:rPr>
          <w:noProof/>
        </w:rPr>
        <w:fldChar w:fldCharType="end"/>
      </w:r>
      <w:r>
        <w:t>: Tableau des livrables par phase</w:t>
      </w:r>
      <w:bookmarkEnd w:id="1353"/>
      <w:bookmarkEnd w:id="1354"/>
    </w:p>
    <w:tbl>
      <w:tblPr>
        <w:tblStyle w:val="TableauGrille4-Accentuation111"/>
        <w:tblW w:w="0" w:type="auto"/>
        <w:tblLook w:val="04A0" w:firstRow="1" w:lastRow="0" w:firstColumn="1" w:lastColumn="0" w:noHBand="0" w:noVBand="1"/>
      </w:tblPr>
      <w:tblGrid>
        <w:gridCol w:w="5040"/>
        <w:gridCol w:w="5041"/>
      </w:tblGrid>
      <w:tr w:rsidR="00CC06B5" w:rsidRPr="00CC06B5" w14:paraId="43655162" w14:textId="77777777" w:rsidTr="00CC0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83A161C" w14:textId="77777777" w:rsidR="00CC06B5" w:rsidRPr="00CC06B5" w:rsidRDefault="00CC06B5" w:rsidP="00575B43">
            <w:pPr>
              <w:rPr>
                <w:rFonts w:ascii="Candara" w:hAnsi="Candara"/>
              </w:rPr>
            </w:pPr>
            <w:r w:rsidRPr="00CC06B5">
              <w:rPr>
                <w:rFonts w:ascii="Candara" w:hAnsi="Candara"/>
              </w:rPr>
              <w:t>Phase</w:t>
            </w:r>
          </w:p>
        </w:tc>
        <w:tc>
          <w:tcPr>
            <w:tcW w:w="5041" w:type="dxa"/>
          </w:tcPr>
          <w:p w14:paraId="076EDEC8" w14:textId="77777777" w:rsidR="00CC06B5" w:rsidRPr="00CC06B5" w:rsidRDefault="00CC06B5" w:rsidP="00575B43">
            <w:pPr>
              <w:cnfStyle w:val="100000000000" w:firstRow="1" w:lastRow="0" w:firstColumn="0" w:lastColumn="0" w:oddVBand="0" w:evenVBand="0" w:oddHBand="0" w:evenHBand="0" w:firstRowFirstColumn="0" w:firstRowLastColumn="0" w:lastRowFirstColumn="0" w:lastRowLastColumn="0"/>
              <w:rPr>
                <w:rFonts w:ascii="Candara" w:hAnsi="Candara"/>
              </w:rPr>
            </w:pPr>
            <w:r w:rsidRPr="00CC06B5">
              <w:rPr>
                <w:rFonts w:ascii="Candara" w:hAnsi="Candara"/>
              </w:rPr>
              <w:t>Livrables</w:t>
            </w:r>
          </w:p>
        </w:tc>
      </w:tr>
      <w:tr w:rsidR="00CC06B5" w:rsidRPr="00CC06B5" w14:paraId="785D443C" w14:textId="77777777" w:rsidTr="00CC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0EFF552" w14:textId="77777777" w:rsidR="00CC06B5" w:rsidRPr="00CC06B5" w:rsidRDefault="00CC06B5" w:rsidP="00575B43">
            <w:pPr>
              <w:rPr>
                <w:rFonts w:ascii="Candara" w:hAnsi="Candara"/>
              </w:rPr>
            </w:pPr>
            <w:r w:rsidRPr="00CC06B5">
              <w:rPr>
                <w:rFonts w:ascii="Candara" w:hAnsi="Candara"/>
              </w:rPr>
              <w:t>LANCEMENT ET CADRAGE</w:t>
            </w:r>
          </w:p>
        </w:tc>
        <w:tc>
          <w:tcPr>
            <w:tcW w:w="5041" w:type="dxa"/>
          </w:tcPr>
          <w:p w14:paraId="30A300AA" w14:textId="77777777" w:rsidR="00CC06B5" w:rsidRPr="00CC06B5" w:rsidRDefault="00CC06B5" w:rsidP="00575B43">
            <w:pPr>
              <w:cnfStyle w:val="000000100000" w:firstRow="0" w:lastRow="0" w:firstColumn="0" w:lastColumn="0" w:oddVBand="0" w:evenVBand="0" w:oddHBand="1" w:evenHBand="0" w:firstRowFirstColumn="0" w:firstRowLastColumn="0" w:lastRowFirstColumn="0" w:lastRowLastColumn="0"/>
              <w:rPr>
                <w:rFonts w:ascii="Candara" w:hAnsi="Candara"/>
              </w:rPr>
            </w:pPr>
            <w:r w:rsidRPr="00CC06B5">
              <w:rPr>
                <w:rFonts w:ascii="Candara" w:hAnsi="Candara"/>
              </w:rPr>
              <w:t>Rapport</w:t>
            </w:r>
            <w:r>
              <w:rPr>
                <w:rFonts w:ascii="Candara" w:hAnsi="Candara"/>
              </w:rPr>
              <w:t xml:space="preserve"> </w:t>
            </w:r>
            <w:r w:rsidR="004928C8">
              <w:rPr>
                <w:rFonts w:ascii="Candara" w:hAnsi="Candara"/>
              </w:rPr>
              <w:t>n°</w:t>
            </w:r>
            <w:r w:rsidRPr="00CC06B5">
              <w:rPr>
                <w:rFonts w:ascii="Candara" w:hAnsi="Candara"/>
              </w:rPr>
              <w:t>1 : Rapport de cadrage</w:t>
            </w:r>
          </w:p>
        </w:tc>
      </w:tr>
      <w:tr w:rsidR="00CC06B5" w:rsidRPr="00CC06B5" w14:paraId="08510BE5" w14:textId="77777777" w:rsidTr="00CC06B5">
        <w:tc>
          <w:tcPr>
            <w:cnfStyle w:val="001000000000" w:firstRow="0" w:lastRow="0" w:firstColumn="1" w:lastColumn="0" w:oddVBand="0" w:evenVBand="0" w:oddHBand="0" w:evenHBand="0" w:firstRowFirstColumn="0" w:firstRowLastColumn="0" w:lastRowFirstColumn="0" w:lastRowLastColumn="0"/>
            <w:tcW w:w="5040" w:type="dxa"/>
          </w:tcPr>
          <w:p w14:paraId="2D0FA0C4" w14:textId="77777777" w:rsidR="00CC06B5" w:rsidRPr="00CC06B5" w:rsidRDefault="00CC06B5" w:rsidP="00575B43">
            <w:pPr>
              <w:rPr>
                <w:rFonts w:ascii="Candara" w:hAnsi="Candara"/>
              </w:rPr>
            </w:pPr>
            <w:r w:rsidRPr="00CC06B5">
              <w:rPr>
                <w:rFonts w:ascii="Candara" w:hAnsi="Candara"/>
              </w:rPr>
              <w:t>DIAGNOSTIQUE DE L'EXISTANT</w:t>
            </w:r>
          </w:p>
        </w:tc>
        <w:tc>
          <w:tcPr>
            <w:tcW w:w="5041" w:type="dxa"/>
          </w:tcPr>
          <w:p w14:paraId="4B97597E" w14:textId="77777777" w:rsidR="00CC06B5" w:rsidRPr="00CC06B5" w:rsidRDefault="004928C8" w:rsidP="00575B43">
            <w:pPr>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Rapport n°</w:t>
            </w:r>
            <w:r w:rsidR="00CC06B5" w:rsidRPr="00CC06B5">
              <w:rPr>
                <w:rFonts w:ascii="Candara" w:hAnsi="Candara"/>
              </w:rPr>
              <w:t>2 : Rapport d'étude préalable / analyse de l'existant</w:t>
            </w:r>
          </w:p>
        </w:tc>
      </w:tr>
      <w:tr w:rsidR="00CC06B5" w:rsidRPr="00CC06B5" w14:paraId="00BD09A2" w14:textId="77777777" w:rsidTr="00CC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84210DB" w14:textId="77777777" w:rsidR="00CC06B5" w:rsidRPr="00CC06B5" w:rsidRDefault="00B1340A" w:rsidP="00575B43">
            <w:pPr>
              <w:rPr>
                <w:rFonts w:ascii="Candara" w:hAnsi="Candara"/>
              </w:rPr>
            </w:pPr>
            <w:r w:rsidRPr="00B1340A">
              <w:rPr>
                <w:rFonts w:ascii="Candara" w:hAnsi="Candara"/>
              </w:rPr>
              <w:t>ANALYSE ET CONCEPTION</w:t>
            </w:r>
          </w:p>
        </w:tc>
        <w:tc>
          <w:tcPr>
            <w:tcW w:w="5041" w:type="dxa"/>
          </w:tcPr>
          <w:p w14:paraId="098D7209" w14:textId="77777777" w:rsidR="00B1340A" w:rsidRPr="00B1340A" w:rsidRDefault="00B1340A" w:rsidP="00B1340A">
            <w:pPr>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Rapport n°</w:t>
            </w:r>
            <w:r w:rsidRPr="00B1340A">
              <w:rPr>
                <w:rFonts w:ascii="Candara" w:hAnsi="Candara"/>
              </w:rPr>
              <w:t>3 : Rapport de spécifications fonctionnelles</w:t>
            </w:r>
            <w:r w:rsidR="00E14096">
              <w:rPr>
                <w:rFonts w:ascii="Candara" w:hAnsi="Candara"/>
              </w:rPr>
              <w:t> ;</w:t>
            </w:r>
          </w:p>
          <w:p w14:paraId="125C79E5" w14:textId="77777777" w:rsidR="00CC06B5" w:rsidRPr="00CC06B5" w:rsidRDefault="00B1340A" w:rsidP="00B1340A">
            <w:pPr>
              <w:cnfStyle w:val="000000100000" w:firstRow="0" w:lastRow="0" w:firstColumn="0" w:lastColumn="0" w:oddVBand="0" w:evenVBand="0" w:oddHBand="1" w:evenHBand="0" w:firstRowFirstColumn="0" w:firstRowLastColumn="0" w:lastRowFirstColumn="0" w:lastRowLastColumn="0"/>
              <w:rPr>
                <w:rFonts w:ascii="Candara" w:hAnsi="Candara"/>
              </w:rPr>
            </w:pPr>
            <w:r w:rsidRPr="00B1340A">
              <w:rPr>
                <w:rFonts w:ascii="Candara" w:hAnsi="Candara"/>
              </w:rPr>
              <w:t>Rapport n ° 4 : Spécification technique &amp; architecture</w:t>
            </w:r>
          </w:p>
        </w:tc>
      </w:tr>
      <w:tr w:rsidR="00CC06B5" w:rsidRPr="00CC06B5" w14:paraId="075B7AAC" w14:textId="77777777" w:rsidTr="00CC06B5">
        <w:tc>
          <w:tcPr>
            <w:cnfStyle w:val="001000000000" w:firstRow="0" w:lastRow="0" w:firstColumn="1" w:lastColumn="0" w:oddVBand="0" w:evenVBand="0" w:oddHBand="0" w:evenHBand="0" w:firstRowFirstColumn="0" w:firstRowLastColumn="0" w:lastRowFirstColumn="0" w:lastRowLastColumn="0"/>
            <w:tcW w:w="5040" w:type="dxa"/>
          </w:tcPr>
          <w:p w14:paraId="6F272B3E" w14:textId="77777777" w:rsidR="00CC06B5" w:rsidRPr="00CC06B5" w:rsidRDefault="006E5F58" w:rsidP="00575B43">
            <w:pPr>
              <w:rPr>
                <w:rFonts w:ascii="Candara" w:hAnsi="Candara"/>
              </w:rPr>
            </w:pPr>
            <w:r w:rsidRPr="006E5F58">
              <w:rPr>
                <w:rFonts w:ascii="Candara" w:hAnsi="Candara"/>
              </w:rPr>
              <w:t>DEVELOPPEMENT, PARAMETRAGE ET INTEGRATION DE LA SOLUTION</w:t>
            </w:r>
          </w:p>
        </w:tc>
        <w:tc>
          <w:tcPr>
            <w:tcW w:w="5041" w:type="dxa"/>
          </w:tcPr>
          <w:p w14:paraId="4CB2EDD9" w14:textId="77777777" w:rsidR="00CC06B5" w:rsidRPr="00CC06B5" w:rsidRDefault="006E5F58" w:rsidP="00575B43">
            <w:pPr>
              <w:cnfStyle w:val="000000000000" w:firstRow="0" w:lastRow="0" w:firstColumn="0" w:lastColumn="0" w:oddVBand="0" w:evenVBand="0" w:oddHBand="0" w:evenHBand="0" w:firstRowFirstColumn="0" w:firstRowLastColumn="0" w:lastRowFirstColumn="0" w:lastRowLastColumn="0"/>
              <w:rPr>
                <w:rFonts w:ascii="Candara" w:hAnsi="Candara"/>
              </w:rPr>
            </w:pPr>
            <w:r w:rsidRPr="006E5F58">
              <w:rPr>
                <w:rFonts w:ascii="Candara" w:hAnsi="Candara"/>
              </w:rPr>
              <w:t>Rapport n° 5 : Rapport de développement</w:t>
            </w:r>
          </w:p>
        </w:tc>
      </w:tr>
      <w:tr w:rsidR="00CC06B5" w:rsidRPr="00CC06B5" w14:paraId="63C8DCE1" w14:textId="77777777" w:rsidTr="00CC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7DCDFB" w14:textId="77777777" w:rsidR="00CC06B5" w:rsidRPr="00CC06B5" w:rsidRDefault="00D23549" w:rsidP="00575B43">
            <w:pPr>
              <w:rPr>
                <w:rFonts w:ascii="Candara" w:hAnsi="Candara"/>
              </w:rPr>
            </w:pPr>
            <w:r w:rsidRPr="00D23549">
              <w:rPr>
                <w:rFonts w:ascii="Candara" w:hAnsi="Candara"/>
              </w:rPr>
              <w:t>TEST, FORMATION ET DEPLOIEMENT</w:t>
            </w:r>
          </w:p>
        </w:tc>
        <w:tc>
          <w:tcPr>
            <w:tcW w:w="5041" w:type="dxa"/>
          </w:tcPr>
          <w:p w14:paraId="04540A8D" w14:textId="77777777" w:rsidR="00D23549" w:rsidRPr="00D23549" w:rsidRDefault="00D23549" w:rsidP="00D23549">
            <w:pPr>
              <w:cnfStyle w:val="000000100000" w:firstRow="0" w:lastRow="0" w:firstColumn="0" w:lastColumn="0" w:oddVBand="0" w:evenVBand="0" w:oddHBand="1" w:evenHBand="0" w:firstRowFirstColumn="0" w:firstRowLastColumn="0" w:lastRowFirstColumn="0" w:lastRowLastColumn="0"/>
              <w:rPr>
                <w:rFonts w:ascii="Candara" w:hAnsi="Candara"/>
              </w:rPr>
            </w:pPr>
            <w:r w:rsidRPr="00D23549">
              <w:rPr>
                <w:rFonts w:ascii="Candara" w:hAnsi="Candara"/>
              </w:rPr>
              <w:t>Rapport n° 6 : Rapport de tests et recette</w:t>
            </w:r>
            <w:r w:rsidR="00E14096">
              <w:rPr>
                <w:rFonts w:ascii="Candara" w:hAnsi="Candara"/>
              </w:rPr>
              <w:t> ;</w:t>
            </w:r>
          </w:p>
          <w:p w14:paraId="27257A12" w14:textId="77777777" w:rsidR="00CC06B5" w:rsidRPr="00CC06B5" w:rsidRDefault="00D23549" w:rsidP="00D23549">
            <w:pPr>
              <w:cnfStyle w:val="000000100000" w:firstRow="0" w:lastRow="0" w:firstColumn="0" w:lastColumn="0" w:oddVBand="0" w:evenVBand="0" w:oddHBand="1" w:evenHBand="0" w:firstRowFirstColumn="0" w:firstRowLastColumn="0" w:lastRowFirstColumn="0" w:lastRowLastColumn="0"/>
              <w:rPr>
                <w:rFonts w:ascii="Candara" w:hAnsi="Candara"/>
              </w:rPr>
            </w:pPr>
            <w:r w:rsidRPr="00D23549">
              <w:rPr>
                <w:rFonts w:ascii="Candara" w:hAnsi="Candara"/>
              </w:rPr>
              <w:t>Rapport de formation</w:t>
            </w:r>
          </w:p>
        </w:tc>
      </w:tr>
      <w:tr w:rsidR="00CC06B5" w:rsidRPr="00CC06B5" w14:paraId="4AD21770" w14:textId="77777777" w:rsidTr="00CC06B5">
        <w:tc>
          <w:tcPr>
            <w:cnfStyle w:val="001000000000" w:firstRow="0" w:lastRow="0" w:firstColumn="1" w:lastColumn="0" w:oddVBand="0" w:evenVBand="0" w:oddHBand="0" w:evenHBand="0" w:firstRowFirstColumn="0" w:firstRowLastColumn="0" w:lastRowFirstColumn="0" w:lastRowLastColumn="0"/>
            <w:tcW w:w="5040" w:type="dxa"/>
          </w:tcPr>
          <w:p w14:paraId="2BCE8380" w14:textId="77777777" w:rsidR="00CC06B5" w:rsidRPr="00CC06B5" w:rsidRDefault="00E14096" w:rsidP="00575B43">
            <w:pPr>
              <w:rPr>
                <w:rFonts w:ascii="Candara" w:hAnsi="Candara"/>
              </w:rPr>
            </w:pPr>
            <w:r w:rsidRPr="00E14096">
              <w:rPr>
                <w:rFonts w:ascii="Candara" w:hAnsi="Candara"/>
              </w:rPr>
              <w:t>MIGRATION DES DONNEES</w:t>
            </w:r>
          </w:p>
        </w:tc>
        <w:tc>
          <w:tcPr>
            <w:tcW w:w="5041" w:type="dxa"/>
          </w:tcPr>
          <w:p w14:paraId="2C977E39" w14:textId="77777777" w:rsidR="00CC06B5" w:rsidRPr="00CC06B5" w:rsidRDefault="00E14096" w:rsidP="00575B43">
            <w:pPr>
              <w:cnfStyle w:val="000000000000" w:firstRow="0" w:lastRow="0" w:firstColumn="0" w:lastColumn="0" w:oddVBand="0" w:evenVBand="0" w:oddHBand="0" w:evenHBand="0" w:firstRowFirstColumn="0" w:firstRowLastColumn="0" w:lastRowFirstColumn="0" w:lastRowLastColumn="0"/>
              <w:rPr>
                <w:rFonts w:ascii="Candara" w:hAnsi="Candara"/>
              </w:rPr>
            </w:pPr>
            <w:r w:rsidRPr="00E14096">
              <w:rPr>
                <w:rFonts w:ascii="Candara" w:hAnsi="Candara"/>
              </w:rPr>
              <w:t>Rapport n° 7 : rapport de reprise des données</w:t>
            </w:r>
          </w:p>
        </w:tc>
      </w:tr>
      <w:tr w:rsidR="00CC06B5" w:rsidRPr="00CC06B5" w14:paraId="55E58CC7" w14:textId="77777777" w:rsidTr="00CC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DA0F82" w14:textId="77777777" w:rsidR="00CC06B5" w:rsidRPr="00CC06B5" w:rsidRDefault="00CF1EBD" w:rsidP="00575B43">
            <w:pPr>
              <w:rPr>
                <w:rFonts w:ascii="Candara" w:hAnsi="Candara"/>
              </w:rPr>
            </w:pPr>
            <w:r w:rsidRPr="00CF1EBD">
              <w:rPr>
                <w:rFonts w:ascii="Candara" w:hAnsi="Candara"/>
              </w:rPr>
              <w:t>SUPPORT ET ASSISTANCE</w:t>
            </w:r>
          </w:p>
        </w:tc>
        <w:tc>
          <w:tcPr>
            <w:tcW w:w="5041" w:type="dxa"/>
          </w:tcPr>
          <w:p w14:paraId="6091D6AD" w14:textId="77777777" w:rsidR="00CC06B5" w:rsidRPr="00CC06B5" w:rsidRDefault="00CF1EBD" w:rsidP="00575B43">
            <w:pPr>
              <w:cnfStyle w:val="000000100000" w:firstRow="0" w:lastRow="0" w:firstColumn="0" w:lastColumn="0" w:oddVBand="0" w:evenVBand="0" w:oddHBand="1" w:evenHBand="0" w:firstRowFirstColumn="0" w:firstRowLastColumn="0" w:lastRowFirstColumn="0" w:lastRowLastColumn="0"/>
              <w:rPr>
                <w:rFonts w:ascii="Candara" w:hAnsi="Candara"/>
              </w:rPr>
            </w:pPr>
            <w:r w:rsidRPr="00CF1EBD">
              <w:rPr>
                <w:rFonts w:ascii="Candara" w:hAnsi="Candara"/>
              </w:rPr>
              <w:t>Rapport n° 8 : rapport d'</w:t>
            </w:r>
            <w:r w:rsidR="007E4702" w:rsidRPr="00CF1EBD">
              <w:rPr>
                <w:rFonts w:ascii="Candara" w:hAnsi="Candara"/>
              </w:rPr>
              <w:t>accompagnement</w:t>
            </w:r>
          </w:p>
        </w:tc>
      </w:tr>
    </w:tbl>
    <w:p w14:paraId="625697A4" w14:textId="77777777" w:rsidR="00611B25" w:rsidRDefault="00611B25" w:rsidP="00575B43">
      <w:pPr>
        <w:rPr>
          <w:lang w:eastAsia="fr-FR"/>
        </w:rPr>
      </w:pPr>
    </w:p>
    <w:p w14:paraId="2F045741" w14:textId="77777777" w:rsidR="00611B25" w:rsidRDefault="00611B25" w:rsidP="00575B43">
      <w:pPr>
        <w:rPr>
          <w:lang w:eastAsia="fr-FR"/>
        </w:rPr>
      </w:pPr>
    </w:p>
    <w:p w14:paraId="549428EF" w14:textId="77777777" w:rsidR="00611B25" w:rsidRDefault="00611B25" w:rsidP="00575B43">
      <w:pPr>
        <w:rPr>
          <w:lang w:eastAsia="fr-FR"/>
        </w:rPr>
      </w:pPr>
    </w:p>
    <w:p w14:paraId="52F34E3C" w14:textId="77777777" w:rsidR="00611B25" w:rsidRDefault="00611B25" w:rsidP="00575B43">
      <w:pPr>
        <w:rPr>
          <w:lang w:eastAsia="fr-FR"/>
        </w:rPr>
      </w:pPr>
    </w:p>
    <w:p w14:paraId="5B0D45D6" w14:textId="77777777" w:rsidR="00A33455" w:rsidRDefault="00A33455" w:rsidP="00575B43">
      <w:pPr>
        <w:rPr>
          <w:lang w:eastAsia="fr-FR"/>
        </w:rPr>
      </w:pPr>
    </w:p>
    <w:p w14:paraId="273D0E1E" w14:textId="77777777" w:rsidR="00A33455" w:rsidRDefault="00A33455" w:rsidP="00575B43">
      <w:pPr>
        <w:rPr>
          <w:lang w:eastAsia="fr-FR"/>
        </w:rPr>
      </w:pPr>
    </w:p>
    <w:p w14:paraId="6C535389" w14:textId="77777777" w:rsidR="00A33455" w:rsidRDefault="00A33455" w:rsidP="00575B43">
      <w:pPr>
        <w:rPr>
          <w:lang w:eastAsia="fr-FR"/>
        </w:rPr>
      </w:pPr>
    </w:p>
    <w:p w14:paraId="53B8A947" w14:textId="77777777" w:rsidR="00A33455" w:rsidRDefault="00A33455" w:rsidP="00575B43">
      <w:pPr>
        <w:rPr>
          <w:lang w:eastAsia="fr-FR"/>
        </w:rPr>
      </w:pPr>
    </w:p>
    <w:p w14:paraId="6E42E208" w14:textId="77777777" w:rsidR="00A33455" w:rsidRDefault="00A33455" w:rsidP="00575B43">
      <w:pPr>
        <w:rPr>
          <w:lang w:eastAsia="fr-FR"/>
        </w:rPr>
      </w:pPr>
    </w:p>
    <w:p w14:paraId="16E63390" w14:textId="77777777" w:rsidR="00A33455" w:rsidRDefault="00A33455" w:rsidP="00575B43">
      <w:pPr>
        <w:rPr>
          <w:lang w:eastAsia="fr-FR"/>
        </w:rPr>
      </w:pPr>
    </w:p>
    <w:p w14:paraId="1854C919" w14:textId="77777777" w:rsidR="00A33455" w:rsidRDefault="00A33455" w:rsidP="00575B43">
      <w:pPr>
        <w:rPr>
          <w:lang w:eastAsia="fr-FR"/>
        </w:rPr>
      </w:pPr>
    </w:p>
    <w:p w14:paraId="07B376E3" w14:textId="77777777" w:rsidR="00A33455" w:rsidRDefault="00A33455" w:rsidP="00575B43">
      <w:pPr>
        <w:rPr>
          <w:lang w:eastAsia="fr-FR"/>
        </w:rPr>
      </w:pPr>
    </w:p>
    <w:p w14:paraId="0AE49BCA" w14:textId="77777777" w:rsidR="00A33455" w:rsidRDefault="00A33455" w:rsidP="00575B43">
      <w:pPr>
        <w:rPr>
          <w:lang w:eastAsia="fr-FR"/>
        </w:rPr>
      </w:pPr>
    </w:p>
    <w:p w14:paraId="7F394622" w14:textId="77777777" w:rsidR="00A33455" w:rsidRDefault="00A33455" w:rsidP="00575B43">
      <w:pPr>
        <w:rPr>
          <w:lang w:eastAsia="fr-FR"/>
        </w:rPr>
      </w:pPr>
    </w:p>
    <w:p w14:paraId="53447791" w14:textId="4EFE9E33" w:rsidR="00732B5C" w:rsidRDefault="00732B5C">
      <w:pPr>
        <w:spacing w:after="160" w:line="259" w:lineRule="auto"/>
        <w:jc w:val="left"/>
        <w:rPr>
          <w:ins w:id="1355" w:author="Bertille TAGNE" w:date="2025-12-05T13:42:00Z" w16du:dateUtc="2025-12-05T12:42:00Z"/>
          <w:lang w:eastAsia="fr-FR"/>
        </w:rPr>
      </w:pPr>
      <w:ins w:id="1356" w:author="Bertille TAGNE" w:date="2025-12-05T13:42:00Z" w16du:dateUtc="2025-12-05T12:42:00Z">
        <w:r>
          <w:rPr>
            <w:lang w:eastAsia="fr-FR"/>
          </w:rPr>
          <w:br w:type="page"/>
        </w:r>
      </w:ins>
    </w:p>
    <w:p w14:paraId="1907F587" w14:textId="524B4E89" w:rsidR="00A33455" w:rsidDel="00732B5C" w:rsidRDefault="00A33455" w:rsidP="00575B43">
      <w:pPr>
        <w:rPr>
          <w:del w:id="1357" w:author="Bertille TAGNE" w:date="2025-12-05T13:42:00Z" w16du:dateUtc="2025-12-05T12:42:00Z"/>
          <w:lang w:eastAsia="fr-FR"/>
        </w:rPr>
      </w:pPr>
    </w:p>
    <w:p w14:paraId="04ABE134" w14:textId="24FBEBC0" w:rsidR="00A33455" w:rsidDel="00732B5C" w:rsidRDefault="00A33455" w:rsidP="00575B43">
      <w:pPr>
        <w:rPr>
          <w:del w:id="1358" w:author="Bertille TAGNE" w:date="2025-12-05T13:42:00Z" w16du:dateUtc="2025-12-05T12:42:00Z"/>
          <w:lang w:eastAsia="fr-FR"/>
        </w:rPr>
      </w:pPr>
    </w:p>
    <w:p w14:paraId="50EB2E1A" w14:textId="77777777" w:rsidR="008604E2" w:rsidRDefault="004E3FC8" w:rsidP="00C24D44">
      <w:pPr>
        <w:pStyle w:val="Titre1"/>
      </w:pPr>
      <w:bookmarkStart w:id="1359" w:name="_Toc215758861"/>
      <w:r>
        <w:t>METHODOLOGIE D’EXECUTION</w:t>
      </w:r>
      <w:bookmarkEnd w:id="1359"/>
    </w:p>
    <w:p w14:paraId="69548DB5" w14:textId="77777777" w:rsidR="008604E2" w:rsidRDefault="00C24D44" w:rsidP="00B0186B">
      <w:pPr>
        <w:pStyle w:val="Titre2"/>
      </w:pPr>
      <w:bookmarkStart w:id="1360" w:name="_Toc215758862"/>
      <w:r>
        <w:t>Méthodologie adoptée (agile)</w:t>
      </w:r>
      <w:bookmarkEnd w:id="1360"/>
    </w:p>
    <w:p w14:paraId="6BCD5907" w14:textId="77777777" w:rsidR="003E5BEA" w:rsidRDefault="003E5BEA" w:rsidP="003E5BEA">
      <w:pPr>
        <w:ind w:firstLine="578"/>
      </w:pPr>
      <w:r w:rsidRPr="007228D0">
        <w:t>Depuis plus de 15 ans AFREETECH préconise et met en œuvre une méthodologie agile pragmatique basée sur son retour d'expérience de plusieurs dizaines de projets. Cette démarche reprend les trois piliers d'une méthodologie agile en appliquant les 4 principes fondamentaux.</w:t>
      </w:r>
    </w:p>
    <w:p w14:paraId="3FDD608C" w14:textId="77777777" w:rsidR="008D0FE3" w:rsidRDefault="008D0FE3" w:rsidP="008D0FE3">
      <w:pPr>
        <w:keepNext/>
        <w:ind w:firstLine="578"/>
        <w:jc w:val="center"/>
      </w:pPr>
      <w:r w:rsidRPr="00104887">
        <w:rPr>
          <w:noProof/>
          <w:lang w:eastAsia="fr-FR"/>
        </w:rPr>
        <w:drawing>
          <wp:inline distT="0" distB="0" distL="0" distR="0" wp14:anchorId="7715175A" wp14:editId="7F2DDFE9">
            <wp:extent cx="4899660" cy="3370118"/>
            <wp:effectExtent l="0" t="0" r="0" b="1905"/>
            <wp:docPr id="116728861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01283" cy="3371234"/>
                    </a:xfrm>
                    <a:prstGeom prst="rect">
                      <a:avLst/>
                    </a:prstGeom>
                    <a:noFill/>
                  </pic:spPr>
                </pic:pic>
              </a:graphicData>
            </a:graphic>
          </wp:inline>
        </w:drawing>
      </w:r>
    </w:p>
    <w:p w14:paraId="2ACDB034" w14:textId="13A39658" w:rsidR="008D0FE3" w:rsidRPr="007228D0" w:rsidRDefault="008D0FE3" w:rsidP="008D0FE3">
      <w:pPr>
        <w:pStyle w:val="Lgende"/>
      </w:pPr>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361" w:author="Bertille TAGNE" w:date="2025-12-05T09:47:00Z" w16du:dateUtc="2025-12-05T08:47:00Z">
        <w:r w:rsidR="00C23781">
          <w:rPr>
            <w:noProof/>
          </w:rPr>
          <w:t>8</w:t>
        </w:r>
      </w:ins>
      <w:del w:id="1362" w:author="Bertille TAGNE" w:date="2025-12-05T09:47:00Z" w16du:dateUtc="2025-12-05T08:47:00Z">
        <w:r w:rsidR="00837BDC" w:rsidDel="00C23781">
          <w:rPr>
            <w:noProof/>
          </w:rPr>
          <w:delText>9</w:delText>
        </w:r>
      </w:del>
      <w:r w:rsidR="009D3063">
        <w:rPr>
          <w:noProof/>
        </w:rPr>
        <w:fldChar w:fldCharType="end"/>
      </w:r>
      <w:r>
        <w:t>: Méthodologie d'exécution</w:t>
      </w:r>
    </w:p>
    <w:p w14:paraId="2FED9076" w14:textId="77777777" w:rsidR="00597F98" w:rsidRPr="007228D0" w:rsidRDefault="00597F98" w:rsidP="00597F98">
      <w:pPr>
        <w:spacing w:before="240"/>
        <w:ind w:firstLine="708"/>
        <w:rPr>
          <w:lang w:eastAsia="fr-FR"/>
        </w:rPr>
      </w:pPr>
      <w:r w:rsidRPr="007228D0">
        <w:rPr>
          <w:lang w:eastAsia="fr-FR"/>
        </w:rPr>
        <w:t xml:space="preserve">Chez AFREETECH, notre organisation détaillée et notre méthodologie rigoureuse placent la qualité au cœur de nos préoccupations pour la réalisation sans failles de nos projets. L’implication des acteurs du projet au travers d’une communication réactive et efficace assure la maîtrise des risques. Nous mettons à disposition des outils de gestion de projet qui permettent entre autres de faciliter les échanges avec les utilisateurs majeurs, de déclarer et suivre les demandes/anomalies et d’élaborer des tableaux de bord pour les différentes phases. </w:t>
      </w:r>
    </w:p>
    <w:p w14:paraId="47CBC2FA" w14:textId="77777777" w:rsidR="00597F98" w:rsidRPr="007228D0" w:rsidRDefault="00597F98" w:rsidP="00597F98">
      <w:pPr>
        <w:spacing w:before="240"/>
        <w:ind w:firstLine="708"/>
        <w:rPr>
          <w:b/>
          <w:lang w:eastAsia="fr-FR"/>
        </w:rPr>
      </w:pPr>
      <w:r w:rsidRPr="007228D0">
        <w:rPr>
          <w:lang w:eastAsia="fr-FR"/>
        </w:rPr>
        <w:t xml:space="preserve">La tenue de réunions régulières en interne, associée à des livraisons continues (sprints), permet une maitrise parfaite du planning, des charges et des ressources, évitant ainsi tout décalage par rapport aux spécifications. Durant chaque sprint, la participation active du Client permet de prioriser les modifications à réaliser et à intégrer dans la prochaine sous-version, de manière cohérente et optimale par rapport à son métier. Les sprints (itérations) de 2 à 4 semaines permettent </w:t>
      </w:r>
      <w:r w:rsidRPr="007228D0">
        <w:rPr>
          <w:lang w:eastAsia="fr-FR"/>
        </w:rPr>
        <w:lastRenderedPageBreak/>
        <w:t>une plus grande maîtrise de l’évolution du projet et induisent une gestion anticipée des risques. Les</w:t>
      </w:r>
      <w:r>
        <w:rPr>
          <w:lang w:eastAsia="fr-FR"/>
        </w:rPr>
        <w:t xml:space="preserve"> </w:t>
      </w:r>
      <w:r w:rsidRPr="007228D0">
        <w:rPr>
          <w:lang w:eastAsia="fr-FR"/>
        </w:rPr>
        <w:t xml:space="preserve">problèmes rencontrés sont ainsi directement traités sans attendre la fin du projet : </w:t>
      </w:r>
      <w:r w:rsidRPr="007228D0">
        <w:rPr>
          <w:b/>
          <w:lang w:eastAsia="fr-FR"/>
        </w:rPr>
        <w:t>c’est la puissance de notre méthodologie agile, l’intégration participative.</w:t>
      </w:r>
    </w:p>
    <w:p w14:paraId="6F03CEED" w14:textId="77777777" w:rsidR="00292160" w:rsidRDefault="00292160" w:rsidP="00292160">
      <w:pPr>
        <w:keepNext/>
        <w:jc w:val="center"/>
      </w:pPr>
      <w:r>
        <w:rPr>
          <w:noProof/>
          <w:lang w:eastAsia="fr-FR"/>
        </w:rPr>
        <w:drawing>
          <wp:inline distT="0" distB="0" distL="0" distR="0" wp14:anchorId="1DF3F68A" wp14:editId="3345E094">
            <wp:extent cx="5486400" cy="3023473"/>
            <wp:effectExtent l="0" t="0" r="0"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ng-clipart-agile-software-development-scrum-iteration-kanban-iterative-and-incremental-development-blue-text.png"/>
                    <pic:cNvPicPr/>
                  </pic:nvPicPr>
                  <pic:blipFill>
                    <a:blip r:embed="rId68">
                      <a:extLst>
                        <a:ext uri="{28A0092B-C50C-407E-A947-70E740481C1C}">
                          <a14:useLocalDpi xmlns:a14="http://schemas.microsoft.com/office/drawing/2010/main" val="0"/>
                        </a:ext>
                      </a:extLst>
                    </a:blip>
                    <a:stretch>
                      <a:fillRect/>
                    </a:stretch>
                  </pic:blipFill>
                  <pic:spPr>
                    <a:xfrm>
                      <a:off x="0" y="0"/>
                      <a:ext cx="5495311" cy="3028384"/>
                    </a:xfrm>
                    <a:prstGeom prst="rect">
                      <a:avLst/>
                    </a:prstGeom>
                  </pic:spPr>
                </pic:pic>
              </a:graphicData>
            </a:graphic>
          </wp:inline>
        </w:drawing>
      </w:r>
    </w:p>
    <w:p w14:paraId="00265FB3" w14:textId="324D2ADD" w:rsidR="008604E2" w:rsidRDefault="00292160" w:rsidP="00292160">
      <w:pPr>
        <w:pStyle w:val="Lgende"/>
        <w:rPr>
          <w:lang w:eastAsia="fr-FR"/>
        </w:rPr>
      </w:pPr>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363" w:author="Bertille TAGNE" w:date="2025-12-05T09:47:00Z" w16du:dateUtc="2025-12-05T08:47:00Z">
        <w:r w:rsidR="00C23781">
          <w:rPr>
            <w:noProof/>
          </w:rPr>
          <w:t>9</w:t>
        </w:r>
      </w:ins>
      <w:del w:id="1364" w:author="Bertille TAGNE" w:date="2025-12-05T09:47:00Z" w16du:dateUtc="2025-12-05T08:47:00Z">
        <w:r w:rsidR="00837BDC" w:rsidDel="00C23781">
          <w:rPr>
            <w:noProof/>
          </w:rPr>
          <w:delText>10</w:delText>
        </w:r>
      </w:del>
      <w:r w:rsidR="009D3063">
        <w:rPr>
          <w:noProof/>
        </w:rPr>
        <w:fldChar w:fldCharType="end"/>
      </w:r>
      <w:r>
        <w:t>: Méthodologie incrémentale</w:t>
      </w:r>
    </w:p>
    <w:p w14:paraId="5B320468" w14:textId="77777777" w:rsidR="008604E2" w:rsidRDefault="008179A4" w:rsidP="00575B43">
      <w:pPr>
        <w:rPr>
          <w:lang w:eastAsia="fr-FR"/>
        </w:rPr>
      </w:pPr>
      <w:r w:rsidRPr="00104887">
        <w:rPr>
          <w:noProof/>
          <w:lang w:eastAsia="fr-FR"/>
        </w:rPr>
        <w:drawing>
          <wp:anchor distT="0" distB="0" distL="114300" distR="114300" simplePos="0" relativeHeight="251670528" behindDoc="0" locked="0" layoutInCell="1" allowOverlap="1" wp14:anchorId="1AC55C71" wp14:editId="3BB9037A">
            <wp:simplePos x="0" y="0"/>
            <wp:positionH relativeFrom="margin">
              <wp:posOffset>0</wp:posOffset>
            </wp:positionH>
            <wp:positionV relativeFrom="paragraph">
              <wp:posOffset>276225</wp:posOffset>
            </wp:positionV>
            <wp:extent cx="437998" cy="349692"/>
            <wp:effectExtent l="0" t="0" r="635"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MC900411320[1].WMF"/>
                    <pic:cNvPicPr/>
                  </pic:nvPicPr>
                  <pic:blipFill>
                    <a:blip r:embed="rId69" cstate="print">
                      <a:extLst>
                        <a:ext uri="{28A0092B-C50C-407E-A947-70E740481C1C}">
                          <a14:useLocalDpi xmlns:a14="http://schemas.microsoft.com/office/drawing/2010/main" val="0"/>
                        </a:ext>
                      </a:extLst>
                    </a:blip>
                    <a:stretch>
                      <a:fillRect/>
                    </a:stretch>
                  </pic:blipFill>
                  <pic:spPr>
                    <a:xfrm flipH="1">
                      <a:off x="0" y="0"/>
                      <a:ext cx="437998" cy="349692"/>
                    </a:xfrm>
                    <a:prstGeom prst="rect">
                      <a:avLst/>
                    </a:prstGeom>
                  </pic:spPr>
                </pic:pic>
              </a:graphicData>
            </a:graphic>
          </wp:anchor>
        </w:drawing>
      </w:r>
    </w:p>
    <w:p w14:paraId="28DFF455" w14:textId="77777777" w:rsidR="008604E2" w:rsidRPr="0038798B" w:rsidRDefault="008179A4" w:rsidP="00575B43">
      <w:pPr>
        <w:rPr>
          <w:color w:val="2E74B5" w:themeColor="accent1" w:themeShade="BF"/>
          <w:lang w:eastAsia="fr-FR"/>
        </w:rPr>
      </w:pPr>
      <w:r w:rsidRPr="008179A4">
        <w:rPr>
          <w:color w:val="2E74B5" w:themeColor="accent1" w:themeShade="BF"/>
          <w:lang w:eastAsia="fr-FR"/>
        </w:rPr>
        <w:t>Tout écart à la méthodologie incrémentale dans un projet de mise en place d’un logiciel est voué à l’échec. L’absence des modèles prédéfinis dans le cahier des charges, le manque de détails sur les processus métiers et les interactions entre modules engendrent un risque élevé d’écarts avec les besoins réels.</w:t>
      </w:r>
    </w:p>
    <w:p w14:paraId="32AD2DFB" w14:textId="77777777" w:rsidR="006A2C9A" w:rsidRDefault="006A2C9A" w:rsidP="006A2C9A">
      <w:pPr>
        <w:pStyle w:val="Titre2"/>
        <w:numPr>
          <w:ilvl w:val="1"/>
          <w:numId w:val="1"/>
        </w:numPr>
        <w:ind w:left="578" w:hanging="578"/>
      </w:pPr>
      <w:bookmarkStart w:id="1365" w:name="_Toc215758863"/>
      <w:r>
        <w:t>Méthode de gestion des exigences et de validation</w:t>
      </w:r>
      <w:bookmarkEnd w:id="1365"/>
    </w:p>
    <w:p w14:paraId="38C9CC80" w14:textId="77777777" w:rsidR="008604E2" w:rsidRDefault="003D5022" w:rsidP="003D5022">
      <w:pPr>
        <w:pStyle w:val="Titre3"/>
      </w:pPr>
      <w:bookmarkStart w:id="1366" w:name="_Toc215758864"/>
      <w:r>
        <w:t>Exigences identifiées dans les TDR</w:t>
      </w:r>
      <w:bookmarkEnd w:id="1366"/>
    </w:p>
    <w:p w14:paraId="30B72DEE" w14:textId="77777777" w:rsidR="008604E2" w:rsidRDefault="003D5022" w:rsidP="003D5022">
      <w:pPr>
        <w:pStyle w:val="Listeniveau1"/>
        <w:rPr>
          <w:lang w:eastAsia="fr-FR"/>
        </w:rPr>
      </w:pPr>
      <w:r>
        <w:rPr>
          <w:lang w:eastAsia="fr-FR"/>
        </w:rPr>
        <w:t>Interface multilingue ;</w:t>
      </w:r>
    </w:p>
    <w:p w14:paraId="7E69DEB8" w14:textId="77777777" w:rsidR="003D5022" w:rsidRDefault="003D5022" w:rsidP="003D5022">
      <w:pPr>
        <w:pStyle w:val="Listeniveau1"/>
        <w:rPr>
          <w:lang w:eastAsia="fr-FR"/>
        </w:rPr>
      </w:pPr>
      <w:r>
        <w:rPr>
          <w:lang w:eastAsia="fr-FR"/>
        </w:rPr>
        <w:t>Fonctionnement Offline/online avec synchronisation ;</w:t>
      </w:r>
    </w:p>
    <w:p w14:paraId="3E924230" w14:textId="77777777" w:rsidR="003D5022" w:rsidRDefault="003D5022" w:rsidP="003D5022">
      <w:pPr>
        <w:pStyle w:val="Listeniveau1"/>
        <w:rPr>
          <w:lang w:eastAsia="fr-FR"/>
        </w:rPr>
      </w:pPr>
      <w:r>
        <w:rPr>
          <w:lang w:eastAsia="fr-FR"/>
        </w:rPr>
        <w:t>Système de droits d’accès par profil utilisateur ;</w:t>
      </w:r>
    </w:p>
    <w:p w14:paraId="0C020355" w14:textId="77777777" w:rsidR="003D5022" w:rsidRDefault="003D5022" w:rsidP="003D5022">
      <w:pPr>
        <w:pStyle w:val="Listeniveau1"/>
        <w:rPr>
          <w:lang w:eastAsia="fr-FR"/>
        </w:rPr>
      </w:pPr>
      <w:r>
        <w:rPr>
          <w:lang w:eastAsia="fr-FR"/>
        </w:rPr>
        <w:t>Respect des normes de sécurité (chiffrement SSL, RGPD) ;</w:t>
      </w:r>
    </w:p>
    <w:p w14:paraId="444689D4" w14:textId="77777777" w:rsidR="006E2F9C" w:rsidRDefault="006E2F9C" w:rsidP="003D5022">
      <w:pPr>
        <w:pStyle w:val="Listeniveau1"/>
        <w:rPr>
          <w:lang w:eastAsia="fr-FR"/>
        </w:rPr>
      </w:pPr>
      <w:r>
        <w:rPr>
          <w:lang w:eastAsia="fr-FR"/>
        </w:rPr>
        <w:t>Maintenance et support local prévus (support au niveau national pour les agences et au niveau des agences pour les clients)</w:t>
      </w:r>
      <w:r w:rsidR="00A617D7">
        <w:rPr>
          <w:lang w:eastAsia="fr-FR"/>
        </w:rPr>
        <w:t>.</w:t>
      </w:r>
    </w:p>
    <w:p w14:paraId="61225B76" w14:textId="77777777" w:rsidR="008604E2" w:rsidRDefault="008604E2" w:rsidP="00575B43">
      <w:pPr>
        <w:rPr>
          <w:lang w:eastAsia="fr-FR"/>
        </w:rPr>
      </w:pPr>
    </w:p>
    <w:p w14:paraId="7E1BA8B6" w14:textId="77777777" w:rsidR="008604E2" w:rsidRDefault="008604E2" w:rsidP="00575B43">
      <w:pPr>
        <w:rPr>
          <w:lang w:eastAsia="fr-FR"/>
        </w:rPr>
      </w:pPr>
    </w:p>
    <w:p w14:paraId="06244F13" w14:textId="77777777" w:rsidR="008604E2" w:rsidRDefault="008604E2" w:rsidP="00575B43">
      <w:pPr>
        <w:rPr>
          <w:lang w:eastAsia="fr-FR"/>
        </w:rPr>
      </w:pPr>
    </w:p>
    <w:p w14:paraId="39FA303E" w14:textId="77777777" w:rsidR="008604E2" w:rsidRDefault="008604E2" w:rsidP="00575B43">
      <w:pPr>
        <w:rPr>
          <w:lang w:eastAsia="fr-FR"/>
        </w:rPr>
      </w:pPr>
    </w:p>
    <w:p w14:paraId="4E199809" w14:textId="77777777" w:rsidR="008604E2" w:rsidRDefault="00F34CDB" w:rsidP="00F34CDB">
      <w:pPr>
        <w:pStyle w:val="Titre3"/>
      </w:pPr>
      <w:bookmarkStart w:id="1367" w:name="_Toc215758865"/>
      <w:r>
        <w:t>Méthode de gestion des exigences fonctionnelles</w:t>
      </w:r>
      <w:bookmarkEnd w:id="1367"/>
    </w:p>
    <w:p w14:paraId="46EA5F1F" w14:textId="77777777" w:rsidR="00AD2328" w:rsidRPr="00AD2328" w:rsidRDefault="00AD2328" w:rsidP="00AD2328">
      <w:pPr>
        <w:rPr>
          <w:lang w:eastAsia="fr-FR"/>
        </w:rPr>
      </w:pPr>
      <w:r w:rsidRPr="00AD2328">
        <w:rPr>
          <w:b/>
          <w:bCs/>
          <w:lang w:eastAsia="fr-FR"/>
        </w:rPr>
        <w:t>Exigence :</w:t>
      </w:r>
      <w:r w:rsidRPr="00AD2328">
        <w:rPr>
          <w:lang w:eastAsia="fr-FR"/>
        </w:rPr>
        <w:t xml:space="preserve"> La solution GESCOM doit être ouverte, modulaire et permettre l’échange de données entre ses modules ainsi qu’avec des systèmes tiers, notamment via des API pour les </w:t>
      </w:r>
      <w:r>
        <w:rPr>
          <w:lang w:eastAsia="fr-FR"/>
        </w:rPr>
        <w:t>paiements en ligne (Orange Money, MTN Mobile Money, Express Union</w:t>
      </w:r>
      <w:r w:rsidR="00A72BA6">
        <w:rPr>
          <w:lang w:eastAsia="fr-FR"/>
        </w:rPr>
        <w:t xml:space="preserve"> </w:t>
      </w:r>
      <w:r w:rsidRPr="00AD2328">
        <w:rPr>
          <w:lang w:eastAsia="fr-FR"/>
        </w:rPr>
        <w:t>et cartes bancaires) et d’autres intégrations tierces.</w:t>
      </w:r>
    </w:p>
    <w:p w14:paraId="284FF78A" w14:textId="77777777" w:rsidR="00AD2328" w:rsidRPr="00AD2328" w:rsidRDefault="00AD2328" w:rsidP="00AD2328">
      <w:pPr>
        <w:rPr>
          <w:lang w:eastAsia="fr-FR"/>
        </w:rPr>
      </w:pPr>
      <w:r w:rsidRPr="00AD2328">
        <w:rPr>
          <w:b/>
          <w:bCs/>
          <w:lang w:eastAsia="fr-FR"/>
        </w:rPr>
        <w:t>Précision :</w:t>
      </w:r>
      <w:r w:rsidRPr="00AD2328">
        <w:rPr>
          <w:lang w:eastAsia="fr-FR"/>
        </w:rPr>
        <w:t xml:space="preserve"> Les TDR précisent que l’ouverture se traduit par la capacité à exposer et consommer des API/services web et par une architecture distribuée favorisant l’interopérabilité, sans imposer une implémentation stricte d’une SOA.</w:t>
      </w:r>
    </w:p>
    <w:p w14:paraId="1ED8235B" w14:textId="77777777" w:rsidR="00AD2328" w:rsidRPr="00AD2328" w:rsidRDefault="00AD2328" w:rsidP="00AD2328">
      <w:pPr>
        <w:rPr>
          <w:lang w:eastAsia="fr-FR"/>
        </w:rPr>
      </w:pPr>
      <w:r w:rsidRPr="00AD2328">
        <w:rPr>
          <w:b/>
          <w:bCs/>
          <w:lang w:eastAsia="fr-FR"/>
        </w:rPr>
        <w:t>Méthode de gestion fonctionnelle :</w:t>
      </w:r>
    </w:p>
    <w:p w14:paraId="64D112B4" w14:textId="77777777" w:rsidR="00AD2328" w:rsidRPr="00AD2328" w:rsidRDefault="00AD2328" w:rsidP="00AD2328">
      <w:pPr>
        <w:pStyle w:val="Listeniveau1"/>
        <w:rPr>
          <w:lang w:eastAsia="fr-FR"/>
        </w:rPr>
      </w:pPr>
      <w:r w:rsidRPr="00AD2328">
        <w:rPr>
          <w:lang w:eastAsia="fr-FR"/>
        </w:rPr>
        <w:t>GESCOM sera conçu comme un système multi-agences, composé de modules métiers (gestion des ventes, achats, stocks, clients, fournisseurs, finances et caisses) permettant les échanges de données via des API et services web. Certaines API seront spécifiques à un module, tandis que d’autres couvriront des fonctions transverses, telles que la facturation, le recouvrement et les paiements.</w:t>
      </w:r>
    </w:p>
    <w:p w14:paraId="43C76985" w14:textId="77777777" w:rsidR="00AD2328" w:rsidRPr="00AD2328" w:rsidRDefault="00AD2328" w:rsidP="00AD2328">
      <w:pPr>
        <w:pStyle w:val="Listeniveau1"/>
        <w:rPr>
          <w:lang w:eastAsia="fr-FR"/>
        </w:rPr>
      </w:pPr>
      <w:r w:rsidRPr="00AD2328">
        <w:rPr>
          <w:lang w:eastAsia="fr-FR"/>
        </w:rPr>
        <w:t>La solution intégrera les API des prestataires de paiement Orange Money, MTN Mobile Money, Express Union et les cartes bancaires, tout en assurant la remontée automatique des données vers la base centrale.</w:t>
      </w:r>
    </w:p>
    <w:p w14:paraId="5427DCE5" w14:textId="77777777" w:rsidR="00AD2328" w:rsidRPr="00AD2328" w:rsidRDefault="00AD2328" w:rsidP="00AD2328">
      <w:pPr>
        <w:pStyle w:val="Listeniveau1"/>
        <w:rPr>
          <w:lang w:eastAsia="fr-FR"/>
        </w:rPr>
      </w:pPr>
      <w:r w:rsidRPr="00AD2328">
        <w:rPr>
          <w:lang w:eastAsia="fr-FR"/>
        </w:rPr>
        <w:t xml:space="preserve">Un </w:t>
      </w:r>
      <w:r w:rsidRPr="00AD2328">
        <w:rPr>
          <w:b/>
          <w:bCs/>
          <w:lang w:eastAsia="fr-FR"/>
        </w:rPr>
        <w:t>catalogue de services documenté</w:t>
      </w:r>
      <w:r w:rsidRPr="00AD2328">
        <w:rPr>
          <w:lang w:eastAsia="fr-FR"/>
        </w:rPr>
        <w:t xml:space="preserve"> et une </w:t>
      </w:r>
      <w:r w:rsidRPr="00AD2328">
        <w:rPr>
          <w:b/>
          <w:bCs/>
          <w:lang w:eastAsia="fr-FR"/>
        </w:rPr>
        <w:t>politique de droits d’accès par profil utilisateur</w:t>
      </w:r>
      <w:r w:rsidRPr="00AD2328">
        <w:rPr>
          <w:lang w:eastAsia="fr-FR"/>
        </w:rPr>
        <w:t xml:space="preserve"> seront fournis pour sécuriser et gouverner les échanges entre modules et avec les systèmes tiers, conformément aux normes de sécurité (SSL, AES-256, journalisation) et aux exigences réglementaires de la CEMAC.</w:t>
      </w:r>
    </w:p>
    <w:p w14:paraId="18522545" w14:textId="77777777" w:rsidR="00AD2328" w:rsidRPr="00AD2328" w:rsidRDefault="00AD2328" w:rsidP="00AD2328">
      <w:pPr>
        <w:pStyle w:val="Listeniveau1"/>
        <w:rPr>
          <w:lang w:eastAsia="fr-FR"/>
        </w:rPr>
      </w:pPr>
      <w:r w:rsidRPr="00AD2328">
        <w:rPr>
          <w:lang w:eastAsia="fr-FR"/>
        </w:rPr>
        <w:t>L’architecture cible combine centralisation et autonomie locale : au siège, un serveur web, des API, un Active Directory central et un stockage sécurisé, supervisés par un administrateur, et dans chaque agence, une base locale, un serveur web et un Active Directory pour assurer continuité, résilience et fonctionnement offline/online avec synchronisation.</w:t>
      </w:r>
    </w:p>
    <w:p w14:paraId="226C8702" w14:textId="77777777" w:rsidR="00AD2328" w:rsidRPr="00AD2328" w:rsidRDefault="00AD2328" w:rsidP="00AD2328">
      <w:pPr>
        <w:pStyle w:val="Listeniveau1"/>
        <w:rPr>
          <w:lang w:eastAsia="fr-FR"/>
        </w:rPr>
      </w:pPr>
      <w:r w:rsidRPr="00AD2328">
        <w:rPr>
          <w:lang w:eastAsia="fr-FR"/>
        </w:rPr>
        <w:t>La gouvernance fonctionnelle comprendra également des procédures de tests, validation et documentation, incluant les captures d’écran des APIs et tableaux de bord de suivi des partenaires, afin de garantir la conformité et la traçabilité des services.</w:t>
      </w:r>
    </w:p>
    <w:p w14:paraId="38842162" w14:textId="77777777" w:rsidR="008604E2" w:rsidRDefault="008604E2" w:rsidP="00575B43">
      <w:pPr>
        <w:rPr>
          <w:lang w:eastAsia="fr-FR"/>
        </w:rPr>
      </w:pPr>
    </w:p>
    <w:p w14:paraId="40017548" w14:textId="582FB7F7" w:rsidR="008604E2" w:rsidDel="006A15B5" w:rsidRDefault="008604E2" w:rsidP="00575B43">
      <w:pPr>
        <w:rPr>
          <w:del w:id="1368" w:author="Bertille TAGNE" w:date="2025-12-05T13:40:00Z" w16du:dateUtc="2025-12-05T12:40:00Z"/>
          <w:lang w:eastAsia="fr-FR"/>
        </w:rPr>
      </w:pPr>
    </w:p>
    <w:p w14:paraId="12FD2C57" w14:textId="39B172CC" w:rsidR="008604E2" w:rsidDel="006A15B5" w:rsidRDefault="008604E2" w:rsidP="00575B43">
      <w:pPr>
        <w:rPr>
          <w:del w:id="1369" w:author="Bertille TAGNE" w:date="2025-12-05T13:40:00Z" w16du:dateUtc="2025-12-05T12:40:00Z"/>
          <w:lang w:eastAsia="fr-FR"/>
        </w:rPr>
      </w:pPr>
    </w:p>
    <w:p w14:paraId="159ACFA3" w14:textId="678DBD72" w:rsidR="008604E2" w:rsidDel="006A15B5" w:rsidRDefault="008604E2" w:rsidP="00575B43">
      <w:pPr>
        <w:rPr>
          <w:del w:id="1370" w:author="Bertille TAGNE" w:date="2025-12-05T13:40:00Z" w16du:dateUtc="2025-12-05T12:40:00Z"/>
          <w:lang w:eastAsia="fr-FR"/>
        </w:rPr>
      </w:pPr>
    </w:p>
    <w:p w14:paraId="6F1C655F" w14:textId="43A9A73D" w:rsidR="008604E2" w:rsidDel="006A15B5" w:rsidRDefault="008604E2" w:rsidP="00575B43">
      <w:pPr>
        <w:rPr>
          <w:del w:id="1371" w:author="Bertille TAGNE" w:date="2025-12-05T13:40:00Z" w16du:dateUtc="2025-12-05T12:40:00Z"/>
          <w:lang w:eastAsia="fr-FR"/>
        </w:rPr>
      </w:pPr>
    </w:p>
    <w:p w14:paraId="2F69E074" w14:textId="5E81AD6B" w:rsidR="008604E2" w:rsidDel="006A15B5" w:rsidRDefault="008604E2" w:rsidP="00575B43">
      <w:pPr>
        <w:rPr>
          <w:del w:id="1372" w:author="Bertille TAGNE" w:date="2025-12-05T13:40:00Z" w16du:dateUtc="2025-12-05T12:40:00Z"/>
          <w:lang w:eastAsia="fr-FR"/>
        </w:rPr>
      </w:pPr>
    </w:p>
    <w:p w14:paraId="0BD48E32" w14:textId="77777777" w:rsidR="008604E2" w:rsidRDefault="008604E2" w:rsidP="00575B43">
      <w:pPr>
        <w:rPr>
          <w:lang w:eastAsia="fr-FR"/>
        </w:rPr>
      </w:pPr>
    </w:p>
    <w:p w14:paraId="745FD5A6" w14:textId="77777777" w:rsidR="00A33455" w:rsidRDefault="002642AB" w:rsidP="002642AB">
      <w:pPr>
        <w:pStyle w:val="Titre3"/>
      </w:pPr>
      <w:bookmarkStart w:id="1373" w:name="_Toc215758866"/>
      <w:r>
        <w:t>Méthode de gestion des exigences techniques</w:t>
      </w:r>
      <w:bookmarkEnd w:id="1373"/>
      <w:r>
        <w:t xml:space="preserve"> </w:t>
      </w:r>
    </w:p>
    <w:p w14:paraId="1B943812" w14:textId="77777777" w:rsidR="002642AB" w:rsidRPr="002642AB" w:rsidRDefault="002642AB" w:rsidP="002642AB">
      <w:pPr>
        <w:rPr>
          <w:lang w:eastAsia="fr-FR"/>
        </w:rPr>
      </w:pPr>
      <w:r w:rsidRPr="002642AB">
        <w:rPr>
          <w:b/>
          <w:bCs/>
          <w:lang w:eastAsia="fr-FR"/>
        </w:rPr>
        <w:t>Exigence :</w:t>
      </w:r>
      <w:r w:rsidRPr="002642AB">
        <w:rPr>
          <w:lang w:eastAsia="fr-FR"/>
        </w:rPr>
        <w:t xml:space="preserve"> La solution GESCOM doit garantir la haute disponibilité, la sécurité des données, la performance multi-agences et la conformité aux normes techniques et réglementaires en vigueur.</w:t>
      </w:r>
    </w:p>
    <w:p w14:paraId="2037BA45" w14:textId="77777777" w:rsidR="002642AB" w:rsidRPr="002642AB" w:rsidRDefault="002642AB" w:rsidP="002642AB">
      <w:pPr>
        <w:rPr>
          <w:lang w:eastAsia="fr-FR"/>
        </w:rPr>
      </w:pPr>
      <w:r w:rsidRPr="002642AB">
        <w:rPr>
          <w:b/>
          <w:bCs/>
          <w:lang w:eastAsia="fr-FR"/>
        </w:rPr>
        <w:lastRenderedPageBreak/>
        <w:t>Méthode de gestion technique :</w:t>
      </w:r>
    </w:p>
    <w:p w14:paraId="14F1B798" w14:textId="77777777" w:rsidR="002642AB" w:rsidRPr="002642AB" w:rsidRDefault="002642AB" w:rsidP="00421AA3">
      <w:pPr>
        <w:pStyle w:val="Listeniveau1"/>
        <w:spacing w:line="360" w:lineRule="auto"/>
        <w:rPr>
          <w:lang w:eastAsia="fr-FR"/>
        </w:rPr>
        <w:pPrChange w:id="1374" w:author="CDP Groupe 1" w:date="2025-12-05T17:08:00Z" w16du:dateUtc="2025-12-05T16:08:00Z">
          <w:pPr>
            <w:pStyle w:val="Listeniveau1"/>
          </w:pPr>
        </w:pPrChange>
      </w:pPr>
      <w:r w:rsidRPr="002642AB">
        <w:rPr>
          <w:b/>
          <w:bCs/>
          <w:lang w:eastAsia="fr-FR"/>
        </w:rPr>
        <w:t>Architecture centralisée et modulaire :</w:t>
      </w:r>
      <w:r w:rsidRPr="002642AB">
        <w:rPr>
          <w:lang w:eastAsia="fr-FR"/>
        </w:rPr>
        <w:t xml:space="preserve"> Le système combine une infrastructure centrale au siège (serveur web, stockage, Active Directory central, API, pare-feu, supervision) avec des composants locaux dans chaque agence (base de données locale, serveur web, Active Directory local et postes de caisse). Cette organisation assure résilience, autonomie locale et continuité du service, tout en centralisant les données pour sécurisation et pilotage.</w:t>
      </w:r>
    </w:p>
    <w:p w14:paraId="181D037C" w14:textId="77777777" w:rsidR="002642AB" w:rsidRPr="002642AB" w:rsidRDefault="002642AB" w:rsidP="00421AA3">
      <w:pPr>
        <w:pStyle w:val="Listeniveau1"/>
        <w:spacing w:line="360" w:lineRule="auto"/>
        <w:rPr>
          <w:lang w:eastAsia="fr-FR"/>
        </w:rPr>
        <w:pPrChange w:id="1375" w:author="CDP Groupe 1" w:date="2025-12-05T17:08:00Z" w16du:dateUtc="2025-12-05T16:08:00Z">
          <w:pPr>
            <w:pStyle w:val="Listeniveau1"/>
          </w:pPr>
        </w:pPrChange>
      </w:pPr>
      <w:r w:rsidRPr="002642AB">
        <w:rPr>
          <w:b/>
          <w:bCs/>
          <w:lang w:eastAsia="fr-FR"/>
        </w:rPr>
        <w:t>Interopérabilité et API :</w:t>
      </w:r>
      <w:r w:rsidRPr="002642AB">
        <w:rPr>
          <w:lang w:eastAsia="fr-FR"/>
        </w:rPr>
        <w:t xml:space="preserve"> Les modules internes et les systèmes tiers (paiements mobile money et cartes bancaires) interagiront via des API sécurisées et documentées, avec un catalogue de services et une politique d’habilitation définissant les droits d’accès selon le profil utilisateur.</w:t>
      </w:r>
    </w:p>
    <w:p w14:paraId="2C1B678B" w14:textId="77777777" w:rsidR="002642AB" w:rsidRPr="002642AB" w:rsidRDefault="002642AB" w:rsidP="00421AA3">
      <w:pPr>
        <w:pStyle w:val="Listeniveau1"/>
        <w:spacing w:line="360" w:lineRule="auto"/>
        <w:rPr>
          <w:lang w:eastAsia="fr-FR"/>
        </w:rPr>
        <w:pPrChange w:id="1376" w:author="CDP Groupe 1" w:date="2025-12-05T17:09:00Z" w16du:dateUtc="2025-12-05T16:09:00Z">
          <w:pPr>
            <w:pStyle w:val="Listeniveau1"/>
          </w:pPr>
        </w:pPrChange>
      </w:pPr>
      <w:r w:rsidRPr="002642AB">
        <w:rPr>
          <w:b/>
          <w:bCs/>
          <w:lang w:eastAsia="fr-FR"/>
        </w:rPr>
        <w:t>Sécurité et conformité :</w:t>
      </w:r>
      <w:r w:rsidRPr="002642AB">
        <w:rPr>
          <w:lang w:eastAsia="fr-FR"/>
        </w:rPr>
        <w:t xml:space="preserve"> Les données sensibles seront protégées par chiffrement AES-256, les échanges par SSL, et toutes les opérations feront l’objet d’une journalisation pour audit. Les flux techniques respecteront les exigences réglementaires de la CEMAC.</w:t>
      </w:r>
    </w:p>
    <w:p w14:paraId="325FFB84" w14:textId="77777777" w:rsidR="002642AB" w:rsidRPr="002642AB" w:rsidRDefault="002642AB" w:rsidP="00421AA3">
      <w:pPr>
        <w:pStyle w:val="Listeniveau1"/>
        <w:spacing w:line="360" w:lineRule="auto"/>
        <w:rPr>
          <w:lang w:eastAsia="fr-FR"/>
        </w:rPr>
        <w:pPrChange w:id="1377" w:author="CDP Groupe 1" w:date="2025-12-05T17:09:00Z" w16du:dateUtc="2025-12-05T16:09:00Z">
          <w:pPr>
            <w:pStyle w:val="Listeniveau1"/>
          </w:pPr>
        </w:pPrChange>
      </w:pPr>
      <w:r w:rsidRPr="002642AB">
        <w:rPr>
          <w:b/>
          <w:bCs/>
          <w:lang w:eastAsia="fr-FR"/>
        </w:rPr>
        <w:t>Performance et disponibilité :</w:t>
      </w:r>
      <w:r w:rsidRPr="002642AB">
        <w:rPr>
          <w:lang w:eastAsia="fr-FR"/>
        </w:rPr>
        <w:t xml:space="preserve"> Le système sera dimensionné pour supporter les opérations simultanées sur toutes les agences et permettra le fonctionnement offline/online avec synchronisation automatique vers la base centrale.</w:t>
      </w:r>
    </w:p>
    <w:p w14:paraId="2740BD63" w14:textId="77777777" w:rsidR="002642AB" w:rsidRPr="002642AB" w:rsidRDefault="002642AB" w:rsidP="00421AA3">
      <w:pPr>
        <w:pStyle w:val="Listeniveau1"/>
        <w:spacing w:line="360" w:lineRule="auto"/>
        <w:rPr>
          <w:lang w:eastAsia="fr-FR"/>
        </w:rPr>
        <w:pPrChange w:id="1378" w:author="CDP Groupe 1" w:date="2025-12-05T17:09:00Z" w16du:dateUtc="2025-12-05T16:09:00Z">
          <w:pPr>
            <w:pStyle w:val="Listeniveau1"/>
          </w:pPr>
        </w:pPrChange>
      </w:pPr>
      <w:r w:rsidRPr="002642AB">
        <w:rPr>
          <w:b/>
          <w:bCs/>
          <w:lang w:eastAsia="fr-FR"/>
        </w:rPr>
        <w:t>Maintenance et support :</w:t>
      </w:r>
      <w:r w:rsidRPr="002642AB">
        <w:rPr>
          <w:lang w:eastAsia="fr-FR"/>
        </w:rPr>
        <w:t xml:space="preserve"> Des procédures de maintenance locales et centrales seront mises en place pour assurer support et dépannage sur tout le territoire national, garantissant la continuité opérationnelle.</w:t>
      </w:r>
    </w:p>
    <w:p w14:paraId="79AE4EE9" w14:textId="77777777" w:rsidR="00611B25" w:rsidRDefault="002642AB" w:rsidP="00421AA3">
      <w:pPr>
        <w:pStyle w:val="Listeniveau1"/>
        <w:spacing w:line="360" w:lineRule="auto"/>
        <w:rPr>
          <w:lang w:eastAsia="fr-FR"/>
        </w:rPr>
        <w:pPrChange w:id="1379" w:author="CDP Groupe 1" w:date="2025-12-05T17:09:00Z" w16du:dateUtc="2025-12-05T16:09:00Z">
          <w:pPr>
            <w:pStyle w:val="Listeniveau1"/>
          </w:pPr>
        </w:pPrChange>
      </w:pPr>
      <w:r w:rsidRPr="002642AB">
        <w:rPr>
          <w:b/>
          <w:bCs/>
          <w:lang w:eastAsia="fr-FR"/>
        </w:rPr>
        <w:t>Tests et validation technique :</w:t>
      </w:r>
      <w:r w:rsidRPr="002642AB">
        <w:rPr>
          <w:lang w:eastAsia="fr-FR"/>
        </w:rPr>
        <w:t xml:space="preserve"> Des tests de charge, sécurité, intégrité des données et conformité seront réalisés à chaque étape, avec restitution de preuves documentaires (captures d’écran, rapports de tests, tableaux de bord de suivi).</w:t>
      </w:r>
    </w:p>
    <w:p w14:paraId="2F163995" w14:textId="77777777" w:rsidR="009C13FE" w:rsidRDefault="009C13FE" w:rsidP="00837BDC">
      <w:pPr>
        <w:pStyle w:val="Listeniveau1"/>
        <w:numPr>
          <w:ilvl w:val="0"/>
          <w:numId w:val="0"/>
        </w:numPr>
        <w:ind w:left="717"/>
        <w:rPr>
          <w:lang w:eastAsia="fr-FR"/>
        </w:rPr>
      </w:pPr>
    </w:p>
    <w:p w14:paraId="02ABC334" w14:textId="77777777" w:rsidR="00837BDC" w:rsidRDefault="00837BDC" w:rsidP="00837BDC">
      <w:pPr>
        <w:pStyle w:val="Listeniveau1"/>
        <w:numPr>
          <w:ilvl w:val="0"/>
          <w:numId w:val="0"/>
        </w:numPr>
        <w:ind w:left="717"/>
        <w:rPr>
          <w:lang w:eastAsia="fr-FR"/>
        </w:rPr>
      </w:pPr>
    </w:p>
    <w:p w14:paraId="126C4C9A" w14:textId="77777777" w:rsidR="00837BDC" w:rsidRDefault="00837BDC" w:rsidP="00837BDC">
      <w:pPr>
        <w:pStyle w:val="Listeniveau1"/>
        <w:numPr>
          <w:ilvl w:val="0"/>
          <w:numId w:val="0"/>
        </w:numPr>
        <w:ind w:left="717"/>
        <w:rPr>
          <w:lang w:eastAsia="fr-FR"/>
        </w:rPr>
      </w:pPr>
    </w:p>
    <w:p w14:paraId="5FC377F4" w14:textId="77777777" w:rsidR="00837BDC" w:rsidRDefault="00837BDC" w:rsidP="00837BDC">
      <w:pPr>
        <w:pStyle w:val="Listeniveau1"/>
        <w:numPr>
          <w:ilvl w:val="0"/>
          <w:numId w:val="0"/>
        </w:numPr>
        <w:ind w:left="717"/>
        <w:rPr>
          <w:lang w:eastAsia="fr-FR"/>
        </w:rPr>
      </w:pPr>
    </w:p>
    <w:p w14:paraId="68DDAB79" w14:textId="77777777" w:rsidR="00837BDC" w:rsidRDefault="00837BDC" w:rsidP="00837BDC">
      <w:pPr>
        <w:pStyle w:val="Listeniveau1"/>
        <w:numPr>
          <w:ilvl w:val="0"/>
          <w:numId w:val="0"/>
        </w:numPr>
        <w:ind w:left="717"/>
        <w:rPr>
          <w:lang w:eastAsia="fr-FR"/>
        </w:rPr>
      </w:pPr>
    </w:p>
    <w:p w14:paraId="1B082703" w14:textId="77777777" w:rsidR="00837BDC" w:rsidRDefault="00837BDC" w:rsidP="00837BDC">
      <w:pPr>
        <w:pStyle w:val="Listeniveau1"/>
        <w:numPr>
          <w:ilvl w:val="0"/>
          <w:numId w:val="0"/>
        </w:numPr>
        <w:ind w:left="717"/>
        <w:rPr>
          <w:lang w:eastAsia="fr-FR"/>
        </w:rPr>
      </w:pPr>
    </w:p>
    <w:p w14:paraId="22CD60B4" w14:textId="77777777" w:rsidR="00837BDC" w:rsidRDefault="00837BDC" w:rsidP="00837BDC">
      <w:pPr>
        <w:pStyle w:val="Listeniveau1"/>
        <w:numPr>
          <w:ilvl w:val="0"/>
          <w:numId w:val="0"/>
        </w:numPr>
        <w:ind w:left="717"/>
        <w:rPr>
          <w:lang w:eastAsia="fr-FR"/>
        </w:rPr>
      </w:pPr>
    </w:p>
    <w:p w14:paraId="3C039F39" w14:textId="77777777" w:rsidR="00837BDC" w:rsidRDefault="00837BDC" w:rsidP="00837BDC">
      <w:pPr>
        <w:pStyle w:val="Listeniveau1"/>
        <w:numPr>
          <w:ilvl w:val="0"/>
          <w:numId w:val="0"/>
        </w:numPr>
        <w:ind w:left="717"/>
        <w:rPr>
          <w:lang w:eastAsia="fr-FR"/>
        </w:rPr>
      </w:pPr>
    </w:p>
    <w:p w14:paraId="720032A2" w14:textId="77777777" w:rsidR="00837BDC" w:rsidRDefault="00837BDC" w:rsidP="00837BDC">
      <w:pPr>
        <w:pStyle w:val="Listeniveau1"/>
        <w:numPr>
          <w:ilvl w:val="0"/>
          <w:numId w:val="0"/>
        </w:numPr>
        <w:ind w:left="717"/>
        <w:rPr>
          <w:lang w:eastAsia="fr-FR"/>
        </w:rPr>
      </w:pPr>
    </w:p>
    <w:p w14:paraId="0CA36465" w14:textId="419E5377" w:rsidR="00732B5C" w:rsidRDefault="00732B5C">
      <w:pPr>
        <w:spacing w:after="160" w:line="259" w:lineRule="auto"/>
        <w:jc w:val="left"/>
        <w:rPr>
          <w:ins w:id="1380" w:author="Bertille TAGNE" w:date="2025-12-05T13:43:00Z" w16du:dateUtc="2025-12-05T12:43:00Z"/>
          <w:lang w:eastAsia="fr-FR"/>
        </w:rPr>
      </w:pPr>
      <w:ins w:id="1381" w:author="Bertille TAGNE" w:date="2025-12-05T13:43:00Z" w16du:dateUtc="2025-12-05T12:43:00Z">
        <w:del w:id="1382" w:author="CDP Groupe 1" w:date="2025-12-05T17:16:00Z" w16du:dateUtc="2025-12-05T16:16:00Z">
          <w:r w:rsidDel="00C048AB">
            <w:rPr>
              <w:lang w:eastAsia="fr-FR"/>
            </w:rPr>
            <w:lastRenderedPageBreak/>
            <w:br w:type="page"/>
          </w:r>
        </w:del>
      </w:ins>
    </w:p>
    <w:p w14:paraId="0C4480A4" w14:textId="77777777" w:rsidR="00837BDC" w:rsidRDefault="00837BDC" w:rsidP="00837BDC">
      <w:pPr>
        <w:pStyle w:val="Listeniveau1"/>
        <w:numPr>
          <w:ilvl w:val="0"/>
          <w:numId w:val="0"/>
        </w:numPr>
        <w:ind w:left="717"/>
        <w:rPr>
          <w:lang w:eastAsia="fr-FR"/>
        </w:rPr>
      </w:pPr>
    </w:p>
    <w:p w14:paraId="734F2DC3" w14:textId="77777777" w:rsidR="00DD25BA" w:rsidRDefault="00DD25BA" w:rsidP="00DD25BA">
      <w:pPr>
        <w:pStyle w:val="Titre2"/>
      </w:pPr>
      <w:bookmarkStart w:id="1383" w:name="_Toc215758867"/>
      <w:r>
        <w:t>Hypothèse</w:t>
      </w:r>
      <w:r w:rsidR="00FD7817">
        <w:t>s</w:t>
      </w:r>
      <w:r>
        <w:t xml:space="preserve"> et contrainte</w:t>
      </w:r>
      <w:r w:rsidR="00FD7817">
        <w:t>s</w:t>
      </w:r>
      <w:bookmarkEnd w:id="1383"/>
    </w:p>
    <w:p w14:paraId="3F9B7F16" w14:textId="77777777" w:rsidR="00611B25" w:rsidRPr="00BC07C0" w:rsidRDefault="003D2C7F" w:rsidP="003D2C7F">
      <w:pPr>
        <w:pStyle w:val="Titre3"/>
        <w:rPr>
          <w:highlight w:val="yellow"/>
          <w:rPrChange w:id="1384" w:author="CDP Groupe 1" w:date="2025-12-05T16:45:00Z" w16du:dateUtc="2025-12-05T15:45:00Z">
            <w:rPr/>
          </w:rPrChange>
        </w:rPr>
      </w:pPr>
      <w:bookmarkStart w:id="1385" w:name="_Toc215758868"/>
      <w:r w:rsidRPr="00BC07C0">
        <w:rPr>
          <w:highlight w:val="yellow"/>
          <w:rPrChange w:id="1386" w:author="CDP Groupe 1" w:date="2025-12-05T16:45:00Z" w16du:dateUtc="2025-12-05T15:45:00Z">
            <w:rPr/>
          </w:rPrChange>
        </w:rPr>
        <w:t xml:space="preserve">Hypothèses de </w:t>
      </w:r>
      <w:commentRangeStart w:id="1387"/>
      <w:r w:rsidRPr="00BC07C0">
        <w:rPr>
          <w:highlight w:val="yellow"/>
          <w:rPrChange w:id="1388" w:author="CDP Groupe 1" w:date="2025-12-05T16:45:00Z" w16du:dateUtc="2025-12-05T15:45:00Z">
            <w:rPr/>
          </w:rPrChange>
        </w:rPr>
        <w:t>réussite</w:t>
      </w:r>
      <w:bookmarkEnd w:id="1385"/>
      <w:commentRangeEnd w:id="1387"/>
      <w:r w:rsidR="00BC07C0">
        <w:rPr>
          <w:rStyle w:val="Marquedecommentaire"/>
          <w:color w:val="auto"/>
          <w:lang w:eastAsia="en-US"/>
        </w:rPr>
        <w:commentReference w:id="1387"/>
      </w:r>
    </w:p>
    <w:p w14:paraId="4B674289" w14:textId="77777777" w:rsidR="009C13FE" w:rsidRPr="00D67AEF" w:rsidRDefault="009C13FE" w:rsidP="009C13FE">
      <w:pPr>
        <w:rPr>
          <w:lang w:eastAsia="fr-FR"/>
        </w:rPr>
      </w:pPr>
      <w:r>
        <w:rPr>
          <w:lang w:eastAsia="fr-FR"/>
        </w:rPr>
        <w:t>Plusieurs conditions sont nécessaires à la réussite de ce projet :</w:t>
      </w:r>
    </w:p>
    <w:p w14:paraId="53706FEA" w14:textId="77777777" w:rsidR="00837BDC" w:rsidRDefault="00837BDC" w:rsidP="00837BDC">
      <w:pPr>
        <w:keepNext/>
      </w:pPr>
      <w:r w:rsidRPr="00A025D6">
        <w:rPr>
          <w:noProof/>
          <w:lang w:eastAsia="fr-FR"/>
        </w:rPr>
        <w:drawing>
          <wp:inline distT="0" distB="0" distL="0" distR="0" wp14:anchorId="3CF9B2DD" wp14:editId="524FAB6A">
            <wp:extent cx="5303520" cy="2171700"/>
            <wp:effectExtent l="0" t="0" r="49530" b="19050"/>
            <wp:docPr id="10" name="Diagramme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1B823E4D" w14:textId="4746B793" w:rsidR="005746D7" w:rsidRDefault="00837BDC" w:rsidP="00837BDC">
      <w:pPr>
        <w:pStyle w:val="Lgende"/>
        <w:rPr>
          <w:lang w:eastAsia="fr-FR"/>
        </w:rPr>
      </w:pPr>
      <w:r>
        <w:t xml:space="preserve">Figure </w:t>
      </w:r>
      <w:r w:rsidR="009D3063">
        <w:rPr>
          <w:noProof/>
        </w:rPr>
        <w:fldChar w:fldCharType="begin"/>
      </w:r>
      <w:r w:rsidR="009D3063">
        <w:rPr>
          <w:noProof/>
        </w:rPr>
        <w:instrText xml:space="preserve"> SEQ Figure \* ARABIC </w:instrText>
      </w:r>
      <w:r w:rsidR="009D3063">
        <w:rPr>
          <w:noProof/>
        </w:rPr>
        <w:fldChar w:fldCharType="separate"/>
      </w:r>
      <w:ins w:id="1389" w:author="Bertille TAGNE" w:date="2025-12-05T09:47:00Z" w16du:dateUtc="2025-12-05T08:47:00Z">
        <w:r w:rsidR="00C23781">
          <w:rPr>
            <w:noProof/>
          </w:rPr>
          <w:t>10</w:t>
        </w:r>
      </w:ins>
      <w:del w:id="1390" w:author="Bertille TAGNE" w:date="2025-12-05T09:47:00Z" w16du:dateUtc="2025-12-05T08:47:00Z">
        <w:r w:rsidDel="00C23781">
          <w:rPr>
            <w:noProof/>
          </w:rPr>
          <w:delText>11</w:delText>
        </w:r>
      </w:del>
      <w:r w:rsidR="009D3063">
        <w:rPr>
          <w:noProof/>
        </w:rPr>
        <w:fldChar w:fldCharType="end"/>
      </w:r>
      <w:r>
        <w:t>: Condition de réussite du projet</w:t>
      </w:r>
    </w:p>
    <w:p w14:paraId="6E9CBEBA" w14:textId="77777777" w:rsidR="005746D7" w:rsidRDefault="005746D7" w:rsidP="005746D7">
      <w:pPr>
        <w:pStyle w:val="Titre3"/>
      </w:pPr>
      <w:bookmarkStart w:id="1391" w:name="_Toc215758869"/>
      <w:r>
        <w:t>Contraintes</w:t>
      </w:r>
      <w:bookmarkEnd w:id="1391"/>
    </w:p>
    <w:p w14:paraId="0E4DCC9A" w14:textId="77777777" w:rsidR="005746D7" w:rsidRDefault="005746D7" w:rsidP="001C5BB6">
      <w:pPr>
        <w:ind w:firstLine="708"/>
      </w:pPr>
      <w:r>
        <w:t xml:space="preserve">Comme pour tout </w:t>
      </w:r>
      <w:r w:rsidRPr="00B54A9E">
        <w:t>projet</w:t>
      </w:r>
      <w:r>
        <w:t xml:space="preserve">, les contraintes du projet </w:t>
      </w:r>
      <w:r>
        <w:rPr>
          <w:b/>
        </w:rPr>
        <w:t>GESCOM</w:t>
      </w:r>
      <w:r>
        <w:t xml:space="preserve"> sont d’ordres organisationnel, technique, fonctionnel et temporel. Elles concernent aussi bien la disponibilité des ressources humaines et matérielles, la qualité et l’accessibilité des données, que les délais de réalisation et de validation. </w:t>
      </w:r>
    </w:p>
    <w:p w14:paraId="59AEDA21" w14:textId="77777777" w:rsidR="00E11255" w:rsidRPr="00C1397E" w:rsidRDefault="005746D7" w:rsidP="00032F41">
      <w:pPr>
        <w:ind w:firstLine="708"/>
      </w:pPr>
      <w:r>
        <w:t xml:space="preserve">Des contraintes spécifiques à chaque sous-projet ont été identifiées, ainsi que des contraintes transversales l’ensemble du projet. Leur </w:t>
      </w:r>
      <w:r w:rsidRPr="007F4D77">
        <w:t>identification</w:t>
      </w:r>
      <w:r>
        <w:t xml:space="preserve"> permet d’anticiper les risques, de mieux planifier les activités et de définir des mesures d’atténuation appropriées afin de garantir la réussite d</w:t>
      </w:r>
      <w:r w:rsidR="00032F41">
        <w:t>u projet dans le délai imparti.</w:t>
      </w:r>
    </w:p>
    <w:p w14:paraId="23F307F2" w14:textId="77777777" w:rsidR="00F47F2D" w:rsidRDefault="0068418D" w:rsidP="00355843">
      <w:pPr>
        <w:pStyle w:val="Titre4"/>
      </w:pPr>
      <w:r>
        <w:t>Contraintes transversales</w:t>
      </w:r>
    </w:p>
    <w:p w14:paraId="3D848E3B" w14:textId="77777777" w:rsidR="00DF1620" w:rsidRDefault="00F47F2D" w:rsidP="00F47F2D">
      <w:r>
        <w:t>Elles conditionnent la réussite globale du projet GESCOM et nécessitent une attention particulière tout au long de son exécution :</w:t>
      </w:r>
    </w:p>
    <w:p w14:paraId="21513392" w14:textId="77777777" w:rsidR="00F47F2D" w:rsidRPr="00F47F2D" w:rsidRDefault="00F47F2D" w:rsidP="00F47F2D">
      <w:pPr>
        <w:pStyle w:val="Listeniveau1"/>
        <w:rPr>
          <w:b/>
          <w:lang w:eastAsia="fr-FR"/>
        </w:rPr>
      </w:pPr>
      <w:r w:rsidRPr="00F47F2D">
        <w:rPr>
          <w:b/>
          <w:lang w:eastAsia="fr-FR"/>
        </w:rPr>
        <w:t>Contraintes techniques :</w:t>
      </w:r>
    </w:p>
    <w:p w14:paraId="43341C1D" w14:textId="77777777" w:rsidR="00F47F2D" w:rsidRPr="00F47F2D" w:rsidRDefault="00F47F2D" w:rsidP="00F47F2D">
      <w:pPr>
        <w:pStyle w:val="Listeniveau2"/>
        <w:rPr>
          <w:lang w:eastAsia="fr-FR"/>
        </w:rPr>
      </w:pPr>
      <w:r w:rsidRPr="00F47F2D">
        <w:rPr>
          <w:lang w:eastAsia="fr-FR"/>
        </w:rPr>
        <w:t>Garantir la fiabilité, la performance et la sécurisation des infrastructures physiques et logicielles (salles serveurs, réseau, bases de données) ;</w:t>
      </w:r>
    </w:p>
    <w:p w14:paraId="41276797" w14:textId="77777777" w:rsidR="00F47F2D" w:rsidRPr="00F47F2D" w:rsidRDefault="00F47F2D" w:rsidP="00F47F2D">
      <w:pPr>
        <w:pStyle w:val="Listeniveau2"/>
        <w:rPr>
          <w:lang w:eastAsia="fr-FR"/>
        </w:rPr>
      </w:pPr>
      <w:r w:rsidRPr="00F47F2D">
        <w:rPr>
          <w:lang w:eastAsia="fr-FR"/>
        </w:rPr>
        <w:lastRenderedPageBreak/>
        <w:t>Gérer les risques de compatibilité et d’interopérabilité entre les systèmes existants (</w:t>
      </w:r>
      <w:proofErr w:type="spellStart"/>
      <w:r w:rsidRPr="00F47F2D">
        <w:rPr>
          <w:lang w:eastAsia="fr-FR"/>
        </w:rPr>
        <w:t>télé-relève</w:t>
      </w:r>
      <w:proofErr w:type="spellEnd"/>
      <w:r w:rsidRPr="00F47F2D">
        <w:rPr>
          <w:lang w:eastAsia="fr-FR"/>
        </w:rPr>
        <w:t>, PAYWATER, systèmes tiers) et la nouvelle solution GESCOM ;</w:t>
      </w:r>
    </w:p>
    <w:p w14:paraId="1FBDEAA4" w14:textId="77777777" w:rsidR="00F47F2D" w:rsidRPr="00F47F2D" w:rsidRDefault="00F47F2D" w:rsidP="00F47F2D">
      <w:pPr>
        <w:pStyle w:val="Listeniveau2"/>
        <w:rPr>
          <w:lang w:eastAsia="fr-FR"/>
        </w:rPr>
      </w:pPr>
      <w:r w:rsidRPr="00F47F2D">
        <w:rPr>
          <w:lang w:eastAsia="fr-FR"/>
        </w:rPr>
        <w:t>Assurer la continuité des opérations commerciales, notamment durant les phases critiques de migration et synchronisation offline/online ;</w:t>
      </w:r>
    </w:p>
    <w:p w14:paraId="53DF66CD" w14:textId="77777777" w:rsidR="00F47F2D" w:rsidRDefault="00F47F2D" w:rsidP="00F47F2D">
      <w:pPr>
        <w:pStyle w:val="Listeniveau2"/>
        <w:rPr>
          <w:lang w:eastAsia="fr-FR"/>
        </w:rPr>
      </w:pPr>
      <w:r w:rsidRPr="00F47F2D">
        <w:rPr>
          <w:lang w:eastAsia="fr-FR"/>
        </w:rPr>
        <w:t>Respecter les normes de sécurité (chiffrement AES-256, SSL, RGPD, exigences CEMAC) sur l’ensemble des flux et données.</w:t>
      </w:r>
    </w:p>
    <w:p w14:paraId="3C779C6A" w14:textId="77777777" w:rsidR="00F429AC" w:rsidRDefault="00F429AC" w:rsidP="00F429AC">
      <w:pPr>
        <w:pStyle w:val="Listeniveau2"/>
        <w:numPr>
          <w:ilvl w:val="0"/>
          <w:numId w:val="0"/>
        </w:numPr>
        <w:ind w:left="1077"/>
        <w:rPr>
          <w:lang w:eastAsia="fr-FR"/>
        </w:rPr>
      </w:pPr>
    </w:p>
    <w:p w14:paraId="53B87575" w14:textId="77777777" w:rsidR="00F429AC" w:rsidRPr="00F429AC" w:rsidRDefault="00F429AC" w:rsidP="00F429AC">
      <w:pPr>
        <w:pStyle w:val="Listeniveau1"/>
        <w:rPr>
          <w:b/>
          <w:lang w:eastAsia="fr-FR"/>
        </w:rPr>
      </w:pPr>
      <w:r w:rsidRPr="00F429AC">
        <w:rPr>
          <w:b/>
          <w:lang w:eastAsia="fr-FR"/>
        </w:rPr>
        <w:t>Contraintes sur les délais :</w:t>
      </w:r>
    </w:p>
    <w:p w14:paraId="667EF95F" w14:textId="77777777" w:rsidR="00F429AC" w:rsidRPr="00F429AC" w:rsidRDefault="00F429AC" w:rsidP="00F429AC">
      <w:pPr>
        <w:pStyle w:val="Listeniveau2"/>
        <w:rPr>
          <w:lang w:eastAsia="fr-FR"/>
        </w:rPr>
      </w:pPr>
      <w:r w:rsidRPr="00F429AC">
        <w:rPr>
          <w:lang w:eastAsia="fr-FR"/>
        </w:rPr>
        <w:t>Durée contractuelle strictement limitée, nécessitant une gestion rigoureuse du planning et une anticipation des risques de retard ;</w:t>
      </w:r>
    </w:p>
    <w:p w14:paraId="3031929F" w14:textId="77777777" w:rsidR="00F429AC" w:rsidRPr="00F429AC" w:rsidRDefault="00F429AC" w:rsidP="00F429AC">
      <w:pPr>
        <w:pStyle w:val="Listeniveau2"/>
        <w:rPr>
          <w:lang w:eastAsia="fr-FR"/>
        </w:rPr>
      </w:pPr>
      <w:r w:rsidRPr="00F429AC">
        <w:rPr>
          <w:lang w:eastAsia="fr-FR"/>
        </w:rPr>
        <w:t>Dépendance aux phases de validation fonctionnelle, technique et aux recettes qui peuvent allonger le calendrier si des non-conformités sont détectées ;</w:t>
      </w:r>
    </w:p>
    <w:p w14:paraId="78D2A0D2" w14:textId="77777777" w:rsidR="00F429AC" w:rsidRDefault="00F429AC" w:rsidP="00F429AC">
      <w:pPr>
        <w:pStyle w:val="Listeniveau2"/>
        <w:rPr>
          <w:rFonts w:ascii="Times New Roman" w:hAnsi="Times New Roman"/>
          <w:lang w:eastAsia="fr-FR"/>
        </w:rPr>
      </w:pPr>
      <w:r w:rsidRPr="00F429AC">
        <w:rPr>
          <w:lang w:eastAsia="fr-FR"/>
        </w:rPr>
        <w:t>Contraintes liées à la mise en exploitation des solutions et infrastructures dans les délais impartis pour garantir la continuité du service au niveau national</w:t>
      </w:r>
      <w:r w:rsidRPr="00F429AC">
        <w:rPr>
          <w:rFonts w:ascii="Times New Roman" w:hAnsi="Times New Roman"/>
          <w:lang w:eastAsia="fr-FR"/>
        </w:rPr>
        <w:t>.</w:t>
      </w:r>
    </w:p>
    <w:p w14:paraId="437087EF" w14:textId="77777777" w:rsidR="0005472A" w:rsidRDefault="0005472A" w:rsidP="0005472A">
      <w:pPr>
        <w:pStyle w:val="Listeniveau2"/>
        <w:numPr>
          <w:ilvl w:val="0"/>
          <w:numId w:val="0"/>
        </w:numPr>
        <w:ind w:left="1077"/>
        <w:rPr>
          <w:rFonts w:ascii="Times New Roman" w:hAnsi="Times New Roman"/>
          <w:lang w:eastAsia="fr-FR"/>
        </w:rPr>
      </w:pPr>
    </w:p>
    <w:p w14:paraId="4F1BA82D" w14:textId="77777777" w:rsidR="0005472A" w:rsidRPr="0005472A" w:rsidRDefault="0005472A" w:rsidP="0005472A">
      <w:pPr>
        <w:pStyle w:val="Listeniveau1"/>
        <w:rPr>
          <w:b/>
          <w:lang w:eastAsia="fr-FR"/>
        </w:rPr>
      </w:pPr>
      <w:r w:rsidRPr="0005472A">
        <w:rPr>
          <w:b/>
          <w:lang w:eastAsia="fr-FR"/>
        </w:rPr>
        <w:t>Contraintes fonctionnelles :</w:t>
      </w:r>
    </w:p>
    <w:p w14:paraId="730FA3B5" w14:textId="77777777" w:rsidR="0005472A" w:rsidRPr="0005472A" w:rsidRDefault="0005472A" w:rsidP="0005472A">
      <w:pPr>
        <w:pStyle w:val="Listeniveau2"/>
        <w:rPr>
          <w:lang w:eastAsia="fr-FR"/>
        </w:rPr>
      </w:pPr>
      <w:r w:rsidRPr="0005472A">
        <w:rPr>
          <w:lang w:eastAsia="fr-FR"/>
        </w:rPr>
        <w:t>Couvrir exhaustivement l’ensemble des processus métiers CAMWATER : gestion commerciale, recouvrement, facturation, stocks, finances, multi-agences ;</w:t>
      </w:r>
    </w:p>
    <w:p w14:paraId="3A083D08" w14:textId="77777777" w:rsidR="0005472A" w:rsidRPr="0005472A" w:rsidRDefault="0005472A" w:rsidP="0005472A">
      <w:pPr>
        <w:pStyle w:val="Listeniveau2"/>
        <w:rPr>
          <w:lang w:eastAsia="fr-FR"/>
        </w:rPr>
      </w:pPr>
      <w:r w:rsidRPr="0005472A">
        <w:rPr>
          <w:lang w:eastAsia="fr-FR"/>
        </w:rPr>
        <w:t>Gérer la résistance au changement des utilisateurs par un accompagnement et une formation adaptés et renforcés ;</w:t>
      </w:r>
    </w:p>
    <w:p w14:paraId="691A337F" w14:textId="77777777" w:rsidR="0005472A" w:rsidRPr="0005472A" w:rsidRDefault="0005472A" w:rsidP="0005472A">
      <w:pPr>
        <w:pStyle w:val="Listeniveau2"/>
        <w:rPr>
          <w:lang w:eastAsia="fr-FR"/>
        </w:rPr>
      </w:pPr>
      <w:r w:rsidRPr="0005472A">
        <w:rPr>
          <w:lang w:eastAsia="fr-FR"/>
        </w:rPr>
        <w:t>Aligner les processus métiers avec les standards techniques et fonctionnels de GESCOM, ce qui peut impliquer des ajustements organisationnels internes ;</w:t>
      </w:r>
    </w:p>
    <w:p w14:paraId="2D3675F1" w14:textId="77777777" w:rsidR="0005472A" w:rsidRDefault="0005472A" w:rsidP="0005472A">
      <w:pPr>
        <w:pStyle w:val="Listeniveau2"/>
        <w:rPr>
          <w:lang w:eastAsia="fr-FR"/>
        </w:rPr>
      </w:pPr>
      <w:r w:rsidRPr="0005472A">
        <w:rPr>
          <w:lang w:eastAsia="fr-FR"/>
        </w:rPr>
        <w:t>Intégrer et maintenir des interfaces performantes et sécurisées avec les prestataires de paiement et autres systèmes tiers.</w:t>
      </w:r>
    </w:p>
    <w:p w14:paraId="1D575A1F" w14:textId="77777777" w:rsidR="00802344" w:rsidRDefault="00802344" w:rsidP="00802344">
      <w:pPr>
        <w:pStyle w:val="Listeniveau2"/>
        <w:numPr>
          <w:ilvl w:val="0"/>
          <w:numId w:val="0"/>
        </w:numPr>
        <w:ind w:left="1077"/>
        <w:rPr>
          <w:lang w:eastAsia="fr-FR"/>
        </w:rPr>
      </w:pPr>
    </w:p>
    <w:p w14:paraId="3B291A40" w14:textId="77777777" w:rsidR="00802344" w:rsidRPr="00802344" w:rsidRDefault="00802344" w:rsidP="00802344">
      <w:pPr>
        <w:pStyle w:val="Listeniveau1"/>
        <w:rPr>
          <w:b/>
          <w:lang w:eastAsia="fr-FR"/>
        </w:rPr>
      </w:pPr>
      <w:r w:rsidRPr="00802344">
        <w:rPr>
          <w:b/>
          <w:lang w:eastAsia="fr-FR"/>
        </w:rPr>
        <w:t>C</w:t>
      </w:r>
      <w:r>
        <w:rPr>
          <w:b/>
          <w:lang w:eastAsia="fr-FR"/>
        </w:rPr>
        <w:t>ontraintes liées aux</w:t>
      </w:r>
      <w:r w:rsidRPr="00802344">
        <w:rPr>
          <w:b/>
          <w:lang w:eastAsia="fr-FR"/>
        </w:rPr>
        <w:t xml:space="preserve"> outils :</w:t>
      </w:r>
    </w:p>
    <w:p w14:paraId="32E0CB90" w14:textId="77777777" w:rsidR="00802344" w:rsidRPr="00802344" w:rsidRDefault="00802344" w:rsidP="00802344">
      <w:pPr>
        <w:pStyle w:val="Listeniveau2"/>
        <w:rPr>
          <w:lang w:eastAsia="fr-FR"/>
        </w:rPr>
      </w:pPr>
      <w:r w:rsidRPr="00802344">
        <w:rPr>
          <w:lang w:eastAsia="fr-FR"/>
        </w:rPr>
        <w:t>Maintenance et support local à assurer sur l’ensemble du territoire, avec une documentation complète et des procédures clairement définies.</w:t>
      </w:r>
    </w:p>
    <w:p w14:paraId="74EE23A2" w14:textId="77777777" w:rsidR="00802344" w:rsidRPr="0005472A" w:rsidRDefault="00802344" w:rsidP="00802344">
      <w:pPr>
        <w:pStyle w:val="Listeniveau2"/>
        <w:numPr>
          <w:ilvl w:val="0"/>
          <w:numId w:val="0"/>
        </w:numPr>
        <w:ind w:left="1077"/>
        <w:rPr>
          <w:lang w:eastAsia="fr-FR"/>
        </w:rPr>
      </w:pPr>
    </w:p>
    <w:p w14:paraId="6ED9F343" w14:textId="77777777" w:rsidR="0005472A" w:rsidRDefault="0005472A" w:rsidP="0005472A">
      <w:pPr>
        <w:pStyle w:val="Listeniveau2"/>
        <w:numPr>
          <w:ilvl w:val="0"/>
          <w:numId w:val="0"/>
        </w:numPr>
        <w:ind w:left="1077"/>
        <w:rPr>
          <w:rFonts w:ascii="Times New Roman" w:hAnsi="Times New Roman"/>
          <w:lang w:eastAsia="fr-FR"/>
        </w:rPr>
      </w:pPr>
    </w:p>
    <w:p w14:paraId="3A564375" w14:textId="77777777" w:rsidR="00032F41" w:rsidRDefault="00032F41" w:rsidP="0005472A">
      <w:pPr>
        <w:pStyle w:val="Listeniveau2"/>
        <w:numPr>
          <w:ilvl w:val="0"/>
          <w:numId w:val="0"/>
        </w:numPr>
        <w:ind w:left="1077"/>
        <w:rPr>
          <w:rFonts w:ascii="Times New Roman" w:hAnsi="Times New Roman"/>
          <w:lang w:eastAsia="fr-FR"/>
        </w:rPr>
      </w:pPr>
    </w:p>
    <w:p w14:paraId="1A66AB8F" w14:textId="77777777" w:rsidR="00032F41" w:rsidRDefault="00032F41" w:rsidP="0005472A">
      <w:pPr>
        <w:pStyle w:val="Listeniveau2"/>
        <w:numPr>
          <w:ilvl w:val="0"/>
          <w:numId w:val="0"/>
        </w:numPr>
        <w:ind w:left="1077"/>
        <w:rPr>
          <w:rFonts w:ascii="Times New Roman" w:hAnsi="Times New Roman"/>
          <w:lang w:eastAsia="fr-FR"/>
        </w:rPr>
      </w:pPr>
    </w:p>
    <w:p w14:paraId="6FD04E6F" w14:textId="77777777" w:rsidR="00032F41" w:rsidRDefault="00032F41" w:rsidP="0005472A">
      <w:pPr>
        <w:pStyle w:val="Listeniveau2"/>
        <w:numPr>
          <w:ilvl w:val="0"/>
          <w:numId w:val="0"/>
        </w:numPr>
        <w:ind w:left="1077"/>
        <w:rPr>
          <w:rFonts w:ascii="Times New Roman" w:hAnsi="Times New Roman"/>
          <w:lang w:eastAsia="fr-FR"/>
        </w:rPr>
      </w:pPr>
    </w:p>
    <w:p w14:paraId="255DEF16" w14:textId="77777777" w:rsidR="00032F41" w:rsidRDefault="00032F41" w:rsidP="0005472A">
      <w:pPr>
        <w:pStyle w:val="Listeniveau2"/>
        <w:numPr>
          <w:ilvl w:val="0"/>
          <w:numId w:val="0"/>
        </w:numPr>
        <w:ind w:left="1077"/>
        <w:rPr>
          <w:rFonts w:ascii="Times New Roman" w:hAnsi="Times New Roman"/>
          <w:lang w:eastAsia="fr-FR"/>
        </w:rPr>
      </w:pPr>
    </w:p>
    <w:p w14:paraId="1FA9F516" w14:textId="77777777" w:rsidR="00032F41" w:rsidRDefault="00032F41" w:rsidP="0005472A">
      <w:pPr>
        <w:pStyle w:val="Listeniveau2"/>
        <w:numPr>
          <w:ilvl w:val="0"/>
          <w:numId w:val="0"/>
        </w:numPr>
        <w:ind w:left="1077"/>
        <w:rPr>
          <w:rFonts w:ascii="Times New Roman" w:hAnsi="Times New Roman"/>
          <w:lang w:eastAsia="fr-FR"/>
        </w:rPr>
      </w:pPr>
    </w:p>
    <w:p w14:paraId="562C1B84" w14:textId="77777777" w:rsidR="00032F41" w:rsidRDefault="00032F41" w:rsidP="0005472A">
      <w:pPr>
        <w:pStyle w:val="Listeniveau2"/>
        <w:numPr>
          <w:ilvl w:val="0"/>
          <w:numId w:val="0"/>
        </w:numPr>
        <w:ind w:left="1077"/>
        <w:rPr>
          <w:rFonts w:ascii="Times New Roman" w:hAnsi="Times New Roman"/>
          <w:lang w:eastAsia="fr-FR"/>
        </w:rPr>
      </w:pPr>
    </w:p>
    <w:p w14:paraId="75287E93" w14:textId="77777777" w:rsidR="00032F41" w:rsidRDefault="00032F41" w:rsidP="0005472A">
      <w:pPr>
        <w:pStyle w:val="Listeniveau2"/>
        <w:numPr>
          <w:ilvl w:val="0"/>
          <w:numId w:val="0"/>
        </w:numPr>
        <w:ind w:left="1077"/>
        <w:rPr>
          <w:rFonts w:ascii="Times New Roman" w:hAnsi="Times New Roman"/>
          <w:lang w:eastAsia="fr-FR"/>
        </w:rPr>
      </w:pPr>
    </w:p>
    <w:p w14:paraId="2D8CD5A0" w14:textId="77777777" w:rsidR="00032F41" w:rsidRDefault="00032F41" w:rsidP="0005472A">
      <w:pPr>
        <w:pStyle w:val="Listeniveau2"/>
        <w:numPr>
          <w:ilvl w:val="0"/>
          <w:numId w:val="0"/>
        </w:numPr>
        <w:ind w:left="1077"/>
        <w:rPr>
          <w:rFonts w:ascii="Times New Roman" w:hAnsi="Times New Roman"/>
          <w:lang w:eastAsia="fr-FR"/>
        </w:rPr>
      </w:pPr>
    </w:p>
    <w:p w14:paraId="0EEC174C" w14:textId="77777777" w:rsidR="00032F41" w:rsidRDefault="00032F41" w:rsidP="0005472A">
      <w:pPr>
        <w:pStyle w:val="Listeniveau2"/>
        <w:numPr>
          <w:ilvl w:val="0"/>
          <w:numId w:val="0"/>
        </w:numPr>
        <w:ind w:left="1077"/>
        <w:rPr>
          <w:rFonts w:ascii="Times New Roman" w:hAnsi="Times New Roman"/>
          <w:lang w:eastAsia="fr-FR"/>
        </w:rPr>
      </w:pPr>
    </w:p>
    <w:p w14:paraId="12466C9E" w14:textId="77777777" w:rsidR="00032F41" w:rsidRPr="00F429AC" w:rsidRDefault="00032F41" w:rsidP="0005472A">
      <w:pPr>
        <w:pStyle w:val="Listeniveau2"/>
        <w:numPr>
          <w:ilvl w:val="0"/>
          <w:numId w:val="0"/>
        </w:numPr>
        <w:ind w:left="1077"/>
        <w:rPr>
          <w:rFonts w:ascii="Times New Roman" w:hAnsi="Times New Roman"/>
          <w:lang w:eastAsia="fr-FR"/>
        </w:rPr>
      </w:pPr>
    </w:p>
    <w:p w14:paraId="32C1B11B" w14:textId="77777777" w:rsidR="00F429AC" w:rsidRPr="00F47F2D" w:rsidRDefault="00D00E6D" w:rsidP="00D00E6D">
      <w:pPr>
        <w:pStyle w:val="Titre1"/>
      </w:pPr>
      <w:bookmarkStart w:id="1392" w:name="_Toc215758870"/>
      <w:r>
        <w:t>PLANIFICATION ET JALONS</w:t>
      </w:r>
      <w:bookmarkEnd w:id="1392"/>
    </w:p>
    <w:p w14:paraId="4BB42C21" w14:textId="77777777" w:rsidR="006B52CE" w:rsidRDefault="00D00E6D" w:rsidP="006B52CE">
      <w:pPr>
        <w:pStyle w:val="Titre2"/>
      </w:pPr>
      <w:bookmarkStart w:id="1393" w:name="_Toc215758871"/>
      <w:r>
        <w:t>Planning GANTT</w:t>
      </w:r>
      <w:bookmarkEnd w:id="1393"/>
    </w:p>
    <w:p w14:paraId="5A0DC73A" w14:textId="77777777" w:rsidR="006B52CE" w:rsidRPr="006B52CE" w:rsidRDefault="006B52CE" w:rsidP="006B52CE">
      <w:pPr>
        <w:rPr>
          <w:lang w:eastAsia="fr-FR"/>
        </w:rPr>
      </w:pPr>
    </w:p>
    <w:p w14:paraId="5DA0E2B8" w14:textId="77777777" w:rsidR="006B52CE" w:rsidRPr="006B52CE" w:rsidRDefault="006B52CE" w:rsidP="006B52CE">
      <w:pPr>
        <w:rPr>
          <w:lang w:eastAsia="fr-FR"/>
        </w:rPr>
      </w:pPr>
    </w:p>
    <w:p w14:paraId="0026A735" w14:textId="77777777" w:rsidR="006B52CE" w:rsidRPr="006B52CE" w:rsidRDefault="006B52CE" w:rsidP="006B52CE">
      <w:pPr>
        <w:rPr>
          <w:lang w:eastAsia="fr-FR"/>
        </w:rPr>
      </w:pPr>
    </w:p>
    <w:p w14:paraId="65E9411E" w14:textId="77777777" w:rsidR="006B52CE" w:rsidRPr="006B52CE" w:rsidRDefault="006B52CE" w:rsidP="006B52CE">
      <w:pPr>
        <w:rPr>
          <w:lang w:eastAsia="fr-FR"/>
        </w:rPr>
      </w:pPr>
    </w:p>
    <w:p w14:paraId="407403D3" w14:textId="77777777" w:rsidR="006B52CE" w:rsidRPr="006B52CE" w:rsidRDefault="006B52CE" w:rsidP="006B52CE">
      <w:pPr>
        <w:rPr>
          <w:lang w:eastAsia="fr-FR"/>
        </w:rPr>
      </w:pPr>
    </w:p>
    <w:p w14:paraId="3DC39B68" w14:textId="77777777" w:rsidR="006B52CE" w:rsidRPr="006B52CE" w:rsidRDefault="006B52CE" w:rsidP="006B52CE">
      <w:pPr>
        <w:rPr>
          <w:lang w:eastAsia="fr-FR"/>
        </w:rPr>
      </w:pPr>
    </w:p>
    <w:p w14:paraId="142DB1E3" w14:textId="77777777" w:rsidR="006B52CE" w:rsidRPr="006B52CE" w:rsidRDefault="006B52CE" w:rsidP="006B52CE">
      <w:pPr>
        <w:rPr>
          <w:lang w:eastAsia="fr-FR"/>
        </w:rPr>
      </w:pPr>
    </w:p>
    <w:p w14:paraId="380E016B" w14:textId="77777777" w:rsidR="006B52CE" w:rsidRPr="006B52CE" w:rsidRDefault="006B52CE" w:rsidP="006B52CE">
      <w:pPr>
        <w:rPr>
          <w:lang w:eastAsia="fr-FR"/>
        </w:rPr>
      </w:pPr>
    </w:p>
    <w:p w14:paraId="0C59494E" w14:textId="77777777" w:rsidR="006B52CE" w:rsidRPr="006B52CE" w:rsidRDefault="006B52CE" w:rsidP="006B52CE">
      <w:pPr>
        <w:rPr>
          <w:lang w:eastAsia="fr-FR"/>
        </w:rPr>
      </w:pPr>
    </w:p>
    <w:p w14:paraId="585DEA3C" w14:textId="77777777" w:rsidR="006B52CE" w:rsidRDefault="006B52CE" w:rsidP="006B52CE">
      <w:pPr>
        <w:rPr>
          <w:lang w:eastAsia="fr-FR"/>
        </w:rPr>
      </w:pPr>
    </w:p>
    <w:p w14:paraId="25EFE2C7" w14:textId="77777777" w:rsidR="00F47F2D" w:rsidRDefault="006B52CE" w:rsidP="006B52CE">
      <w:pPr>
        <w:tabs>
          <w:tab w:val="left" w:pos="2610"/>
        </w:tabs>
        <w:rPr>
          <w:lang w:eastAsia="fr-FR"/>
        </w:rPr>
      </w:pPr>
      <w:r>
        <w:rPr>
          <w:lang w:eastAsia="fr-FR"/>
        </w:rPr>
        <w:tab/>
      </w:r>
    </w:p>
    <w:p w14:paraId="7EDBC41B" w14:textId="77777777" w:rsidR="006B52CE" w:rsidRDefault="006B52CE" w:rsidP="006B52CE">
      <w:pPr>
        <w:tabs>
          <w:tab w:val="left" w:pos="2610"/>
        </w:tabs>
        <w:rPr>
          <w:lang w:eastAsia="fr-FR"/>
        </w:rPr>
      </w:pPr>
    </w:p>
    <w:p w14:paraId="4FFF3B84" w14:textId="77777777" w:rsidR="006B52CE" w:rsidRDefault="006B52CE" w:rsidP="006B52CE">
      <w:pPr>
        <w:tabs>
          <w:tab w:val="left" w:pos="2610"/>
        </w:tabs>
        <w:rPr>
          <w:lang w:eastAsia="fr-FR"/>
        </w:rPr>
      </w:pPr>
    </w:p>
    <w:p w14:paraId="0D9B0C99" w14:textId="77777777" w:rsidR="006B52CE" w:rsidRDefault="006B52CE" w:rsidP="006B52CE">
      <w:pPr>
        <w:tabs>
          <w:tab w:val="left" w:pos="2610"/>
        </w:tabs>
        <w:rPr>
          <w:lang w:eastAsia="fr-FR"/>
        </w:rPr>
      </w:pPr>
    </w:p>
    <w:p w14:paraId="103F14AA" w14:textId="77777777" w:rsidR="006B52CE" w:rsidRDefault="006B52CE" w:rsidP="006B52CE">
      <w:pPr>
        <w:tabs>
          <w:tab w:val="left" w:pos="2610"/>
        </w:tabs>
        <w:rPr>
          <w:lang w:eastAsia="fr-FR"/>
        </w:rPr>
      </w:pPr>
    </w:p>
    <w:p w14:paraId="5F087162" w14:textId="77777777" w:rsidR="006B52CE" w:rsidRDefault="006B52CE" w:rsidP="006B52CE">
      <w:pPr>
        <w:tabs>
          <w:tab w:val="left" w:pos="2610"/>
        </w:tabs>
        <w:rPr>
          <w:lang w:eastAsia="fr-FR"/>
        </w:rPr>
      </w:pPr>
    </w:p>
    <w:p w14:paraId="61F29C35" w14:textId="77777777" w:rsidR="006B52CE" w:rsidRDefault="006B52CE" w:rsidP="006B52CE">
      <w:pPr>
        <w:tabs>
          <w:tab w:val="left" w:pos="2610"/>
        </w:tabs>
        <w:rPr>
          <w:lang w:eastAsia="fr-FR"/>
        </w:rPr>
      </w:pPr>
    </w:p>
    <w:p w14:paraId="335F94C4" w14:textId="77777777" w:rsidR="006B52CE" w:rsidRDefault="006B52CE" w:rsidP="006B52CE">
      <w:pPr>
        <w:tabs>
          <w:tab w:val="left" w:pos="2610"/>
        </w:tabs>
        <w:rPr>
          <w:lang w:eastAsia="fr-FR"/>
        </w:rPr>
      </w:pPr>
    </w:p>
    <w:p w14:paraId="74DAF22D" w14:textId="77777777" w:rsidR="006B52CE" w:rsidRDefault="006B52CE" w:rsidP="006B52CE">
      <w:pPr>
        <w:tabs>
          <w:tab w:val="left" w:pos="2610"/>
        </w:tabs>
        <w:rPr>
          <w:lang w:eastAsia="fr-FR"/>
        </w:rPr>
      </w:pPr>
    </w:p>
    <w:p w14:paraId="0E89936C" w14:textId="77777777" w:rsidR="006B52CE" w:rsidRDefault="006B52CE" w:rsidP="006B52CE">
      <w:pPr>
        <w:tabs>
          <w:tab w:val="left" w:pos="2610"/>
        </w:tabs>
        <w:rPr>
          <w:lang w:eastAsia="fr-FR"/>
        </w:rPr>
      </w:pPr>
    </w:p>
    <w:p w14:paraId="4EE95F70" w14:textId="77777777" w:rsidR="006B52CE" w:rsidRDefault="006B52CE" w:rsidP="006B52CE">
      <w:pPr>
        <w:tabs>
          <w:tab w:val="left" w:pos="2610"/>
        </w:tabs>
        <w:rPr>
          <w:lang w:eastAsia="fr-FR"/>
        </w:rPr>
      </w:pPr>
    </w:p>
    <w:p w14:paraId="69FF3748" w14:textId="77777777" w:rsidR="006B52CE" w:rsidRDefault="006B52CE" w:rsidP="006B52CE">
      <w:pPr>
        <w:tabs>
          <w:tab w:val="left" w:pos="2610"/>
        </w:tabs>
        <w:rPr>
          <w:lang w:eastAsia="fr-FR"/>
        </w:rPr>
      </w:pPr>
    </w:p>
    <w:p w14:paraId="7EF8BF10" w14:textId="77777777" w:rsidR="006B52CE" w:rsidRDefault="006B52CE" w:rsidP="006B52CE">
      <w:pPr>
        <w:tabs>
          <w:tab w:val="left" w:pos="2610"/>
        </w:tabs>
        <w:rPr>
          <w:lang w:eastAsia="fr-FR"/>
        </w:rPr>
      </w:pPr>
    </w:p>
    <w:p w14:paraId="27C6B6F5" w14:textId="77777777" w:rsidR="006B52CE" w:rsidRDefault="006B52CE" w:rsidP="006B52CE">
      <w:pPr>
        <w:tabs>
          <w:tab w:val="left" w:pos="2610"/>
        </w:tabs>
        <w:rPr>
          <w:lang w:eastAsia="fr-FR"/>
        </w:rPr>
      </w:pPr>
    </w:p>
    <w:p w14:paraId="0D65AF72" w14:textId="77777777" w:rsidR="006B52CE" w:rsidRDefault="006B52CE" w:rsidP="006B52CE">
      <w:pPr>
        <w:tabs>
          <w:tab w:val="left" w:pos="2610"/>
        </w:tabs>
        <w:rPr>
          <w:lang w:eastAsia="fr-FR"/>
        </w:rPr>
      </w:pPr>
    </w:p>
    <w:p w14:paraId="1108651C" w14:textId="77777777" w:rsidR="006B52CE" w:rsidRDefault="006B52CE" w:rsidP="006B52CE">
      <w:pPr>
        <w:tabs>
          <w:tab w:val="left" w:pos="2610"/>
        </w:tabs>
        <w:rPr>
          <w:lang w:eastAsia="fr-FR"/>
        </w:rPr>
      </w:pPr>
    </w:p>
    <w:p w14:paraId="0A1B9B99" w14:textId="77777777" w:rsidR="006B52CE" w:rsidRDefault="006B52CE" w:rsidP="006B52CE">
      <w:pPr>
        <w:tabs>
          <w:tab w:val="left" w:pos="2610"/>
        </w:tabs>
        <w:rPr>
          <w:lang w:eastAsia="fr-FR"/>
        </w:rPr>
      </w:pPr>
    </w:p>
    <w:p w14:paraId="602CE770" w14:textId="77777777" w:rsidR="006B52CE" w:rsidRDefault="006B52CE" w:rsidP="006B52CE">
      <w:pPr>
        <w:tabs>
          <w:tab w:val="left" w:pos="2610"/>
        </w:tabs>
        <w:rPr>
          <w:lang w:eastAsia="fr-FR"/>
        </w:rPr>
      </w:pPr>
    </w:p>
    <w:p w14:paraId="35B7AFFF" w14:textId="77777777" w:rsidR="006B52CE" w:rsidRDefault="006B52CE" w:rsidP="006B52CE">
      <w:pPr>
        <w:tabs>
          <w:tab w:val="left" w:pos="2610"/>
        </w:tabs>
        <w:rPr>
          <w:lang w:eastAsia="fr-FR"/>
        </w:rPr>
      </w:pPr>
    </w:p>
    <w:p w14:paraId="62E78A39" w14:textId="77777777" w:rsidR="006B52CE" w:rsidRDefault="006B52CE" w:rsidP="00674D4D">
      <w:pPr>
        <w:pStyle w:val="Titre2"/>
      </w:pPr>
      <w:bookmarkStart w:id="1394" w:name="_Toc215758872"/>
      <w:r>
        <w:t>Corrélation phases/activités/livrables</w:t>
      </w:r>
      <w:bookmarkEnd w:id="1394"/>
    </w:p>
    <w:p w14:paraId="67AE9C93" w14:textId="77777777" w:rsidR="00674D4D" w:rsidRPr="00EA5485" w:rsidRDefault="00674D4D" w:rsidP="00674D4D">
      <w:pPr>
        <w:ind w:firstLine="578"/>
      </w:pPr>
      <w:r>
        <w:t>La planification du projet</w:t>
      </w:r>
      <w:r w:rsidRPr="00EA5485">
        <w:t xml:space="preserve"> </w:t>
      </w:r>
      <w:r>
        <w:rPr>
          <w:b/>
          <w:bCs/>
        </w:rPr>
        <w:t>GESCOM</w:t>
      </w:r>
      <w:r w:rsidRPr="00EA5485">
        <w:t xml:space="preserve"> repose sur une structuration par phases, chacune donnant lieu à la production de livrables clairement identifiés et validés selon le circuit contractuel. Cette approche garantit la traçabilité entre les activités réalisées et les résultats attendus, tout en permettant un suivi rigoureux de l’avancement du projet. Les principales phases, activités et livrables sont corrélées comme suit :</w:t>
      </w:r>
    </w:p>
    <w:p w14:paraId="30B99483" w14:textId="77777777" w:rsidR="003254A3" w:rsidRDefault="003254A3" w:rsidP="003254A3">
      <w:pPr>
        <w:pStyle w:val="Lgende"/>
        <w:keepNext/>
      </w:pPr>
      <w:bookmarkStart w:id="1395" w:name="_Toc215672909"/>
      <w:bookmarkStart w:id="1396" w:name="_Toc215672915"/>
      <w:r>
        <w:t xml:space="preserve">Tableau </w:t>
      </w:r>
      <w:r w:rsidR="009D3063">
        <w:rPr>
          <w:noProof/>
        </w:rPr>
        <w:fldChar w:fldCharType="begin"/>
      </w:r>
      <w:r w:rsidR="009D3063">
        <w:rPr>
          <w:noProof/>
        </w:rPr>
        <w:instrText xml:space="preserve"> SEQ Tableau \* ARABIC </w:instrText>
      </w:r>
      <w:r w:rsidR="009D3063">
        <w:rPr>
          <w:noProof/>
        </w:rPr>
        <w:fldChar w:fldCharType="separate"/>
      </w:r>
      <w:r w:rsidR="007B5B86">
        <w:rPr>
          <w:noProof/>
        </w:rPr>
        <w:t>3</w:t>
      </w:r>
      <w:r w:rsidR="009D3063">
        <w:rPr>
          <w:noProof/>
        </w:rPr>
        <w:fldChar w:fldCharType="end"/>
      </w:r>
      <w:r>
        <w:t>: Corrélation phase/activités/livrables</w:t>
      </w:r>
      <w:bookmarkEnd w:id="1395"/>
      <w:bookmarkEnd w:id="1396"/>
    </w:p>
    <w:tbl>
      <w:tblPr>
        <w:tblStyle w:val="TableauGrille4-Accentuation111"/>
        <w:tblW w:w="0" w:type="auto"/>
        <w:tblLook w:val="04A0" w:firstRow="1" w:lastRow="0" w:firstColumn="1" w:lastColumn="0" w:noHBand="0" w:noVBand="1"/>
      </w:tblPr>
      <w:tblGrid>
        <w:gridCol w:w="2737"/>
        <w:gridCol w:w="2759"/>
        <w:gridCol w:w="2800"/>
        <w:gridCol w:w="1785"/>
      </w:tblGrid>
      <w:tr w:rsidR="00714132" w:rsidRPr="00714132" w14:paraId="0B0D6C2D" w14:textId="77777777" w:rsidTr="00714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A8328A6" w14:textId="77777777" w:rsidR="00714132" w:rsidRPr="00714132" w:rsidRDefault="00714132" w:rsidP="006B52CE">
            <w:pPr>
              <w:tabs>
                <w:tab w:val="left" w:pos="2610"/>
              </w:tabs>
              <w:rPr>
                <w:rFonts w:ascii="Candara" w:hAnsi="Candara"/>
              </w:rPr>
            </w:pPr>
            <w:r w:rsidRPr="00714132">
              <w:rPr>
                <w:rFonts w:ascii="Candara" w:hAnsi="Candara"/>
              </w:rPr>
              <w:t>Phase du projet</w:t>
            </w:r>
          </w:p>
          <w:p w14:paraId="74BB57F2" w14:textId="77777777" w:rsidR="00714132" w:rsidRPr="00714132" w:rsidRDefault="00714132" w:rsidP="006B52CE">
            <w:pPr>
              <w:tabs>
                <w:tab w:val="left" w:pos="2610"/>
              </w:tabs>
              <w:rPr>
                <w:rFonts w:ascii="Candara" w:hAnsi="Candara"/>
              </w:rPr>
            </w:pPr>
          </w:p>
        </w:tc>
        <w:tc>
          <w:tcPr>
            <w:tcW w:w="2759" w:type="dxa"/>
          </w:tcPr>
          <w:p w14:paraId="5229D17B" w14:textId="77777777" w:rsidR="00714132" w:rsidRPr="00714132" w:rsidRDefault="00714132" w:rsidP="006B52CE">
            <w:pPr>
              <w:tabs>
                <w:tab w:val="left" w:pos="2610"/>
              </w:tabs>
              <w:cnfStyle w:val="100000000000" w:firstRow="1"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Activités principales</w:t>
            </w:r>
          </w:p>
        </w:tc>
        <w:tc>
          <w:tcPr>
            <w:tcW w:w="2800" w:type="dxa"/>
          </w:tcPr>
          <w:p w14:paraId="29562B2F" w14:textId="77777777" w:rsidR="00714132" w:rsidRPr="00714132" w:rsidRDefault="00714132" w:rsidP="006B52CE">
            <w:pPr>
              <w:tabs>
                <w:tab w:val="left" w:pos="2610"/>
              </w:tabs>
              <w:cnfStyle w:val="100000000000" w:firstRow="1"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Livrables associés</w:t>
            </w:r>
          </w:p>
        </w:tc>
        <w:tc>
          <w:tcPr>
            <w:tcW w:w="1785" w:type="dxa"/>
          </w:tcPr>
          <w:p w14:paraId="69C37932" w14:textId="77777777" w:rsidR="00714132" w:rsidRPr="00714132" w:rsidRDefault="00714132" w:rsidP="006B52CE">
            <w:pPr>
              <w:tabs>
                <w:tab w:val="left" w:pos="2610"/>
              </w:tabs>
              <w:cnfStyle w:val="100000000000" w:firstRow="1"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Délais</w:t>
            </w:r>
          </w:p>
        </w:tc>
      </w:tr>
      <w:tr w:rsidR="00714132" w:rsidRPr="00714132" w14:paraId="7968BEF2" w14:textId="77777777" w:rsidTr="0071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1CFBBB3D" w14:textId="77777777" w:rsidR="00714132" w:rsidRPr="00714132" w:rsidRDefault="00714132" w:rsidP="006B52CE">
            <w:pPr>
              <w:tabs>
                <w:tab w:val="left" w:pos="2610"/>
              </w:tabs>
              <w:rPr>
                <w:rFonts w:ascii="Candara" w:hAnsi="Candara"/>
              </w:rPr>
            </w:pPr>
            <w:r w:rsidRPr="00714132">
              <w:rPr>
                <w:rFonts w:ascii="Candara" w:hAnsi="Candara"/>
              </w:rPr>
              <w:t>LANCEMENT ET CADRAGE</w:t>
            </w:r>
          </w:p>
        </w:tc>
        <w:tc>
          <w:tcPr>
            <w:tcW w:w="2759" w:type="dxa"/>
          </w:tcPr>
          <w:p w14:paraId="004AD22E"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-Préparation de la réunion de lancement ;</w:t>
            </w:r>
          </w:p>
          <w:p w14:paraId="516DD8F8"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-Réunion de lancement ;</w:t>
            </w:r>
          </w:p>
          <w:p w14:paraId="7E298D04"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Rédaction du rapport de cadrage ;</w:t>
            </w:r>
          </w:p>
          <w:p w14:paraId="1B13C266" w14:textId="77777777" w:rsidR="00714132" w:rsidRPr="00714132" w:rsidRDefault="00714132" w:rsidP="00304EF7">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Mise à disposition des environnements de travail</w:t>
            </w:r>
            <w:r w:rsidRPr="00714132">
              <w:rPr>
                <w:rFonts w:ascii="Candara" w:hAnsi="Candara"/>
              </w:rPr>
              <w:br/>
              <w:t>- Validation du Plan d’Exécution du Marché (PEM) et du Plan d’Assurance Qualité (PAQ)</w:t>
            </w:r>
          </w:p>
          <w:p w14:paraId="601584EA" w14:textId="77777777" w:rsidR="00714132" w:rsidRPr="00714132" w:rsidRDefault="00714132" w:rsidP="00304EF7">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Validation du rapport de premier établissement</w:t>
            </w:r>
            <w:r w:rsidRPr="00714132">
              <w:rPr>
                <w:rFonts w:ascii="Candara" w:hAnsi="Candara"/>
              </w:rPr>
              <w:br/>
              <w:t>- Validation du plan de communication</w:t>
            </w:r>
          </w:p>
          <w:p w14:paraId="3498F840" w14:textId="77777777" w:rsidR="00714132" w:rsidRPr="00714132" w:rsidRDefault="00714132" w:rsidP="00304EF7">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lastRenderedPageBreak/>
              <w:t>- Validation du plan de risque</w:t>
            </w:r>
          </w:p>
        </w:tc>
        <w:tc>
          <w:tcPr>
            <w:tcW w:w="2800" w:type="dxa"/>
          </w:tcPr>
          <w:p w14:paraId="6B7870A9"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lastRenderedPageBreak/>
              <w:t>-Rapport n°1 : Rapport de cadrage ;</w:t>
            </w:r>
          </w:p>
          <w:p w14:paraId="0686F331"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Plan d’exécution du marché validé ;</w:t>
            </w:r>
            <w:r w:rsidRPr="00714132">
              <w:rPr>
                <w:rFonts w:ascii="Candara" w:hAnsi="Candara"/>
              </w:rPr>
              <w:br/>
              <w:t>- Plan d’assurance qualité validé ;</w:t>
            </w:r>
            <w:r w:rsidRPr="00714132">
              <w:rPr>
                <w:rFonts w:ascii="Candara" w:hAnsi="Candara"/>
              </w:rPr>
              <w:br/>
              <w:t>- Plan de communication.</w:t>
            </w:r>
          </w:p>
        </w:tc>
        <w:tc>
          <w:tcPr>
            <w:tcW w:w="1785" w:type="dxa"/>
          </w:tcPr>
          <w:p w14:paraId="022C5295"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 xml:space="preserve">Mois 1 </w:t>
            </w:r>
          </w:p>
        </w:tc>
      </w:tr>
      <w:tr w:rsidR="00714132" w:rsidRPr="00714132" w14:paraId="154D09BF" w14:textId="77777777" w:rsidTr="00714132">
        <w:tc>
          <w:tcPr>
            <w:cnfStyle w:val="001000000000" w:firstRow="0" w:lastRow="0" w:firstColumn="1" w:lastColumn="0" w:oddVBand="0" w:evenVBand="0" w:oddHBand="0" w:evenHBand="0" w:firstRowFirstColumn="0" w:firstRowLastColumn="0" w:lastRowFirstColumn="0" w:lastRowLastColumn="0"/>
            <w:tcW w:w="2737" w:type="dxa"/>
          </w:tcPr>
          <w:p w14:paraId="4272392F" w14:textId="77777777" w:rsidR="00714132" w:rsidRPr="00714132" w:rsidRDefault="00714132" w:rsidP="006B52CE">
            <w:pPr>
              <w:tabs>
                <w:tab w:val="left" w:pos="2610"/>
              </w:tabs>
              <w:rPr>
                <w:rFonts w:ascii="Candara" w:hAnsi="Candara"/>
              </w:rPr>
            </w:pPr>
            <w:r w:rsidRPr="00714132">
              <w:rPr>
                <w:rFonts w:ascii="Candara" w:hAnsi="Candara"/>
              </w:rPr>
              <w:t>DIAGNOSTIQUE DE L’EXISTANT</w:t>
            </w:r>
          </w:p>
        </w:tc>
        <w:tc>
          <w:tcPr>
            <w:tcW w:w="2759" w:type="dxa"/>
          </w:tcPr>
          <w:p w14:paraId="3308A6CD"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Programmer les entretiens ;</w:t>
            </w:r>
          </w:p>
          <w:p w14:paraId="6DF3E16F"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xml:space="preserve">-Préparer le guide des entretiens ; </w:t>
            </w:r>
          </w:p>
          <w:p w14:paraId="401C4CCB"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Tenue des entretiens ;</w:t>
            </w:r>
          </w:p>
          <w:p w14:paraId="18BAF020"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Rédaction des rapports.</w:t>
            </w:r>
          </w:p>
          <w:p w14:paraId="569AB013"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2800" w:type="dxa"/>
          </w:tcPr>
          <w:p w14:paraId="0761A871"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Rapport n° 2 : Rapport d'étude préalable / analyse de l'existant</w:t>
            </w:r>
          </w:p>
        </w:tc>
        <w:tc>
          <w:tcPr>
            <w:tcW w:w="1785" w:type="dxa"/>
          </w:tcPr>
          <w:p w14:paraId="48879ADE" w14:textId="77777777" w:rsidR="00714132" w:rsidRPr="00714132" w:rsidRDefault="00987BED"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Mois 1</w:t>
            </w:r>
          </w:p>
        </w:tc>
      </w:tr>
      <w:tr w:rsidR="00714132" w:rsidRPr="00714132" w14:paraId="34797FF9" w14:textId="77777777" w:rsidTr="0071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477BA8B9" w14:textId="77777777" w:rsidR="00714132" w:rsidRPr="00714132" w:rsidRDefault="00714132" w:rsidP="006B52CE">
            <w:pPr>
              <w:tabs>
                <w:tab w:val="left" w:pos="2610"/>
              </w:tabs>
              <w:rPr>
                <w:rFonts w:ascii="Candara" w:hAnsi="Candara"/>
              </w:rPr>
            </w:pPr>
            <w:r w:rsidRPr="00714132">
              <w:rPr>
                <w:rFonts w:ascii="Candara" w:hAnsi="Candara"/>
              </w:rPr>
              <w:t>ANALYSE ET CONCEPTION</w:t>
            </w:r>
          </w:p>
        </w:tc>
        <w:tc>
          <w:tcPr>
            <w:tcW w:w="2759" w:type="dxa"/>
          </w:tcPr>
          <w:p w14:paraId="6E048DDB"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Conception de la solution ;</w:t>
            </w:r>
          </w:p>
          <w:p w14:paraId="3FC303CB"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Conception de l'architecture ;</w:t>
            </w:r>
          </w:p>
          <w:p w14:paraId="377558B1"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Rédaction des rapports.</w:t>
            </w:r>
          </w:p>
        </w:tc>
        <w:tc>
          <w:tcPr>
            <w:tcW w:w="2800" w:type="dxa"/>
          </w:tcPr>
          <w:p w14:paraId="2BD83EE4" w14:textId="77777777" w:rsidR="00714132" w:rsidRPr="00714132" w:rsidRDefault="00714132" w:rsidP="00551638">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Rapport n°3 : Rapport de spécifications fonctionnelles</w:t>
            </w:r>
          </w:p>
          <w:p w14:paraId="21F17A56" w14:textId="77777777" w:rsidR="00714132" w:rsidRPr="00714132" w:rsidRDefault="00714132" w:rsidP="00551638">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Rapport n°4 : Spécification technique &amp; architecture</w:t>
            </w:r>
          </w:p>
        </w:tc>
        <w:tc>
          <w:tcPr>
            <w:tcW w:w="1785" w:type="dxa"/>
          </w:tcPr>
          <w:p w14:paraId="47EEEFFC" w14:textId="77777777" w:rsidR="00714132" w:rsidRPr="00714132" w:rsidRDefault="00081FC3" w:rsidP="00551638">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Mois 2</w:t>
            </w:r>
          </w:p>
        </w:tc>
      </w:tr>
      <w:tr w:rsidR="00714132" w:rsidRPr="00714132" w14:paraId="04ECFDED" w14:textId="77777777" w:rsidTr="00714132">
        <w:tc>
          <w:tcPr>
            <w:cnfStyle w:val="001000000000" w:firstRow="0" w:lastRow="0" w:firstColumn="1" w:lastColumn="0" w:oddVBand="0" w:evenVBand="0" w:oddHBand="0" w:evenHBand="0" w:firstRowFirstColumn="0" w:firstRowLastColumn="0" w:lastRowFirstColumn="0" w:lastRowLastColumn="0"/>
            <w:tcW w:w="2737" w:type="dxa"/>
          </w:tcPr>
          <w:p w14:paraId="342F3CBD" w14:textId="77777777" w:rsidR="00714132" w:rsidRPr="00714132" w:rsidRDefault="00714132" w:rsidP="006B52CE">
            <w:pPr>
              <w:tabs>
                <w:tab w:val="left" w:pos="2610"/>
              </w:tabs>
              <w:rPr>
                <w:rFonts w:ascii="Candara" w:hAnsi="Candara"/>
              </w:rPr>
            </w:pPr>
            <w:r w:rsidRPr="00714132">
              <w:rPr>
                <w:rFonts w:ascii="Candara" w:hAnsi="Candara"/>
              </w:rPr>
              <w:t>DEVELOPPEMENT, PARAMETRAGE ET INTEGRATION DE LA SOLUTION</w:t>
            </w:r>
          </w:p>
        </w:tc>
        <w:tc>
          <w:tcPr>
            <w:tcW w:w="2759" w:type="dxa"/>
          </w:tcPr>
          <w:p w14:paraId="1339EADE"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-Développement et paramétrage de la solution</w:t>
            </w:r>
          </w:p>
          <w:p w14:paraId="2FF3EFB6"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Intégration et interfaçage ;</w:t>
            </w:r>
          </w:p>
          <w:p w14:paraId="3C3FE146"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Test unitaire ;</w:t>
            </w:r>
          </w:p>
          <w:p w14:paraId="79B21132"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Test d'intégration ;</w:t>
            </w:r>
          </w:p>
          <w:p w14:paraId="3F4A920A"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Rédaction des documents.</w:t>
            </w:r>
          </w:p>
          <w:p w14:paraId="2AD1729C"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2800" w:type="dxa"/>
          </w:tcPr>
          <w:p w14:paraId="40269081"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Rapport n° 5 : Rapport de développement</w:t>
            </w:r>
          </w:p>
        </w:tc>
        <w:tc>
          <w:tcPr>
            <w:tcW w:w="1785" w:type="dxa"/>
          </w:tcPr>
          <w:p w14:paraId="228289CB" w14:textId="77777777" w:rsidR="00714132" w:rsidRPr="00714132" w:rsidRDefault="00073BA4"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Mois 5</w:t>
            </w:r>
          </w:p>
        </w:tc>
      </w:tr>
      <w:tr w:rsidR="00714132" w:rsidRPr="00714132" w14:paraId="6E8B54CA" w14:textId="77777777" w:rsidTr="0071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12D62406" w14:textId="77777777" w:rsidR="00714132" w:rsidRPr="00714132" w:rsidRDefault="00714132" w:rsidP="006B52CE">
            <w:pPr>
              <w:tabs>
                <w:tab w:val="left" w:pos="2610"/>
              </w:tabs>
              <w:rPr>
                <w:rFonts w:ascii="Candara" w:hAnsi="Candara"/>
              </w:rPr>
            </w:pPr>
            <w:r w:rsidRPr="00714132">
              <w:rPr>
                <w:rFonts w:ascii="Candara" w:hAnsi="Candara"/>
              </w:rPr>
              <w:t>TEST, FORMATION ET DEPLOIEMENT</w:t>
            </w:r>
          </w:p>
        </w:tc>
        <w:tc>
          <w:tcPr>
            <w:tcW w:w="2759" w:type="dxa"/>
          </w:tcPr>
          <w:p w14:paraId="3C30B320"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Préparation des tests ;</w:t>
            </w:r>
          </w:p>
          <w:p w14:paraId="3354AE43"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Exécution des tests ;</w:t>
            </w:r>
          </w:p>
          <w:p w14:paraId="52AE1FCC"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Recette provisoire ;</w:t>
            </w:r>
          </w:p>
          <w:p w14:paraId="7D06BEAE"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Préparation des formations ;</w:t>
            </w:r>
          </w:p>
          <w:p w14:paraId="06CE16CB"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session de formation ;</w:t>
            </w:r>
          </w:p>
          <w:p w14:paraId="2B4D2DB5"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lastRenderedPageBreak/>
              <w:t>- Rédaction du rapport de formation ;</w:t>
            </w:r>
          </w:p>
          <w:p w14:paraId="4ADF48ED"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Déploiement de la solution ;</w:t>
            </w:r>
          </w:p>
          <w:p w14:paraId="72FD9392"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Test en production.</w:t>
            </w:r>
          </w:p>
        </w:tc>
        <w:tc>
          <w:tcPr>
            <w:tcW w:w="2800" w:type="dxa"/>
          </w:tcPr>
          <w:p w14:paraId="05134253" w14:textId="77777777" w:rsidR="00714132" w:rsidRPr="00714132" w:rsidRDefault="00714132" w:rsidP="005A0E22">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lastRenderedPageBreak/>
              <w:t>Rapport n° 6 : Rapport de tests et recette</w:t>
            </w:r>
          </w:p>
          <w:p w14:paraId="4EE42E69" w14:textId="77777777" w:rsidR="00714132" w:rsidRPr="00714132" w:rsidRDefault="00714132" w:rsidP="005A0E22">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Rapport de formation</w:t>
            </w:r>
          </w:p>
        </w:tc>
        <w:tc>
          <w:tcPr>
            <w:tcW w:w="1785" w:type="dxa"/>
          </w:tcPr>
          <w:p w14:paraId="22D55E31" w14:textId="77777777" w:rsidR="00714132" w:rsidRPr="00714132" w:rsidRDefault="00A374D3" w:rsidP="005A0E22">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Mois 6</w:t>
            </w:r>
          </w:p>
        </w:tc>
      </w:tr>
      <w:tr w:rsidR="00714132" w:rsidRPr="00714132" w14:paraId="043F6928" w14:textId="77777777" w:rsidTr="00714132">
        <w:tc>
          <w:tcPr>
            <w:cnfStyle w:val="001000000000" w:firstRow="0" w:lastRow="0" w:firstColumn="1" w:lastColumn="0" w:oddVBand="0" w:evenVBand="0" w:oddHBand="0" w:evenHBand="0" w:firstRowFirstColumn="0" w:firstRowLastColumn="0" w:lastRowFirstColumn="0" w:lastRowLastColumn="0"/>
            <w:tcW w:w="2737" w:type="dxa"/>
          </w:tcPr>
          <w:p w14:paraId="7240C529" w14:textId="77777777" w:rsidR="00714132" w:rsidRPr="00714132" w:rsidRDefault="00714132" w:rsidP="006B52CE">
            <w:pPr>
              <w:tabs>
                <w:tab w:val="left" w:pos="2610"/>
              </w:tabs>
              <w:rPr>
                <w:rFonts w:ascii="Candara" w:hAnsi="Candara"/>
              </w:rPr>
            </w:pPr>
            <w:r w:rsidRPr="00714132">
              <w:rPr>
                <w:rFonts w:ascii="Candara" w:hAnsi="Candara"/>
              </w:rPr>
              <w:t>MIGRATION DES DONNEES</w:t>
            </w:r>
          </w:p>
        </w:tc>
        <w:tc>
          <w:tcPr>
            <w:tcW w:w="2759" w:type="dxa"/>
          </w:tcPr>
          <w:p w14:paraId="39D8B8CC"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Méthodologie de migration ;</w:t>
            </w:r>
          </w:p>
          <w:p w14:paraId="4A362A2C"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Extraction des données ;</w:t>
            </w:r>
          </w:p>
          <w:p w14:paraId="1AFCBF71"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 Nettoyage des données ;</w:t>
            </w:r>
          </w:p>
          <w:p w14:paraId="6D490347"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-Migration des données.</w:t>
            </w:r>
          </w:p>
        </w:tc>
        <w:tc>
          <w:tcPr>
            <w:tcW w:w="2800" w:type="dxa"/>
          </w:tcPr>
          <w:p w14:paraId="250FA199" w14:textId="77777777" w:rsidR="00714132" w:rsidRPr="00714132" w:rsidRDefault="00714132"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sidRPr="00714132">
              <w:rPr>
                <w:rFonts w:ascii="Candara" w:hAnsi="Candara"/>
              </w:rPr>
              <w:t>Rapport n° 7 : rapport de reprise des données</w:t>
            </w:r>
          </w:p>
        </w:tc>
        <w:tc>
          <w:tcPr>
            <w:tcW w:w="1785" w:type="dxa"/>
          </w:tcPr>
          <w:p w14:paraId="63B72626" w14:textId="77777777" w:rsidR="00714132" w:rsidRPr="00714132" w:rsidRDefault="006A49A4" w:rsidP="006B52CE">
            <w:pPr>
              <w:tabs>
                <w:tab w:val="left" w:pos="2610"/>
              </w:tabs>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Mois 7</w:t>
            </w:r>
          </w:p>
        </w:tc>
      </w:tr>
      <w:tr w:rsidR="00714132" w:rsidRPr="00714132" w14:paraId="23593969" w14:textId="77777777" w:rsidTr="0071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FB1E5D9" w14:textId="77777777" w:rsidR="00714132" w:rsidRPr="00714132" w:rsidRDefault="00714132" w:rsidP="006B52CE">
            <w:pPr>
              <w:tabs>
                <w:tab w:val="left" w:pos="2610"/>
              </w:tabs>
              <w:rPr>
                <w:rFonts w:ascii="Candara" w:hAnsi="Candara"/>
              </w:rPr>
            </w:pPr>
            <w:r w:rsidRPr="00714132">
              <w:rPr>
                <w:rFonts w:ascii="Candara" w:hAnsi="Candara"/>
              </w:rPr>
              <w:t>SUPPORT ET ASSISTANCE</w:t>
            </w:r>
          </w:p>
        </w:tc>
        <w:tc>
          <w:tcPr>
            <w:tcW w:w="2759" w:type="dxa"/>
          </w:tcPr>
          <w:p w14:paraId="36CB5FCB" w14:textId="77777777" w:rsidR="00714132" w:rsidRPr="00714132" w:rsidRDefault="00714132" w:rsidP="003E044D">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-Assistance et accompagnement ;</w:t>
            </w:r>
          </w:p>
          <w:p w14:paraId="3326BDCC" w14:textId="77777777" w:rsidR="00714132" w:rsidRPr="00714132" w:rsidRDefault="00714132" w:rsidP="003E044D">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 Recette définitive.</w:t>
            </w:r>
          </w:p>
        </w:tc>
        <w:tc>
          <w:tcPr>
            <w:tcW w:w="2800" w:type="dxa"/>
          </w:tcPr>
          <w:p w14:paraId="704C06C9" w14:textId="77777777" w:rsidR="00714132" w:rsidRPr="00714132" w:rsidRDefault="0071413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sidRPr="00714132">
              <w:rPr>
                <w:rFonts w:ascii="Candara" w:hAnsi="Candara"/>
              </w:rPr>
              <w:t>Rapport n° 8 : rapport d'accompagnement</w:t>
            </w:r>
          </w:p>
        </w:tc>
        <w:tc>
          <w:tcPr>
            <w:tcW w:w="1785" w:type="dxa"/>
          </w:tcPr>
          <w:p w14:paraId="2FAD3865" w14:textId="77777777" w:rsidR="00714132" w:rsidRPr="00714132" w:rsidRDefault="000B35D2" w:rsidP="006B52CE">
            <w:pPr>
              <w:tabs>
                <w:tab w:val="left" w:pos="2610"/>
              </w:tabs>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Mois 7</w:t>
            </w:r>
          </w:p>
        </w:tc>
      </w:tr>
    </w:tbl>
    <w:p w14:paraId="30FC25E5" w14:textId="77777777" w:rsidR="006B52CE" w:rsidRDefault="006B52CE" w:rsidP="006B52CE">
      <w:pPr>
        <w:tabs>
          <w:tab w:val="left" w:pos="2610"/>
        </w:tabs>
        <w:rPr>
          <w:lang w:eastAsia="fr-FR"/>
        </w:rPr>
      </w:pPr>
    </w:p>
    <w:p w14:paraId="5446973C" w14:textId="77777777" w:rsidR="00DF4903" w:rsidRDefault="00DF4903" w:rsidP="00DF4903">
      <w:pPr>
        <w:ind w:firstLine="708"/>
      </w:pPr>
      <w:r w:rsidRPr="00EA5485">
        <w:t xml:space="preserve">Chaque phase s’achève par un </w:t>
      </w:r>
      <w:r w:rsidRPr="00EA5485">
        <w:rPr>
          <w:b/>
          <w:bCs/>
        </w:rPr>
        <w:t>jalon de validation</w:t>
      </w:r>
      <w:r w:rsidRPr="00EA5485">
        <w:t xml:space="preserve"> formalisé par un procès-verbal signé des parties prenantes conformément aux dispositions contractuelles.</w:t>
      </w:r>
      <w:r>
        <w:t xml:space="preserve"> </w:t>
      </w:r>
      <w:r w:rsidRPr="00EA5485">
        <w:t>L’atteinte de ces jalons conditionne le passage à la phase suivante ainsi que les paiements prévus au calendrier d’exécution.</w:t>
      </w:r>
    </w:p>
    <w:p w14:paraId="3324B8DB" w14:textId="77777777" w:rsidR="006B52CE" w:rsidRDefault="006B52CE" w:rsidP="006B52CE">
      <w:pPr>
        <w:tabs>
          <w:tab w:val="left" w:pos="2610"/>
        </w:tabs>
        <w:rPr>
          <w:lang w:eastAsia="fr-FR"/>
        </w:rPr>
      </w:pPr>
    </w:p>
    <w:p w14:paraId="22D47E28" w14:textId="77777777" w:rsidR="00635517" w:rsidRDefault="00635517" w:rsidP="006B52CE">
      <w:pPr>
        <w:tabs>
          <w:tab w:val="left" w:pos="2610"/>
        </w:tabs>
        <w:rPr>
          <w:lang w:eastAsia="fr-FR"/>
        </w:rPr>
      </w:pPr>
    </w:p>
    <w:p w14:paraId="4CF87AC7" w14:textId="77777777" w:rsidR="00635517" w:rsidRDefault="00635517" w:rsidP="006B52CE">
      <w:pPr>
        <w:tabs>
          <w:tab w:val="left" w:pos="2610"/>
        </w:tabs>
        <w:rPr>
          <w:lang w:eastAsia="fr-FR"/>
        </w:rPr>
      </w:pPr>
    </w:p>
    <w:p w14:paraId="738B119C" w14:textId="77777777" w:rsidR="00635517" w:rsidRDefault="00635517" w:rsidP="006B52CE">
      <w:pPr>
        <w:tabs>
          <w:tab w:val="left" w:pos="2610"/>
        </w:tabs>
        <w:rPr>
          <w:lang w:eastAsia="fr-FR"/>
        </w:rPr>
      </w:pPr>
    </w:p>
    <w:p w14:paraId="392F8E66" w14:textId="77777777" w:rsidR="00635517" w:rsidRDefault="00635517" w:rsidP="006B52CE">
      <w:pPr>
        <w:tabs>
          <w:tab w:val="left" w:pos="2610"/>
        </w:tabs>
        <w:rPr>
          <w:lang w:eastAsia="fr-FR"/>
        </w:rPr>
      </w:pPr>
    </w:p>
    <w:p w14:paraId="7076BB4A" w14:textId="77777777" w:rsidR="00635517" w:rsidRDefault="00635517" w:rsidP="006B52CE">
      <w:pPr>
        <w:tabs>
          <w:tab w:val="left" w:pos="2610"/>
        </w:tabs>
        <w:rPr>
          <w:lang w:eastAsia="fr-FR"/>
        </w:rPr>
      </w:pPr>
    </w:p>
    <w:p w14:paraId="15FBF6BA" w14:textId="77777777" w:rsidR="00635517" w:rsidRDefault="00635517" w:rsidP="006B52CE">
      <w:pPr>
        <w:tabs>
          <w:tab w:val="left" w:pos="2610"/>
        </w:tabs>
        <w:rPr>
          <w:lang w:eastAsia="fr-FR"/>
        </w:rPr>
      </w:pPr>
    </w:p>
    <w:p w14:paraId="7E350652" w14:textId="77777777" w:rsidR="00635517" w:rsidRDefault="00635517" w:rsidP="006B52CE">
      <w:pPr>
        <w:tabs>
          <w:tab w:val="left" w:pos="2610"/>
        </w:tabs>
        <w:rPr>
          <w:lang w:eastAsia="fr-FR"/>
        </w:rPr>
      </w:pPr>
    </w:p>
    <w:p w14:paraId="5340864D" w14:textId="77777777" w:rsidR="00635517" w:rsidRDefault="00635517" w:rsidP="006B52CE">
      <w:pPr>
        <w:tabs>
          <w:tab w:val="left" w:pos="2610"/>
        </w:tabs>
        <w:rPr>
          <w:lang w:eastAsia="fr-FR"/>
        </w:rPr>
      </w:pPr>
    </w:p>
    <w:p w14:paraId="6D6D2464" w14:textId="77777777" w:rsidR="00635517" w:rsidRDefault="00635517" w:rsidP="006B52CE">
      <w:pPr>
        <w:tabs>
          <w:tab w:val="left" w:pos="2610"/>
        </w:tabs>
        <w:rPr>
          <w:lang w:eastAsia="fr-FR"/>
        </w:rPr>
      </w:pPr>
    </w:p>
    <w:p w14:paraId="0F1A0A2A" w14:textId="77777777" w:rsidR="00635517" w:rsidRDefault="00635517" w:rsidP="006B52CE">
      <w:pPr>
        <w:tabs>
          <w:tab w:val="left" w:pos="2610"/>
        </w:tabs>
        <w:rPr>
          <w:lang w:eastAsia="fr-FR"/>
        </w:rPr>
      </w:pPr>
    </w:p>
    <w:p w14:paraId="7504AE38" w14:textId="77777777" w:rsidR="00635517" w:rsidRDefault="00635517" w:rsidP="006B52CE">
      <w:pPr>
        <w:tabs>
          <w:tab w:val="left" w:pos="2610"/>
        </w:tabs>
        <w:rPr>
          <w:lang w:eastAsia="fr-FR"/>
        </w:rPr>
      </w:pPr>
    </w:p>
    <w:p w14:paraId="4F9C86B0" w14:textId="77777777" w:rsidR="00635517" w:rsidRDefault="00635517" w:rsidP="006B52CE">
      <w:pPr>
        <w:tabs>
          <w:tab w:val="left" w:pos="2610"/>
        </w:tabs>
        <w:rPr>
          <w:lang w:eastAsia="fr-FR"/>
        </w:rPr>
      </w:pPr>
    </w:p>
    <w:p w14:paraId="42E800F4" w14:textId="77777777" w:rsidR="00635517" w:rsidRDefault="00635517" w:rsidP="006B52CE">
      <w:pPr>
        <w:tabs>
          <w:tab w:val="left" w:pos="2610"/>
        </w:tabs>
        <w:rPr>
          <w:lang w:eastAsia="fr-FR"/>
        </w:rPr>
      </w:pPr>
    </w:p>
    <w:p w14:paraId="59796383" w14:textId="77777777" w:rsidR="00E66178" w:rsidRPr="009C04E4" w:rsidRDefault="00032F41" w:rsidP="00E66178">
      <w:pPr>
        <w:pStyle w:val="Titre2"/>
        <w:rPr>
          <w:highlight w:val="yellow"/>
          <w:rPrChange w:id="1397" w:author="CDP Groupe 1" w:date="2025-12-05T16:34:00Z" w16du:dateUtc="2025-12-05T15:34:00Z">
            <w:rPr/>
          </w:rPrChange>
        </w:rPr>
      </w:pPr>
      <w:bookmarkStart w:id="1398" w:name="_Toc215758873"/>
      <w:commentRangeStart w:id="1399"/>
      <w:r w:rsidRPr="009C04E4">
        <w:rPr>
          <w:highlight w:val="yellow"/>
          <w:rPrChange w:id="1400" w:author="CDP Groupe 1" w:date="2025-12-05T16:34:00Z" w16du:dateUtc="2025-12-05T15:34:00Z">
            <w:rPr/>
          </w:rPrChange>
        </w:rPr>
        <w:t>Chronogramme</w:t>
      </w:r>
      <w:commentRangeEnd w:id="1399"/>
      <w:r w:rsidR="009C04E4">
        <w:rPr>
          <w:rStyle w:val="Marquedecommentaire"/>
          <w:color w:val="auto"/>
          <w:lang w:eastAsia="en-US"/>
        </w:rPr>
        <w:commentReference w:id="1399"/>
      </w:r>
      <w:r w:rsidRPr="009C04E4">
        <w:rPr>
          <w:highlight w:val="yellow"/>
          <w:rPrChange w:id="1401" w:author="CDP Groupe 1" w:date="2025-12-05T16:34:00Z" w16du:dateUtc="2025-12-05T15:34:00Z">
            <w:rPr/>
          </w:rPrChange>
        </w:rPr>
        <w:t xml:space="preserve"> des activités</w:t>
      </w:r>
      <w:bookmarkEnd w:id="1398"/>
    </w:p>
    <w:p w14:paraId="20EB6E63" w14:textId="77777777" w:rsidR="006B52CE" w:rsidRDefault="006B52CE" w:rsidP="00E66178">
      <w:pPr>
        <w:ind w:firstLine="708"/>
        <w:rPr>
          <w:lang w:eastAsia="fr-FR"/>
        </w:rPr>
      </w:pPr>
    </w:p>
    <w:p w14:paraId="02F67E9F" w14:textId="77777777" w:rsidR="00E66178" w:rsidRDefault="00E66178" w:rsidP="00E66178">
      <w:pPr>
        <w:ind w:firstLine="708"/>
        <w:rPr>
          <w:lang w:eastAsia="fr-FR"/>
        </w:rPr>
      </w:pPr>
    </w:p>
    <w:p w14:paraId="45644525" w14:textId="77777777" w:rsidR="00E66178" w:rsidRDefault="00E66178" w:rsidP="00E66178">
      <w:pPr>
        <w:ind w:firstLine="708"/>
        <w:rPr>
          <w:lang w:eastAsia="fr-FR"/>
        </w:rPr>
      </w:pPr>
    </w:p>
    <w:p w14:paraId="32BD7CCD" w14:textId="77777777" w:rsidR="00E66178" w:rsidRDefault="00E66178" w:rsidP="00E66178">
      <w:pPr>
        <w:ind w:firstLine="708"/>
        <w:rPr>
          <w:lang w:eastAsia="fr-FR"/>
        </w:rPr>
      </w:pPr>
    </w:p>
    <w:p w14:paraId="2A69A595" w14:textId="77777777" w:rsidR="00E66178" w:rsidRDefault="00E66178" w:rsidP="00E66178">
      <w:pPr>
        <w:ind w:firstLine="708"/>
        <w:rPr>
          <w:lang w:eastAsia="fr-FR"/>
        </w:rPr>
      </w:pPr>
    </w:p>
    <w:p w14:paraId="32020831" w14:textId="77777777" w:rsidR="00E66178" w:rsidRDefault="00E66178" w:rsidP="00E66178">
      <w:pPr>
        <w:ind w:firstLine="708"/>
        <w:rPr>
          <w:lang w:eastAsia="fr-FR"/>
        </w:rPr>
      </w:pPr>
    </w:p>
    <w:p w14:paraId="13010915" w14:textId="77777777" w:rsidR="00E66178" w:rsidRDefault="00E66178" w:rsidP="00E66178">
      <w:pPr>
        <w:ind w:firstLine="708"/>
        <w:rPr>
          <w:lang w:eastAsia="fr-FR"/>
        </w:rPr>
      </w:pPr>
    </w:p>
    <w:p w14:paraId="29C636D5" w14:textId="77777777" w:rsidR="00E66178" w:rsidRDefault="00E66178" w:rsidP="00E66178">
      <w:pPr>
        <w:ind w:firstLine="708"/>
        <w:rPr>
          <w:lang w:eastAsia="fr-FR"/>
        </w:rPr>
      </w:pPr>
    </w:p>
    <w:p w14:paraId="343258CE" w14:textId="77777777" w:rsidR="00E66178" w:rsidRDefault="00E66178" w:rsidP="00E66178">
      <w:pPr>
        <w:ind w:firstLine="708"/>
        <w:rPr>
          <w:lang w:eastAsia="fr-FR"/>
        </w:rPr>
      </w:pPr>
    </w:p>
    <w:p w14:paraId="0A859EFF" w14:textId="77777777" w:rsidR="00E66178" w:rsidRDefault="00E66178" w:rsidP="00E66178">
      <w:pPr>
        <w:ind w:firstLine="708"/>
        <w:rPr>
          <w:lang w:eastAsia="fr-FR"/>
        </w:rPr>
      </w:pPr>
    </w:p>
    <w:p w14:paraId="43314D0A" w14:textId="77777777" w:rsidR="00E66178" w:rsidRDefault="00E66178" w:rsidP="00E66178">
      <w:pPr>
        <w:ind w:firstLine="708"/>
        <w:rPr>
          <w:lang w:eastAsia="fr-FR"/>
        </w:rPr>
      </w:pPr>
    </w:p>
    <w:p w14:paraId="55655F82" w14:textId="77777777" w:rsidR="00E66178" w:rsidRDefault="00E66178" w:rsidP="00E66178">
      <w:pPr>
        <w:ind w:firstLine="708"/>
        <w:rPr>
          <w:lang w:eastAsia="fr-FR"/>
        </w:rPr>
      </w:pPr>
    </w:p>
    <w:p w14:paraId="2D0DE721" w14:textId="77777777" w:rsidR="00E66178" w:rsidRDefault="00E66178" w:rsidP="00E66178">
      <w:pPr>
        <w:ind w:firstLine="708"/>
        <w:rPr>
          <w:lang w:eastAsia="fr-FR"/>
        </w:rPr>
      </w:pPr>
    </w:p>
    <w:p w14:paraId="09689BDB" w14:textId="77777777" w:rsidR="00E66178" w:rsidRDefault="00E66178" w:rsidP="00E66178">
      <w:pPr>
        <w:ind w:firstLine="708"/>
        <w:rPr>
          <w:lang w:eastAsia="fr-FR"/>
        </w:rPr>
      </w:pPr>
    </w:p>
    <w:p w14:paraId="0D2FE340" w14:textId="77777777" w:rsidR="00E66178" w:rsidRDefault="00E66178" w:rsidP="00E66178">
      <w:pPr>
        <w:ind w:firstLine="708"/>
        <w:rPr>
          <w:lang w:eastAsia="fr-FR"/>
        </w:rPr>
      </w:pPr>
    </w:p>
    <w:p w14:paraId="012DB4B1" w14:textId="77777777" w:rsidR="00E66178" w:rsidRDefault="00E66178" w:rsidP="00E66178">
      <w:pPr>
        <w:ind w:firstLine="708"/>
        <w:rPr>
          <w:lang w:eastAsia="fr-FR"/>
        </w:rPr>
      </w:pPr>
    </w:p>
    <w:p w14:paraId="5179A4BE" w14:textId="77777777" w:rsidR="00E66178" w:rsidRDefault="00E66178" w:rsidP="00E66178">
      <w:pPr>
        <w:ind w:firstLine="708"/>
        <w:rPr>
          <w:lang w:eastAsia="fr-FR"/>
        </w:rPr>
      </w:pPr>
    </w:p>
    <w:p w14:paraId="42B200F0" w14:textId="77777777" w:rsidR="00E66178" w:rsidRDefault="00E66178" w:rsidP="00E66178">
      <w:pPr>
        <w:ind w:firstLine="708"/>
        <w:rPr>
          <w:lang w:eastAsia="fr-FR"/>
        </w:rPr>
      </w:pPr>
    </w:p>
    <w:p w14:paraId="41DADC6A" w14:textId="77777777" w:rsidR="00E66178" w:rsidRDefault="00E66178" w:rsidP="00E66178">
      <w:pPr>
        <w:ind w:firstLine="708"/>
        <w:rPr>
          <w:lang w:eastAsia="fr-FR"/>
        </w:rPr>
      </w:pPr>
    </w:p>
    <w:p w14:paraId="0446B790" w14:textId="77777777" w:rsidR="00E66178" w:rsidRDefault="00E66178" w:rsidP="00E66178">
      <w:pPr>
        <w:ind w:firstLine="708"/>
        <w:rPr>
          <w:lang w:eastAsia="fr-FR"/>
        </w:rPr>
      </w:pPr>
    </w:p>
    <w:p w14:paraId="27FCB5C1" w14:textId="77777777" w:rsidR="00E66178" w:rsidRDefault="00E66178" w:rsidP="00E66178">
      <w:pPr>
        <w:ind w:firstLine="708"/>
        <w:rPr>
          <w:lang w:eastAsia="fr-FR"/>
        </w:rPr>
      </w:pPr>
    </w:p>
    <w:p w14:paraId="24D5678F" w14:textId="77777777" w:rsidR="00E66178" w:rsidRDefault="00E66178" w:rsidP="00E66178">
      <w:pPr>
        <w:ind w:firstLine="708"/>
        <w:rPr>
          <w:lang w:eastAsia="fr-FR"/>
        </w:rPr>
      </w:pPr>
    </w:p>
    <w:p w14:paraId="29F2A680" w14:textId="77777777" w:rsidR="00E66178" w:rsidRDefault="00E66178" w:rsidP="00E66178">
      <w:pPr>
        <w:ind w:firstLine="708"/>
        <w:rPr>
          <w:lang w:eastAsia="fr-FR"/>
        </w:rPr>
      </w:pPr>
    </w:p>
    <w:p w14:paraId="5CEA5643" w14:textId="77777777" w:rsidR="00E66178" w:rsidRDefault="00E66178" w:rsidP="00E66178">
      <w:pPr>
        <w:ind w:firstLine="708"/>
        <w:rPr>
          <w:lang w:eastAsia="fr-FR"/>
        </w:rPr>
      </w:pPr>
    </w:p>
    <w:p w14:paraId="24FC3969" w14:textId="77777777" w:rsidR="00E66178" w:rsidRDefault="00E66178" w:rsidP="00E66178">
      <w:pPr>
        <w:ind w:firstLine="708"/>
        <w:rPr>
          <w:lang w:eastAsia="fr-FR"/>
        </w:rPr>
      </w:pPr>
    </w:p>
    <w:p w14:paraId="7B33284A" w14:textId="77777777" w:rsidR="00E66178" w:rsidRDefault="00E66178" w:rsidP="00E66178">
      <w:pPr>
        <w:ind w:firstLine="708"/>
        <w:rPr>
          <w:lang w:eastAsia="fr-FR"/>
        </w:rPr>
      </w:pPr>
    </w:p>
    <w:p w14:paraId="749D9318" w14:textId="77777777" w:rsidR="00E66178" w:rsidRDefault="00E66178" w:rsidP="00E66178">
      <w:pPr>
        <w:ind w:firstLine="708"/>
        <w:rPr>
          <w:lang w:eastAsia="fr-FR"/>
        </w:rPr>
      </w:pPr>
    </w:p>
    <w:p w14:paraId="5C20F56E" w14:textId="77777777" w:rsidR="00E66178" w:rsidRDefault="00E66178" w:rsidP="00E66178">
      <w:pPr>
        <w:ind w:firstLine="708"/>
        <w:rPr>
          <w:lang w:eastAsia="fr-FR"/>
        </w:rPr>
      </w:pPr>
    </w:p>
    <w:p w14:paraId="77746495" w14:textId="77777777" w:rsidR="00E66178" w:rsidRDefault="00E66178" w:rsidP="00E66178">
      <w:pPr>
        <w:ind w:firstLine="708"/>
        <w:rPr>
          <w:lang w:eastAsia="fr-FR"/>
        </w:rPr>
      </w:pPr>
    </w:p>
    <w:p w14:paraId="4743B059" w14:textId="77777777" w:rsidR="005371C5" w:rsidRDefault="005371C5" w:rsidP="006115EA">
      <w:pPr>
        <w:rPr>
          <w:lang w:eastAsia="fr-FR"/>
        </w:rPr>
      </w:pPr>
    </w:p>
    <w:p w14:paraId="0AD128DE" w14:textId="77777777" w:rsidR="005371C5" w:rsidRDefault="005371C5" w:rsidP="00E66178">
      <w:pPr>
        <w:ind w:firstLine="708"/>
        <w:rPr>
          <w:lang w:eastAsia="fr-FR"/>
        </w:rPr>
      </w:pPr>
    </w:p>
    <w:p w14:paraId="15197AA8" w14:textId="77777777" w:rsidR="005371C5" w:rsidRDefault="00151331" w:rsidP="000B0FE0">
      <w:pPr>
        <w:pStyle w:val="Titre2"/>
      </w:pPr>
      <w:bookmarkStart w:id="1402" w:name="_Toc215758874"/>
      <w:r>
        <w:t>Points de passage obligatoires (revues, tests, validations)</w:t>
      </w:r>
      <w:bookmarkEnd w:id="1402"/>
    </w:p>
    <w:p w14:paraId="0D8346BE" w14:textId="77777777" w:rsidR="000B0FE0" w:rsidRDefault="000B0FE0" w:rsidP="00886C8A">
      <w:pPr>
        <w:ind w:firstLine="578"/>
      </w:pPr>
      <w:r>
        <w:t xml:space="preserve">Le projet GESCOM – CAMWATER </w:t>
      </w:r>
      <w:r w:rsidRPr="003144AE">
        <w:t>est structuré autour de points de passage obligatoires visant à garantir la qualité, la conformité et la traçabilité des travaux réalisés par l’intégrateur.</w:t>
      </w:r>
      <w:r w:rsidRPr="003144AE">
        <w:br/>
        <w:t>Ces points constituent les jalons contractuels et techniques permettant d’autoriser le passage d’une phase à la suivante, conformément aux articles relatifs à la planification, à la qualité et à la validation des livrables.</w:t>
      </w:r>
    </w:p>
    <w:p w14:paraId="003D93FC" w14:textId="77777777" w:rsidR="000A6509" w:rsidRDefault="0057771C" w:rsidP="001E1F6B">
      <w:pPr>
        <w:ind w:firstLine="578"/>
      </w:pPr>
      <w:r w:rsidRPr="00EA5485">
        <w:t>Les principaux points de passage obligatoires sont les suivants :</w:t>
      </w:r>
    </w:p>
    <w:p w14:paraId="5562DD6C" w14:textId="77777777" w:rsidR="006115EA" w:rsidRPr="003144AE" w:rsidRDefault="006115EA" w:rsidP="001E1F6B">
      <w:pPr>
        <w:ind w:firstLine="578"/>
      </w:pPr>
    </w:p>
    <w:p w14:paraId="4CD55EE3" w14:textId="77777777" w:rsidR="004F561C" w:rsidRDefault="004F561C" w:rsidP="004F561C">
      <w:pPr>
        <w:pStyle w:val="Lgende"/>
        <w:keepNext/>
      </w:pPr>
      <w:bookmarkStart w:id="1403" w:name="_Toc215672910"/>
      <w:bookmarkStart w:id="1404" w:name="_Toc215672916"/>
      <w:r>
        <w:t xml:space="preserve">Tableau </w:t>
      </w:r>
      <w:r w:rsidR="009D3063">
        <w:rPr>
          <w:noProof/>
        </w:rPr>
        <w:fldChar w:fldCharType="begin"/>
      </w:r>
      <w:r w:rsidR="009D3063">
        <w:rPr>
          <w:noProof/>
        </w:rPr>
        <w:instrText xml:space="preserve"> SEQ Tableau \* ARABIC </w:instrText>
      </w:r>
      <w:r w:rsidR="009D3063">
        <w:rPr>
          <w:noProof/>
        </w:rPr>
        <w:fldChar w:fldCharType="separate"/>
      </w:r>
      <w:r w:rsidR="007B5B86">
        <w:rPr>
          <w:noProof/>
        </w:rPr>
        <w:t>4</w:t>
      </w:r>
      <w:r w:rsidR="009D3063">
        <w:rPr>
          <w:noProof/>
        </w:rPr>
        <w:fldChar w:fldCharType="end"/>
      </w:r>
      <w:r>
        <w:t>: Points de passage obligatoire (</w:t>
      </w:r>
      <w:r w:rsidR="000A6509">
        <w:t>revues</w:t>
      </w:r>
      <w:r>
        <w:t>, tests, validations)</w:t>
      </w:r>
      <w:bookmarkEnd w:id="1403"/>
      <w:bookmarkEnd w:id="1404"/>
    </w:p>
    <w:tbl>
      <w:tblPr>
        <w:tblStyle w:val="TableauGrille4-Accentuation111"/>
        <w:tblW w:w="0" w:type="auto"/>
        <w:tblLook w:val="04A0" w:firstRow="1" w:lastRow="0" w:firstColumn="1" w:lastColumn="0" w:noHBand="0" w:noVBand="1"/>
      </w:tblPr>
      <w:tblGrid>
        <w:gridCol w:w="2520"/>
        <w:gridCol w:w="2520"/>
        <w:gridCol w:w="2520"/>
        <w:gridCol w:w="2521"/>
      </w:tblGrid>
      <w:tr w:rsidR="00C56707" w:rsidRPr="006115EA" w14:paraId="17FBFC64" w14:textId="77777777" w:rsidTr="00C56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0A60CD9" w14:textId="77777777" w:rsidR="00C56707" w:rsidRPr="006115EA" w:rsidRDefault="00C56707" w:rsidP="00C56707">
            <w:pPr>
              <w:rPr>
                <w:rFonts w:ascii="Candara" w:hAnsi="Candara"/>
              </w:rPr>
            </w:pPr>
            <w:r w:rsidRPr="006115EA">
              <w:rPr>
                <w:rFonts w:ascii="Candara" w:hAnsi="Candara"/>
              </w:rPr>
              <w:t>Type de point de passage</w:t>
            </w:r>
          </w:p>
        </w:tc>
        <w:tc>
          <w:tcPr>
            <w:tcW w:w="2520" w:type="dxa"/>
          </w:tcPr>
          <w:p w14:paraId="6D47A743" w14:textId="77777777" w:rsidR="00C56707" w:rsidRPr="006115EA" w:rsidRDefault="00C56707" w:rsidP="00C56707">
            <w:pPr>
              <w:cnfStyle w:val="100000000000" w:firstRow="1"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Objectif</w:t>
            </w:r>
          </w:p>
        </w:tc>
        <w:tc>
          <w:tcPr>
            <w:tcW w:w="2520" w:type="dxa"/>
          </w:tcPr>
          <w:p w14:paraId="70E8ABA6" w14:textId="77777777" w:rsidR="00C56707" w:rsidRPr="006115EA" w:rsidRDefault="00C56707" w:rsidP="00C56707">
            <w:pPr>
              <w:cnfStyle w:val="100000000000" w:firstRow="1"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Moments clés</w:t>
            </w:r>
          </w:p>
        </w:tc>
        <w:tc>
          <w:tcPr>
            <w:tcW w:w="2521" w:type="dxa"/>
          </w:tcPr>
          <w:p w14:paraId="290DF851" w14:textId="77777777" w:rsidR="00C56707" w:rsidRPr="006115EA" w:rsidRDefault="00C56707" w:rsidP="00C56707">
            <w:pPr>
              <w:cnfStyle w:val="100000000000" w:firstRow="1"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Livrables concernés/validation</w:t>
            </w:r>
          </w:p>
        </w:tc>
      </w:tr>
      <w:tr w:rsidR="00C56707" w:rsidRPr="006115EA" w14:paraId="04F2D006" w14:textId="77777777" w:rsidTr="00C5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0E4E50" w14:textId="77777777" w:rsidR="00C56707" w:rsidRPr="006115EA" w:rsidRDefault="005638EB" w:rsidP="00C56707">
            <w:pPr>
              <w:rPr>
                <w:rFonts w:ascii="Candara" w:hAnsi="Candara"/>
                <w:b w:val="0"/>
              </w:rPr>
            </w:pPr>
            <w:r w:rsidRPr="006115EA">
              <w:rPr>
                <w:rFonts w:ascii="Candara" w:hAnsi="Candara"/>
                <w:b w:val="0"/>
              </w:rPr>
              <w:t>Revue de lancement</w:t>
            </w:r>
          </w:p>
        </w:tc>
        <w:tc>
          <w:tcPr>
            <w:tcW w:w="2520" w:type="dxa"/>
          </w:tcPr>
          <w:p w14:paraId="74DF1F90" w14:textId="77777777" w:rsidR="00C56707" w:rsidRPr="006115EA" w:rsidRDefault="005638EB"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Valider l’organisation globale du projet, la méthodologie, le plan d’exécution, le plan de communication et la gestion des risques.</w:t>
            </w:r>
          </w:p>
        </w:tc>
        <w:tc>
          <w:tcPr>
            <w:tcW w:w="2520" w:type="dxa"/>
          </w:tcPr>
          <w:p w14:paraId="2ECAC29C" w14:textId="77777777" w:rsidR="00C56707" w:rsidRPr="006115EA" w:rsidRDefault="005638EB"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À la fin de la phase de cadrage.</w:t>
            </w:r>
          </w:p>
        </w:tc>
        <w:tc>
          <w:tcPr>
            <w:tcW w:w="2521" w:type="dxa"/>
          </w:tcPr>
          <w:p w14:paraId="3398B8B5" w14:textId="77777777" w:rsidR="00C56707" w:rsidRPr="006115EA" w:rsidRDefault="00D15733"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w:t>
            </w:r>
            <w:r w:rsidR="005638EB" w:rsidRPr="006115EA">
              <w:rPr>
                <w:rFonts w:ascii="Candara" w:hAnsi="Candara"/>
              </w:rPr>
              <w:t>Rapport n°1 : Rapport de cadrage</w:t>
            </w:r>
            <w:r w:rsidRPr="006115EA">
              <w:rPr>
                <w:rFonts w:ascii="Candara" w:hAnsi="Candara"/>
              </w:rPr>
              <w:t> ;</w:t>
            </w:r>
            <w:r w:rsidR="005638EB" w:rsidRPr="006115EA">
              <w:rPr>
                <w:rFonts w:ascii="Candara" w:hAnsi="Candara"/>
              </w:rPr>
              <w:t xml:space="preserve"> </w:t>
            </w:r>
            <w:r w:rsidR="005638EB" w:rsidRPr="006115EA">
              <w:rPr>
                <w:rFonts w:ascii="Candara" w:hAnsi="Candara"/>
              </w:rPr>
              <w:br/>
            </w:r>
            <w:r w:rsidRPr="006115EA">
              <w:rPr>
                <w:rFonts w:ascii="Candara" w:hAnsi="Candara"/>
              </w:rPr>
              <w:t>-</w:t>
            </w:r>
            <w:r w:rsidR="005638EB" w:rsidRPr="006115EA">
              <w:rPr>
                <w:rFonts w:ascii="Candara" w:hAnsi="Candara"/>
              </w:rPr>
              <w:t xml:space="preserve">Plan d’Exécution du Marché (PEM) validé </w:t>
            </w:r>
            <w:r w:rsidR="005638EB" w:rsidRPr="006115EA">
              <w:rPr>
                <w:rFonts w:ascii="Candara" w:hAnsi="Candara"/>
              </w:rPr>
              <w:br/>
            </w:r>
            <w:r w:rsidRPr="006115EA">
              <w:rPr>
                <w:rFonts w:ascii="Candara" w:hAnsi="Candara"/>
              </w:rPr>
              <w:t>-</w:t>
            </w:r>
            <w:r w:rsidR="005638EB" w:rsidRPr="006115EA">
              <w:rPr>
                <w:rFonts w:ascii="Candara" w:hAnsi="Candara"/>
              </w:rPr>
              <w:t xml:space="preserve">Plan d’Assurance Qualité (PAQ) validé </w:t>
            </w:r>
            <w:r w:rsidR="005638EB" w:rsidRPr="006115EA">
              <w:rPr>
                <w:rFonts w:ascii="Candara" w:hAnsi="Candara"/>
              </w:rPr>
              <w:br/>
            </w:r>
            <w:r w:rsidRPr="006115EA">
              <w:rPr>
                <w:rFonts w:ascii="Candara" w:hAnsi="Candara"/>
              </w:rPr>
              <w:t>-</w:t>
            </w:r>
            <w:r w:rsidR="005638EB" w:rsidRPr="006115EA">
              <w:rPr>
                <w:rFonts w:ascii="Candara" w:hAnsi="Candara"/>
              </w:rPr>
              <w:t>Plan de communication validé</w:t>
            </w:r>
          </w:p>
        </w:tc>
      </w:tr>
      <w:tr w:rsidR="00C56707" w:rsidRPr="006115EA" w14:paraId="610021B0" w14:textId="77777777" w:rsidTr="00C56707">
        <w:tc>
          <w:tcPr>
            <w:cnfStyle w:val="001000000000" w:firstRow="0" w:lastRow="0" w:firstColumn="1" w:lastColumn="0" w:oddVBand="0" w:evenVBand="0" w:oddHBand="0" w:evenHBand="0" w:firstRowFirstColumn="0" w:firstRowLastColumn="0" w:lastRowFirstColumn="0" w:lastRowLastColumn="0"/>
            <w:tcW w:w="2520" w:type="dxa"/>
          </w:tcPr>
          <w:p w14:paraId="7223289B" w14:textId="77777777" w:rsidR="00C56707" w:rsidRPr="006115EA" w:rsidRDefault="005638EB" w:rsidP="00C56707">
            <w:pPr>
              <w:rPr>
                <w:rFonts w:ascii="Candara" w:hAnsi="Candara"/>
                <w:b w:val="0"/>
              </w:rPr>
            </w:pPr>
            <w:r w:rsidRPr="006115EA">
              <w:rPr>
                <w:rFonts w:ascii="Candara" w:hAnsi="Candara"/>
                <w:b w:val="0"/>
              </w:rPr>
              <w:t>Revue d’analyse fonctionnelle</w:t>
            </w:r>
          </w:p>
        </w:tc>
        <w:tc>
          <w:tcPr>
            <w:tcW w:w="2520" w:type="dxa"/>
          </w:tcPr>
          <w:p w14:paraId="49D9A583" w14:textId="77777777" w:rsidR="00C56707" w:rsidRPr="006115EA" w:rsidRDefault="005638EB"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S’assurer que les besoins métiers CAMWATER (gestion commerciale, stocks, recouvrement, multi-agences) sont correctement traduits en spécifications fonctionnelles et techniques.</w:t>
            </w:r>
          </w:p>
        </w:tc>
        <w:tc>
          <w:tcPr>
            <w:tcW w:w="2520" w:type="dxa"/>
          </w:tcPr>
          <w:p w14:paraId="3DAF7F50" w14:textId="77777777" w:rsidR="00C56707" w:rsidRPr="006115EA" w:rsidRDefault="005638EB"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À la fin de la phase de diagnostic et analyse.</w:t>
            </w:r>
          </w:p>
        </w:tc>
        <w:tc>
          <w:tcPr>
            <w:tcW w:w="2521" w:type="dxa"/>
          </w:tcPr>
          <w:p w14:paraId="10B3E90C" w14:textId="77777777" w:rsidR="00C56707" w:rsidRPr="006115EA" w:rsidRDefault="00CB1A6A"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w:t>
            </w:r>
            <w:r w:rsidR="005638EB" w:rsidRPr="006115EA">
              <w:rPr>
                <w:rFonts w:ascii="Candara" w:hAnsi="Candara"/>
              </w:rPr>
              <w:t>Rapport n°2 : Rapport d’étude préalable / analyse de l’existant</w:t>
            </w:r>
            <w:r w:rsidRPr="006115EA">
              <w:rPr>
                <w:rFonts w:ascii="Candara" w:hAnsi="Candara"/>
              </w:rPr>
              <w:t> ;</w:t>
            </w:r>
            <w:r w:rsidR="005638EB" w:rsidRPr="006115EA">
              <w:rPr>
                <w:rFonts w:ascii="Candara" w:hAnsi="Candara"/>
              </w:rPr>
              <w:t xml:space="preserve"> </w:t>
            </w:r>
            <w:r w:rsidR="005638EB" w:rsidRPr="006115EA">
              <w:rPr>
                <w:rFonts w:ascii="Candara" w:hAnsi="Candara"/>
              </w:rPr>
              <w:br/>
            </w:r>
            <w:r w:rsidRPr="006115EA">
              <w:rPr>
                <w:rFonts w:ascii="Candara" w:hAnsi="Candara"/>
              </w:rPr>
              <w:t>-</w:t>
            </w:r>
            <w:r w:rsidR="005638EB" w:rsidRPr="006115EA">
              <w:rPr>
                <w:rFonts w:ascii="Candara" w:hAnsi="Candara"/>
              </w:rPr>
              <w:t>Rapport n°3 : Spécifications fonctionnelles</w:t>
            </w:r>
            <w:r w:rsidRPr="006115EA">
              <w:rPr>
                <w:rFonts w:ascii="Candara" w:hAnsi="Candara"/>
              </w:rPr>
              <w:t> ;</w:t>
            </w:r>
            <w:r w:rsidR="005638EB" w:rsidRPr="006115EA">
              <w:rPr>
                <w:rFonts w:ascii="Candara" w:hAnsi="Candara"/>
              </w:rPr>
              <w:br/>
            </w:r>
            <w:r w:rsidRPr="006115EA">
              <w:rPr>
                <w:rFonts w:ascii="Candara" w:hAnsi="Candara"/>
              </w:rPr>
              <w:t>-</w:t>
            </w:r>
            <w:r w:rsidR="005638EB" w:rsidRPr="006115EA">
              <w:rPr>
                <w:rFonts w:ascii="Candara" w:hAnsi="Candara"/>
              </w:rPr>
              <w:t>Maquettes des modules</w:t>
            </w:r>
          </w:p>
        </w:tc>
      </w:tr>
      <w:tr w:rsidR="00C56707" w:rsidRPr="006115EA" w14:paraId="44383D0D" w14:textId="77777777" w:rsidTr="00C5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D193CD8" w14:textId="77777777" w:rsidR="00C56707" w:rsidRPr="006115EA" w:rsidRDefault="005638EB" w:rsidP="00C56707">
            <w:pPr>
              <w:rPr>
                <w:rFonts w:ascii="Candara" w:hAnsi="Candara"/>
                <w:b w:val="0"/>
              </w:rPr>
            </w:pPr>
            <w:r w:rsidRPr="006115EA">
              <w:rPr>
                <w:rFonts w:ascii="Candara" w:hAnsi="Candara"/>
                <w:b w:val="0"/>
              </w:rPr>
              <w:lastRenderedPageBreak/>
              <w:t>Revue de conception et paramétrage</w:t>
            </w:r>
          </w:p>
        </w:tc>
        <w:tc>
          <w:tcPr>
            <w:tcW w:w="2520" w:type="dxa"/>
          </w:tcPr>
          <w:p w14:paraId="2C40177E" w14:textId="77777777" w:rsidR="00C56707" w:rsidRPr="006115EA" w:rsidRDefault="005638EB"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Vérifier la conformité des développements spécifiques, du paramétrage des modules et des interfaces (API, paiements) avant tests.</w:t>
            </w:r>
          </w:p>
        </w:tc>
        <w:tc>
          <w:tcPr>
            <w:tcW w:w="2520" w:type="dxa"/>
          </w:tcPr>
          <w:p w14:paraId="31D1FB44" w14:textId="77777777" w:rsidR="00C56707" w:rsidRPr="006115EA" w:rsidRDefault="005638EB"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À la fin de la phase de conception et paramétrage.</w:t>
            </w:r>
          </w:p>
        </w:tc>
        <w:tc>
          <w:tcPr>
            <w:tcW w:w="2521" w:type="dxa"/>
          </w:tcPr>
          <w:p w14:paraId="5FA125E9" w14:textId="77777777" w:rsidR="00C56707" w:rsidRPr="006115EA" w:rsidRDefault="00CB1A6A"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w:t>
            </w:r>
            <w:r w:rsidR="005638EB" w:rsidRPr="006115EA">
              <w:rPr>
                <w:rFonts w:ascii="Candara" w:hAnsi="Candara"/>
              </w:rPr>
              <w:t>Rapport n°4 : Spécifications techniques et</w:t>
            </w:r>
            <w:r w:rsidRPr="006115EA">
              <w:rPr>
                <w:rFonts w:ascii="Candara" w:hAnsi="Candara"/>
              </w:rPr>
              <w:t xml:space="preserve"> architecture ;</w:t>
            </w:r>
            <w:r w:rsidR="005638EB" w:rsidRPr="006115EA">
              <w:rPr>
                <w:rFonts w:ascii="Candara" w:hAnsi="Candara"/>
              </w:rPr>
              <w:br/>
            </w:r>
            <w:r w:rsidRPr="006115EA">
              <w:rPr>
                <w:rFonts w:ascii="Candara" w:hAnsi="Candara"/>
              </w:rPr>
              <w:t>-</w:t>
            </w:r>
            <w:r w:rsidR="005638EB" w:rsidRPr="006115EA">
              <w:rPr>
                <w:rFonts w:ascii="Candara" w:hAnsi="Candara"/>
              </w:rPr>
              <w:t xml:space="preserve">Documentation technique </w:t>
            </w:r>
            <w:r w:rsidR="005638EB" w:rsidRPr="006115EA">
              <w:rPr>
                <w:rFonts w:ascii="Candara" w:hAnsi="Candara"/>
              </w:rPr>
              <w:br/>
              <w:t>Rapports de tests unitaires</w:t>
            </w:r>
          </w:p>
        </w:tc>
      </w:tr>
      <w:tr w:rsidR="00C56707" w:rsidRPr="006115EA" w14:paraId="334CEE5A" w14:textId="77777777" w:rsidTr="00C56707">
        <w:tc>
          <w:tcPr>
            <w:cnfStyle w:val="001000000000" w:firstRow="0" w:lastRow="0" w:firstColumn="1" w:lastColumn="0" w:oddVBand="0" w:evenVBand="0" w:oddHBand="0" w:evenHBand="0" w:firstRowFirstColumn="0" w:firstRowLastColumn="0" w:lastRowFirstColumn="0" w:lastRowLastColumn="0"/>
            <w:tcW w:w="2520" w:type="dxa"/>
          </w:tcPr>
          <w:p w14:paraId="3C8AFAA8" w14:textId="77777777" w:rsidR="00C56707" w:rsidRPr="006115EA" w:rsidRDefault="00CB1A6A" w:rsidP="00C56707">
            <w:pPr>
              <w:rPr>
                <w:rFonts w:ascii="Candara" w:hAnsi="Candara"/>
                <w:b w:val="0"/>
              </w:rPr>
            </w:pPr>
            <w:r w:rsidRPr="006115EA">
              <w:rPr>
                <w:rFonts w:ascii="Candara" w:hAnsi="Candara"/>
                <w:b w:val="0"/>
              </w:rPr>
              <w:t>Tests d’intégration et recette fonctionnelle</w:t>
            </w:r>
          </w:p>
        </w:tc>
        <w:tc>
          <w:tcPr>
            <w:tcW w:w="2520" w:type="dxa"/>
          </w:tcPr>
          <w:p w14:paraId="3ABEDE31" w14:textId="77777777" w:rsidR="00C56707" w:rsidRPr="006115EA" w:rsidRDefault="00CB1A6A"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Valider le fonctionnement global des modules, la conformité aux exigences métiers, la robustesse technique et la sécurité des données.</w:t>
            </w:r>
          </w:p>
        </w:tc>
        <w:tc>
          <w:tcPr>
            <w:tcW w:w="2520" w:type="dxa"/>
          </w:tcPr>
          <w:p w14:paraId="475ECB80" w14:textId="77777777" w:rsidR="00C56707" w:rsidRPr="006115EA" w:rsidRDefault="00CB1A6A"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Avant le déploiement sur l’ensemble des agences.</w:t>
            </w:r>
          </w:p>
        </w:tc>
        <w:tc>
          <w:tcPr>
            <w:tcW w:w="2521" w:type="dxa"/>
          </w:tcPr>
          <w:p w14:paraId="1AB1D534" w14:textId="77777777" w:rsidR="00C56707" w:rsidRPr="006115EA" w:rsidRDefault="00CB1A6A"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 xml:space="preserve">-Rapport n°5 : Rapport de développement ; </w:t>
            </w:r>
            <w:r w:rsidRPr="006115EA">
              <w:rPr>
                <w:rFonts w:ascii="Candara" w:hAnsi="Candara"/>
              </w:rPr>
              <w:br/>
              <w:t xml:space="preserve">-Rapport n°6 : Rapport de tests et recette ; </w:t>
            </w:r>
            <w:r w:rsidRPr="006115EA">
              <w:rPr>
                <w:rFonts w:ascii="Candara" w:hAnsi="Candara"/>
              </w:rPr>
              <w:br/>
              <w:t>-Fiches de correction des anomalies</w:t>
            </w:r>
          </w:p>
        </w:tc>
      </w:tr>
      <w:tr w:rsidR="00C56707" w:rsidRPr="006115EA" w14:paraId="0F582353" w14:textId="77777777" w:rsidTr="00C5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960D0F5" w14:textId="77777777" w:rsidR="00C56707" w:rsidRPr="006115EA" w:rsidRDefault="00855570" w:rsidP="00C56707">
            <w:pPr>
              <w:rPr>
                <w:rFonts w:ascii="Candara" w:hAnsi="Candara"/>
                <w:b w:val="0"/>
              </w:rPr>
            </w:pPr>
            <w:r w:rsidRPr="006115EA">
              <w:rPr>
                <w:rFonts w:ascii="Candara" w:hAnsi="Candara"/>
                <w:b w:val="0"/>
              </w:rPr>
              <w:t>Revue de formation et déploiement</w:t>
            </w:r>
          </w:p>
        </w:tc>
        <w:tc>
          <w:tcPr>
            <w:tcW w:w="2520" w:type="dxa"/>
          </w:tcPr>
          <w:p w14:paraId="023D0DD1" w14:textId="77777777" w:rsidR="00C56707" w:rsidRPr="006115EA" w:rsidRDefault="00855570"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Vérifier la disponibilité des environnements, la formation des utilisateurs et la conformité de la mise en production multi-agences.</w:t>
            </w:r>
          </w:p>
        </w:tc>
        <w:tc>
          <w:tcPr>
            <w:tcW w:w="2520" w:type="dxa"/>
          </w:tcPr>
          <w:p w14:paraId="7B47B0FC" w14:textId="77777777" w:rsidR="00C56707" w:rsidRPr="006115EA" w:rsidRDefault="00FB26B5"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Pendant la phase de bascule et déploiement progressif.</w:t>
            </w:r>
          </w:p>
        </w:tc>
        <w:tc>
          <w:tcPr>
            <w:tcW w:w="2521" w:type="dxa"/>
          </w:tcPr>
          <w:p w14:paraId="085DBE3F" w14:textId="77777777" w:rsidR="00C56707" w:rsidRPr="006115EA" w:rsidRDefault="006F1131"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 xml:space="preserve">-Rapport n°6 : Rapport de tests et recette ; </w:t>
            </w:r>
            <w:r w:rsidRPr="006115EA">
              <w:rPr>
                <w:rFonts w:ascii="Candara" w:hAnsi="Candara"/>
              </w:rPr>
              <w:br/>
              <w:t xml:space="preserve">-Rapport de formation </w:t>
            </w:r>
            <w:r w:rsidRPr="006115EA">
              <w:rPr>
                <w:rFonts w:ascii="Candara" w:hAnsi="Candara"/>
              </w:rPr>
              <w:br/>
              <w:t xml:space="preserve">-Manuel utilisateur </w:t>
            </w:r>
            <w:r w:rsidRPr="006115EA">
              <w:rPr>
                <w:rFonts w:ascii="Candara" w:hAnsi="Candara"/>
              </w:rPr>
              <w:br/>
              <w:t xml:space="preserve">-Supports de formation </w:t>
            </w:r>
            <w:r w:rsidRPr="006115EA">
              <w:rPr>
                <w:rFonts w:ascii="Candara" w:hAnsi="Candara"/>
              </w:rPr>
              <w:br/>
              <w:t>-Checklist de migration</w:t>
            </w:r>
          </w:p>
        </w:tc>
      </w:tr>
      <w:tr w:rsidR="00C56707" w:rsidRPr="006115EA" w14:paraId="23C0E7E6" w14:textId="77777777" w:rsidTr="00C56707">
        <w:tc>
          <w:tcPr>
            <w:cnfStyle w:val="001000000000" w:firstRow="0" w:lastRow="0" w:firstColumn="1" w:lastColumn="0" w:oddVBand="0" w:evenVBand="0" w:oddHBand="0" w:evenHBand="0" w:firstRowFirstColumn="0" w:firstRowLastColumn="0" w:lastRowFirstColumn="0" w:lastRowLastColumn="0"/>
            <w:tcW w:w="2520" w:type="dxa"/>
          </w:tcPr>
          <w:p w14:paraId="434FCF9D" w14:textId="77777777" w:rsidR="00C56707" w:rsidRPr="006115EA" w:rsidRDefault="00496173" w:rsidP="00C56707">
            <w:pPr>
              <w:rPr>
                <w:rFonts w:ascii="Candara" w:hAnsi="Candara"/>
                <w:b w:val="0"/>
              </w:rPr>
            </w:pPr>
            <w:r w:rsidRPr="006115EA">
              <w:rPr>
                <w:rFonts w:ascii="Candara" w:hAnsi="Candara"/>
                <w:b w:val="0"/>
              </w:rPr>
              <w:t>Revue de migration des données</w:t>
            </w:r>
          </w:p>
        </w:tc>
        <w:tc>
          <w:tcPr>
            <w:tcW w:w="2520" w:type="dxa"/>
          </w:tcPr>
          <w:p w14:paraId="67DC972B" w14:textId="77777777" w:rsidR="00C56707" w:rsidRPr="006115EA" w:rsidRDefault="00496173"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Assurer la reprise complète, correcte et sécurisée des données existantes vers le nouveau système.</w:t>
            </w:r>
          </w:p>
        </w:tc>
        <w:tc>
          <w:tcPr>
            <w:tcW w:w="2520" w:type="dxa"/>
          </w:tcPr>
          <w:p w14:paraId="14A0445C" w14:textId="77777777" w:rsidR="00C56707" w:rsidRPr="006115EA" w:rsidRDefault="00496173"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Pendant la phase de migration des données.</w:t>
            </w:r>
          </w:p>
        </w:tc>
        <w:tc>
          <w:tcPr>
            <w:tcW w:w="2521" w:type="dxa"/>
          </w:tcPr>
          <w:p w14:paraId="636B3AF0" w14:textId="77777777" w:rsidR="00C56707" w:rsidRPr="006115EA" w:rsidRDefault="00496173" w:rsidP="00C56707">
            <w:pPr>
              <w:cnfStyle w:val="000000000000" w:firstRow="0" w:lastRow="0" w:firstColumn="0" w:lastColumn="0" w:oddVBand="0" w:evenVBand="0" w:oddHBand="0" w:evenHBand="0" w:firstRowFirstColumn="0" w:firstRowLastColumn="0" w:lastRowFirstColumn="0" w:lastRowLastColumn="0"/>
              <w:rPr>
                <w:rFonts w:ascii="Candara" w:hAnsi="Candara"/>
              </w:rPr>
            </w:pPr>
            <w:r w:rsidRPr="006115EA">
              <w:rPr>
                <w:rFonts w:ascii="Candara" w:hAnsi="Candara"/>
              </w:rPr>
              <w:t>-Rapport n°7 : Rapport de reprise des données</w:t>
            </w:r>
            <w:r w:rsidR="003C5328" w:rsidRPr="006115EA">
              <w:rPr>
                <w:rFonts w:ascii="Candara" w:hAnsi="Candara"/>
              </w:rPr>
              <w:t> ;</w:t>
            </w:r>
            <w:r w:rsidRPr="006115EA">
              <w:rPr>
                <w:rFonts w:ascii="Candara" w:hAnsi="Candara"/>
              </w:rPr>
              <w:t xml:space="preserve"> </w:t>
            </w:r>
            <w:r w:rsidRPr="006115EA">
              <w:rPr>
                <w:rFonts w:ascii="Candara" w:hAnsi="Candara"/>
              </w:rPr>
              <w:br/>
              <w:t>-Scripts et procédures de migration.</w:t>
            </w:r>
          </w:p>
        </w:tc>
      </w:tr>
      <w:tr w:rsidR="00C56707" w:rsidRPr="006115EA" w14:paraId="15604368" w14:textId="77777777" w:rsidTr="00C5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8D2CCF" w14:textId="77777777" w:rsidR="00C56707" w:rsidRPr="006115EA" w:rsidRDefault="003C5328" w:rsidP="00C56707">
            <w:pPr>
              <w:rPr>
                <w:rFonts w:ascii="Candara" w:hAnsi="Candara"/>
                <w:b w:val="0"/>
              </w:rPr>
            </w:pPr>
            <w:r w:rsidRPr="006115EA">
              <w:rPr>
                <w:rFonts w:ascii="Candara" w:hAnsi="Candara"/>
                <w:b w:val="0"/>
              </w:rPr>
              <w:t>Revue de support et assistance / clôture</w:t>
            </w:r>
          </w:p>
        </w:tc>
        <w:tc>
          <w:tcPr>
            <w:tcW w:w="2520" w:type="dxa"/>
          </w:tcPr>
          <w:p w14:paraId="54FCDB43" w14:textId="77777777" w:rsidR="00C56707" w:rsidRPr="006115EA" w:rsidRDefault="003C5328"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 xml:space="preserve">Formaliser la réception définitive, le transfert complet de compétences, la </w:t>
            </w:r>
            <w:r w:rsidRPr="006115EA">
              <w:rPr>
                <w:rFonts w:ascii="Candara" w:hAnsi="Candara"/>
              </w:rPr>
              <w:lastRenderedPageBreak/>
              <w:t>documentation finale et la clôture administrative du projet.</w:t>
            </w:r>
          </w:p>
        </w:tc>
        <w:tc>
          <w:tcPr>
            <w:tcW w:w="2520" w:type="dxa"/>
          </w:tcPr>
          <w:p w14:paraId="03747FEC" w14:textId="77777777" w:rsidR="00C56707" w:rsidRPr="006115EA" w:rsidRDefault="003C5328"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lastRenderedPageBreak/>
              <w:t>À la fin de la phase de garantie et du projet.</w:t>
            </w:r>
          </w:p>
        </w:tc>
        <w:tc>
          <w:tcPr>
            <w:tcW w:w="2521" w:type="dxa"/>
          </w:tcPr>
          <w:p w14:paraId="275C2766" w14:textId="77777777" w:rsidR="00C56707" w:rsidRPr="006115EA" w:rsidRDefault="003C5328" w:rsidP="00C56707">
            <w:pPr>
              <w:cnfStyle w:val="000000100000" w:firstRow="0" w:lastRow="0" w:firstColumn="0" w:lastColumn="0" w:oddVBand="0" w:evenVBand="0" w:oddHBand="1" w:evenHBand="0" w:firstRowFirstColumn="0" w:firstRowLastColumn="0" w:lastRowFirstColumn="0" w:lastRowLastColumn="0"/>
              <w:rPr>
                <w:rFonts w:ascii="Candara" w:hAnsi="Candara"/>
              </w:rPr>
            </w:pPr>
            <w:r w:rsidRPr="006115EA">
              <w:rPr>
                <w:rFonts w:ascii="Candara" w:hAnsi="Candara"/>
              </w:rPr>
              <w:t>-Rapport n°8 : Rapport d’accompagnement ;</w:t>
            </w:r>
            <w:r w:rsidRPr="006115EA">
              <w:rPr>
                <w:rFonts w:ascii="Candara" w:hAnsi="Candara"/>
              </w:rPr>
              <w:br/>
              <w:t>-PV de réception définitive ;</w:t>
            </w:r>
            <w:r w:rsidRPr="006115EA">
              <w:rPr>
                <w:rFonts w:ascii="Candara" w:hAnsi="Candara"/>
              </w:rPr>
              <w:br/>
            </w:r>
            <w:r w:rsidRPr="006115EA">
              <w:rPr>
                <w:rFonts w:ascii="Candara" w:hAnsi="Candara"/>
              </w:rPr>
              <w:lastRenderedPageBreak/>
              <w:t>-Documentation complète et transfert du code source.</w:t>
            </w:r>
          </w:p>
        </w:tc>
      </w:tr>
    </w:tbl>
    <w:p w14:paraId="2906ADF8" w14:textId="77777777" w:rsidR="0057771C" w:rsidRDefault="0057771C" w:rsidP="00C56707"/>
    <w:p w14:paraId="004CDDFC" w14:textId="77777777" w:rsidR="004F3E8D" w:rsidRPr="003144AE" w:rsidRDefault="004F3E8D" w:rsidP="004F3E8D">
      <w:pPr>
        <w:ind w:firstLine="708"/>
      </w:pPr>
      <w:r w:rsidRPr="003144AE">
        <w:t>Ces revues et validations donnent lieu à des procès-verbaux signés par les parties concernées  et intégrés au dossier qualité du projet.</w:t>
      </w:r>
    </w:p>
    <w:p w14:paraId="1FECCCB0" w14:textId="77777777" w:rsidR="004F3E8D" w:rsidRDefault="004F3E8D" w:rsidP="004F3E8D">
      <w:pPr>
        <w:ind w:firstLine="708"/>
      </w:pPr>
      <w:r w:rsidRPr="003144AE">
        <w:t>Aucune phase ne peut être considérée comme achevée sans la validation formelle du point de passage correspondant.</w:t>
      </w:r>
    </w:p>
    <w:p w14:paraId="5A7541FF" w14:textId="77777777" w:rsidR="00780E74" w:rsidRDefault="00780E74" w:rsidP="004F3E8D">
      <w:pPr>
        <w:ind w:firstLine="708"/>
      </w:pPr>
    </w:p>
    <w:p w14:paraId="5F71B57E" w14:textId="77777777" w:rsidR="004F3E8D" w:rsidRPr="003144AE" w:rsidRDefault="004F3E8D" w:rsidP="00C56707"/>
    <w:p w14:paraId="284C8528" w14:textId="77777777" w:rsidR="005371C5" w:rsidRDefault="005371C5" w:rsidP="00E66178">
      <w:pPr>
        <w:ind w:firstLine="708"/>
        <w:rPr>
          <w:lang w:eastAsia="fr-FR"/>
        </w:rPr>
      </w:pPr>
    </w:p>
    <w:p w14:paraId="1A9D15F7" w14:textId="77777777" w:rsidR="005371C5" w:rsidRDefault="005371C5" w:rsidP="00E66178">
      <w:pPr>
        <w:ind w:firstLine="708"/>
        <w:rPr>
          <w:lang w:eastAsia="fr-FR"/>
        </w:rPr>
      </w:pPr>
    </w:p>
    <w:p w14:paraId="176074AF" w14:textId="77777777" w:rsidR="006115EA" w:rsidRDefault="006115EA" w:rsidP="00E66178">
      <w:pPr>
        <w:ind w:firstLine="708"/>
        <w:rPr>
          <w:lang w:eastAsia="fr-FR"/>
        </w:rPr>
      </w:pPr>
    </w:p>
    <w:p w14:paraId="6A6909C8" w14:textId="77777777" w:rsidR="006115EA" w:rsidRDefault="006115EA" w:rsidP="00E66178">
      <w:pPr>
        <w:ind w:firstLine="708"/>
        <w:rPr>
          <w:lang w:eastAsia="fr-FR"/>
        </w:rPr>
      </w:pPr>
    </w:p>
    <w:p w14:paraId="5AA91DF0" w14:textId="77777777" w:rsidR="006115EA" w:rsidRDefault="006115EA" w:rsidP="00E66178">
      <w:pPr>
        <w:ind w:firstLine="708"/>
        <w:rPr>
          <w:lang w:eastAsia="fr-FR"/>
        </w:rPr>
      </w:pPr>
    </w:p>
    <w:p w14:paraId="24EE69B0" w14:textId="77777777" w:rsidR="006115EA" w:rsidRDefault="006115EA" w:rsidP="00E66178">
      <w:pPr>
        <w:ind w:firstLine="708"/>
        <w:rPr>
          <w:lang w:eastAsia="fr-FR"/>
        </w:rPr>
      </w:pPr>
    </w:p>
    <w:p w14:paraId="6959552F" w14:textId="77777777" w:rsidR="006115EA" w:rsidRDefault="006115EA" w:rsidP="00E66178">
      <w:pPr>
        <w:ind w:firstLine="708"/>
        <w:rPr>
          <w:lang w:eastAsia="fr-FR"/>
        </w:rPr>
      </w:pPr>
    </w:p>
    <w:p w14:paraId="2325DA85" w14:textId="77777777" w:rsidR="006115EA" w:rsidRDefault="006115EA" w:rsidP="00E66178">
      <w:pPr>
        <w:ind w:firstLine="708"/>
        <w:rPr>
          <w:lang w:eastAsia="fr-FR"/>
        </w:rPr>
      </w:pPr>
    </w:p>
    <w:p w14:paraId="7E3CF01D" w14:textId="77777777" w:rsidR="006115EA" w:rsidRDefault="006115EA" w:rsidP="00E66178">
      <w:pPr>
        <w:ind w:firstLine="708"/>
        <w:rPr>
          <w:lang w:eastAsia="fr-FR"/>
        </w:rPr>
      </w:pPr>
    </w:p>
    <w:p w14:paraId="02D47389" w14:textId="77777777" w:rsidR="006115EA" w:rsidRDefault="006115EA" w:rsidP="00E66178">
      <w:pPr>
        <w:ind w:firstLine="708"/>
        <w:rPr>
          <w:lang w:eastAsia="fr-FR"/>
        </w:rPr>
      </w:pPr>
    </w:p>
    <w:p w14:paraId="2B6110EF" w14:textId="77777777" w:rsidR="006115EA" w:rsidRDefault="006115EA" w:rsidP="00E66178">
      <w:pPr>
        <w:ind w:firstLine="708"/>
        <w:rPr>
          <w:lang w:eastAsia="fr-FR"/>
        </w:rPr>
      </w:pPr>
    </w:p>
    <w:p w14:paraId="45D36337" w14:textId="77777777" w:rsidR="006115EA" w:rsidRDefault="006115EA" w:rsidP="00E66178">
      <w:pPr>
        <w:ind w:firstLine="708"/>
        <w:rPr>
          <w:lang w:eastAsia="fr-FR"/>
        </w:rPr>
      </w:pPr>
    </w:p>
    <w:p w14:paraId="5991FCE9" w14:textId="77777777" w:rsidR="006115EA" w:rsidRDefault="006115EA" w:rsidP="00E66178">
      <w:pPr>
        <w:ind w:firstLine="708"/>
        <w:rPr>
          <w:lang w:eastAsia="fr-FR"/>
        </w:rPr>
      </w:pPr>
    </w:p>
    <w:p w14:paraId="50A05EDE" w14:textId="77777777" w:rsidR="006115EA" w:rsidRDefault="006115EA" w:rsidP="00E66178">
      <w:pPr>
        <w:ind w:firstLine="708"/>
        <w:rPr>
          <w:lang w:eastAsia="fr-FR"/>
        </w:rPr>
      </w:pPr>
    </w:p>
    <w:p w14:paraId="33645DE4" w14:textId="77777777" w:rsidR="006115EA" w:rsidRDefault="006115EA" w:rsidP="00E66178">
      <w:pPr>
        <w:ind w:firstLine="708"/>
        <w:rPr>
          <w:lang w:eastAsia="fr-FR"/>
        </w:rPr>
      </w:pPr>
    </w:p>
    <w:p w14:paraId="2C72B53E" w14:textId="77777777" w:rsidR="006115EA" w:rsidRDefault="006115EA" w:rsidP="00E66178">
      <w:pPr>
        <w:ind w:firstLine="708"/>
        <w:rPr>
          <w:lang w:eastAsia="fr-FR"/>
        </w:rPr>
      </w:pPr>
    </w:p>
    <w:p w14:paraId="479FD4F4" w14:textId="77777777" w:rsidR="006115EA" w:rsidRDefault="006115EA" w:rsidP="00E66178">
      <w:pPr>
        <w:ind w:firstLine="708"/>
        <w:rPr>
          <w:lang w:eastAsia="fr-FR"/>
        </w:rPr>
      </w:pPr>
    </w:p>
    <w:p w14:paraId="59B96EC7" w14:textId="77777777" w:rsidR="006115EA" w:rsidRDefault="006115EA" w:rsidP="00E66178">
      <w:pPr>
        <w:ind w:firstLine="708"/>
        <w:rPr>
          <w:lang w:eastAsia="fr-FR"/>
        </w:rPr>
      </w:pPr>
    </w:p>
    <w:p w14:paraId="39DBB5D7" w14:textId="77777777" w:rsidR="006115EA" w:rsidRDefault="006115EA" w:rsidP="00E66178">
      <w:pPr>
        <w:ind w:firstLine="708"/>
        <w:rPr>
          <w:lang w:eastAsia="fr-FR"/>
        </w:rPr>
      </w:pPr>
    </w:p>
    <w:p w14:paraId="3CDBC203" w14:textId="77777777" w:rsidR="006115EA" w:rsidRDefault="006115EA" w:rsidP="00E66178">
      <w:pPr>
        <w:ind w:firstLine="708"/>
        <w:rPr>
          <w:lang w:eastAsia="fr-FR"/>
        </w:rPr>
      </w:pPr>
    </w:p>
    <w:p w14:paraId="55AEBCD0" w14:textId="77777777" w:rsidR="006115EA" w:rsidRDefault="006115EA" w:rsidP="00E66178">
      <w:pPr>
        <w:ind w:firstLine="708"/>
        <w:rPr>
          <w:lang w:eastAsia="fr-FR"/>
        </w:rPr>
      </w:pPr>
    </w:p>
    <w:p w14:paraId="2B8E5B98" w14:textId="77777777" w:rsidR="006115EA" w:rsidRDefault="006115EA" w:rsidP="006115EA">
      <w:pPr>
        <w:pStyle w:val="Titre1"/>
      </w:pPr>
      <w:bookmarkStart w:id="1405" w:name="_Toc215758875"/>
      <w:r>
        <w:lastRenderedPageBreak/>
        <w:t>RESSOURCES  MIS</w:t>
      </w:r>
      <w:r w:rsidR="00286E9F">
        <w:t>ES</w:t>
      </w:r>
      <w:r>
        <w:t xml:space="preserve"> EN OEUVRE</w:t>
      </w:r>
      <w:bookmarkEnd w:id="1405"/>
    </w:p>
    <w:p w14:paraId="0F5C9C81" w14:textId="77777777" w:rsidR="006115EA" w:rsidRDefault="003441E0" w:rsidP="00D046AE">
      <w:pPr>
        <w:pStyle w:val="Titre2"/>
      </w:pPr>
      <w:bookmarkStart w:id="1406" w:name="_Toc215758876"/>
      <w:r>
        <w:t>Attributions du p</w:t>
      </w:r>
      <w:r w:rsidR="00D046AE">
        <w:t>ersonnel clé</w:t>
      </w:r>
      <w:bookmarkEnd w:id="1406"/>
    </w:p>
    <w:tbl>
      <w:tblPr>
        <w:tblStyle w:val="TableauGrille4-Accentuation51"/>
        <w:tblW w:w="10627" w:type="dxa"/>
        <w:tblLook w:val="04A0" w:firstRow="1" w:lastRow="0" w:firstColumn="1" w:lastColumn="0" w:noHBand="0" w:noVBand="1"/>
      </w:tblPr>
      <w:tblGrid>
        <w:gridCol w:w="2122"/>
        <w:gridCol w:w="425"/>
        <w:gridCol w:w="2410"/>
        <w:gridCol w:w="5670"/>
      </w:tblGrid>
      <w:tr w:rsidR="003279F8" w:rsidRPr="003279F8" w14:paraId="253A80A3" w14:textId="77777777" w:rsidTr="00681C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tcPr>
          <w:p w14:paraId="6EECC2DF" w14:textId="77777777" w:rsidR="003279F8" w:rsidRPr="003279F8" w:rsidRDefault="003279F8" w:rsidP="003279F8">
            <w:pPr>
              <w:jc w:val="center"/>
              <w:rPr>
                <w:lang w:eastAsia="fr-FR"/>
              </w:rPr>
            </w:pPr>
            <w:r w:rsidRPr="003279F8">
              <w:rPr>
                <w:lang w:eastAsia="fr-FR"/>
              </w:rPr>
              <w:t>Profil</w:t>
            </w:r>
          </w:p>
        </w:tc>
        <w:tc>
          <w:tcPr>
            <w:tcW w:w="2410" w:type="dxa"/>
          </w:tcPr>
          <w:p w14:paraId="0BFCE631" w14:textId="77777777" w:rsidR="003279F8" w:rsidRPr="003279F8" w:rsidRDefault="003279F8" w:rsidP="003279F8">
            <w:pPr>
              <w:jc w:val="center"/>
              <w:cnfStyle w:val="100000000000" w:firstRow="1" w:lastRow="0" w:firstColumn="0" w:lastColumn="0" w:oddVBand="0" w:evenVBand="0" w:oddHBand="0" w:evenHBand="0" w:firstRowFirstColumn="0" w:firstRowLastColumn="0" w:lastRowFirstColumn="0" w:lastRowLastColumn="0"/>
              <w:rPr>
                <w:lang w:eastAsia="fr-FR"/>
              </w:rPr>
            </w:pPr>
            <w:r w:rsidRPr="003279F8">
              <w:rPr>
                <w:lang w:eastAsia="fr-FR"/>
              </w:rPr>
              <w:t>Poste</w:t>
            </w:r>
          </w:p>
        </w:tc>
        <w:tc>
          <w:tcPr>
            <w:tcW w:w="5670" w:type="dxa"/>
          </w:tcPr>
          <w:p w14:paraId="00179EFA" w14:textId="77777777" w:rsidR="003279F8" w:rsidRPr="003279F8" w:rsidRDefault="003279F8" w:rsidP="003279F8">
            <w:pPr>
              <w:jc w:val="center"/>
              <w:cnfStyle w:val="100000000000" w:firstRow="1" w:lastRow="0" w:firstColumn="0" w:lastColumn="0" w:oddVBand="0" w:evenVBand="0" w:oddHBand="0" w:evenHBand="0" w:firstRowFirstColumn="0" w:firstRowLastColumn="0" w:lastRowFirstColumn="0" w:lastRowLastColumn="0"/>
              <w:rPr>
                <w:lang w:eastAsia="fr-FR"/>
              </w:rPr>
            </w:pPr>
            <w:r w:rsidRPr="003279F8">
              <w:rPr>
                <w:lang w:eastAsia="fr-FR"/>
              </w:rPr>
              <w:t>Attribution</w:t>
            </w:r>
          </w:p>
        </w:tc>
      </w:tr>
      <w:tr w:rsidR="003279F8" w:rsidRPr="003279F8" w14:paraId="117EB314"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065C050" w14:textId="77777777" w:rsidR="003279F8" w:rsidRPr="003279F8" w:rsidRDefault="003279F8" w:rsidP="003279F8">
            <w:pPr>
              <w:spacing w:line="240" w:lineRule="auto"/>
              <w:jc w:val="center"/>
              <w:rPr>
                <w:lang w:eastAsia="fr-FR"/>
              </w:rPr>
            </w:pPr>
            <w:r w:rsidRPr="003279F8">
              <w:rPr>
                <w:lang w:eastAsia="fr-FR"/>
              </w:rPr>
              <w:t>Dominique TOUNA MAMA</w:t>
            </w:r>
          </w:p>
        </w:tc>
        <w:tc>
          <w:tcPr>
            <w:tcW w:w="2835" w:type="dxa"/>
            <w:gridSpan w:val="2"/>
            <w:vAlign w:val="center"/>
          </w:tcPr>
          <w:p w14:paraId="6A8F8F08" w14:textId="77777777" w:rsidR="003279F8" w:rsidRPr="003279F8" w:rsidRDefault="003279F8" w:rsidP="003279F8">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3279F8">
              <w:rPr>
                <w:lang w:eastAsia="fr-FR"/>
              </w:rPr>
              <w:t>Chef de mission</w:t>
            </w:r>
          </w:p>
        </w:tc>
        <w:tc>
          <w:tcPr>
            <w:tcW w:w="5670" w:type="dxa"/>
          </w:tcPr>
          <w:p w14:paraId="206F1B2C"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Coordonner l’ensemble du projet ;</w:t>
            </w:r>
          </w:p>
          <w:p w14:paraId="617224B9"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rPr>
                <w:color w:val="171717" w:themeColor="background2" w:themeShade="1A"/>
                <w:sz w:val="22"/>
              </w:rPr>
              <w:t>Réaliser l’expression des besoins en amont ;</w:t>
            </w:r>
          </w:p>
          <w:p w14:paraId="72F7C0D2"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rPr>
                <w:color w:val="171717" w:themeColor="background2" w:themeShade="1A"/>
                <w:sz w:val="22"/>
              </w:rPr>
              <w:t>Définir et planifier le projet</w:t>
            </w:r>
            <w:r w:rsidRPr="003279F8">
              <w:rPr>
                <w:color w:val="171717" w:themeColor="background2" w:themeShade="1A"/>
              </w:rPr>
              <w:t xml:space="preserve"> ; </w:t>
            </w:r>
          </w:p>
          <w:p w14:paraId="25AD1C8C"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Conduire les activités d’évaluation de l’existant ;</w:t>
            </w:r>
          </w:p>
          <w:p w14:paraId="7D2CDBD5"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rPr>
                <w:color w:val="171717" w:themeColor="background2" w:themeShade="1A"/>
              </w:rPr>
              <w:t>Rédiger les outils de gestion ;</w:t>
            </w:r>
          </w:p>
          <w:p w14:paraId="3CFA6454"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rPr>
                <w:color w:val="171717" w:themeColor="background2" w:themeShade="1A"/>
                <w:sz w:val="22"/>
              </w:rPr>
              <w:t xml:space="preserve"> Faire appliquer les règles et les procédures propres au domaine documentaire ;</w:t>
            </w:r>
          </w:p>
          <w:p w14:paraId="6CE7BE5C"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rPr>
                <w:color w:val="171717" w:themeColor="background2" w:themeShade="1A"/>
                <w:sz w:val="22"/>
              </w:rPr>
              <w:t>participer au développement de la solution.</w:t>
            </w:r>
          </w:p>
        </w:tc>
      </w:tr>
      <w:tr w:rsidR="003279F8" w:rsidRPr="003279F8" w14:paraId="1B3EBA24" w14:textId="77777777" w:rsidTr="00681CEF">
        <w:tc>
          <w:tcPr>
            <w:cnfStyle w:val="001000000000" w:firstRow="0" w:lastRow="0" w:firstColumn="1" w:lastColumn="0" w:oddVBand="0" w:evenVBand="0" w:oddHBand="0" w:evenHBand="0" w:firstRowFirstColumn="0" w:firstRowLastColumn="0" w:lastRowFirstColumn="0" w:lastRowLastColumn="0"/>
            <w:tcW w:w="2122" w:type="dxa"/>
            <w:vAlign w:val="center"/>
          </w:tcPr>
          <w:p w14:paraId="44A8D038" w14:textId="77777777" w:rsidR="003279F8" w:rsidRPr="003279F8" w:rsidRDefault="003279F8" w:rsidP="003279F8">
            <w:pPr>
              <w:spacing w:line="240" w:lineRule="auto"/>
              <w:jc w:val="center"/>
              <w:rPr>
                <w:lang w:eastAsia="fr-FR"/>
              </w:rPr>
            </w:pPr>
            <w:r w:rsidRPr="003279F8">
              <w:rPr>
                <w:lang w:eastAsia="fr-FR"/>
              </w:rPr>
              <w:t>Brian MPAFE</w:t>
            </w:r>
          </w:p>
        </w:tc>
        <w:tc>
          <w:tcPr>
            <w:tcW w:w="2835" w:type="dxa"/>
            <w:gridSpan w:val="2"/>
            <w:vAlign w:val="center"/>
          </w:tcPr>
          <w:p w14:paraId="1B48D8E6" w14:textId="77777777" w:rsidR="003279F8" w:rsidRPr="003279F8" w:rsidRDefault="003279F8" w:rsidP="003279F8">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3279F8">
              <w:rPr>
                <w:lang w:eastAsia="fr-FR"/>
              </w:rPr>
              <w:t>Assistant Chef de mission</w:t>
            </w:r>
          </w:p>
        </w:tc>
        <w:tc>
          <w:tcPr>
            <w:tcW w:w="5670" w:type="dxa"/>
          </w:tcPr>
          <w:p w14:paraId="54B5C040"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pPr>
            <w:r w:rsidRPr="003279F8">
              <w:t>Assister le chef de mission dans le pilotage et le suivi du projet ;</w:t>
            </w:r>
          </w:p>
          <w:p w14:paraId="5B9D4924"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pPr>
            <w:r w:rsidRPr="003279F8">
              <w:t>Participer à la planification et au suivi des tâches ;</w:t>
            </w:r>
          </w:p>
          <w:p w14:paraId="3C0BC784"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pPr>
            <w:r w:rsidRPr="003279F8">
              <w:t>Assurer le suivi des livrables et des indicateurs de performance ;</w:t>
            </w:r>
          </w:p>
          <w:p w14:paraId="2AF1D9D6"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pPr>
            <w:r w:rsidRPr="003279F8">
              <w:t>Coordonner les communications entre les équipes et les agences.</w:t>
            </w:r>
          </w:p>
        </w:tc>
      </w:tr>
      <w:tr w:rsidR="003279F8" w:rsidRPr="003279F8" w14:paraId="65CB05B4"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077B0EC" w14:textId="77777777" w:rsidR="003279F8" w:rsidRPr="003279F8" w:rsidRDefault="003279F8" w:rsidP="003279F8">
            <w:pPr>
              <w:spacing w:line="240" w:lineRule="auto"/>
              <w:jc w:val="center"/>
              <w:rPr>
                <w:lang w:eastAsia="fr-FR"/>
              </w:rPr>
            </w:pPr>
            <w:r w:rsidRPr="003279F8">
              <w:rPr>
                <w:lang w:eastAsia="fr-FR"/>
              </w:rPr>
              <w:t>Lilian PRUD’HOMME</w:t>
            </w:r>
          </w:p>
        </w:tc>
        <w:tc>
          <w:tcPr>
            <w:tcW w:w="2835" w:type="dxa"/>
            <w:gridSpan w:val="2"/>
            <w:vAlign w:val="center"/>
          </w:tcPr>
          <w:p w14:paraId="1ACB3045" w14:textId="77777777" w:rsidR="003279F8" w:rsidRPr="003279F8" w:rsidRDefault="003279F8" w:rsidP="003279F8">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3279F8">
              <w:rPr>
                <w:lang w:eastAsia="fr-FR"/>
              </w:rPr>
              <w:t>Architecte</w:t>
            </w:r>
          </w:p>
        </w:tc>
        <w:tc>
          <w:tcPr>
            <w:tcW w:w="5670" w:type="dxa"/>
          </w:tcPr>
          <w:p w14:paraId="00077514"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Concevoir l’architecture globale de la solution GESCOM ;</w:t>
            </w:r>
          </w:p>
          <w:p w14:paraId="3923219C"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Définir les interfaces avec les systèmes tiers et les API ;</w:t>
            </w:r>
          </w:p>
          <w:p w14:paraId="13CD30FF"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Valider la conformité technique avec les standards de sécurité et de performance</w:t>
            </w:r>
          </w:p>
          <w:p w14:paraId="41DD6726"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3279F8">
              <w:t>Assurer la documentation technique et les bonnes pratiques de déploiement.</w:t>
            </w:r>
          </w:p>
        </w:tc>
      </w:tr>
      <w:tr w:rsidR="003279F8" w:rsidRPr="003279F8" w14:paraId="098635E8" w14:textId="77777777" w:rsidTr="00681CEF">
        <w:tc>
          <w:tcPr>
            <w:cnfStyle w:val="001000000000" w:firstRow="0" w:lastRow="0" w:firstColumn="1" w:lastColumn="0" w:oddVBand="0" w:evenVBand="0" w:oddHBand="0" w:evenHBand="0" w:firstRowFirstColumn="0" w:firstRowLastColumn="0" w:lastRowFirstColumn="0" w:lastRowLastColumn="0"/>
            <w:tcW w:w="2122" w:type="dxa"/>
            <w:vAlign w:val="center"/>
          </w:tcPr>
          <w:p w14:paraId="38A6AF9F" w14:textId="77777777" w:rsidR="003279F8" w:rsidRPr="003279F8" w:rsidRDefault="003279F8" w:rsidP="003279F8">
            <w:pPr>
              <w:spacing w:line="240" w:lineRule="auto"/>
              <w:jc w:val="center"/>
              <w:rPr>
                <w:lang w:eastAsia="fr-FR"/>
              </w:rPr>
            </w:pPr>
            <w:r w:rsidRPr="003279F8">
              <w:rPr>
                <w:lang w:eastAsia="fr-FR"/>
              </w:rPr>
              <w:t>Armel MEBANDE</w:t>
            </w:r>
          </w:p>
        </w:tc>
        <w:tc>
          <w:tcPr>
            <w:tcW w:w="2835" w:type="dxa"/>
            <w:gridSpan w:val="2"/>
            <w:vAlign w:val="center"/>
          </w:tcPr>
          <w:p w14:paraId="6DAC2972" w14:textId="77777777" w:rsidR="003279F8" w:rsidRPr="003279F8" w:rsidRDefault="003279F8" w:rsidP="003279F8">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3279F8">
              <w:rPr>
                <w:lang w:eastAsia="fr-FR"/>
              </w:rPr>
              <w:t>Spécialiste en sécurité des systèmes d’information</w:t>
            </w:r>
          </w:p>
        </w:tc>
        <w:tc>
          <w:tcPr>
            <w:tcW w:w="5670" w:type="dxa"/>
          </w:tcPr>
          <w:p w14:paraId="00BEED95"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Définir la politique de sécurité de l’application et de la base de données ;</w:t>
            </w:r>
          </w:p>
          <w:p w14:paraId="37AD27A6"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Mettre en place les mécanismes d’authentification et de gestion des accès ;</w:t>
            </w:r>
          </w:p>
          <w:p w14:paraId="08D6DFD4"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Assurer la protection des données sensibles et la conformité réglementaire ;</w:t>
            </w:r>
          </w:p>
          <w:p w14:paraId="365582C3"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Contrôler les flux et les sauvegardes pour garantir la disponibilité et l’intégrité des données.</w:t>
            </w:r>
          </w:p>
        </w:tc>
      </w:tr>
      <w:tr w:rsidR="003279F8" w:rsidRPr="003279F8" w14:paraId="2CA1A86D"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CCEA832" w14:textId="77777777" w:rsidR="003279F8" w:rsidRPr="003279F8" w:rsidRDefault="003279F8" w:rsidP="003279F8">
            <w:pPr>
              <w:spacing w:line="240" w:lineRule="auto"/>
              <w:jc w:val="center"/>
              <w:rPr>
                <w:lang w:eastAsia="fr-FR"/>
              </w:rPr>
            </w:pPr>
            <w:r w:rsidRPr="003279F8">
              <w:rPr>
                <w:lang w:eastAsia="fr-FR"/>
              </w:rPr>
              <w:t>Yohan OWATTA</w:t>
            </w:r>
          </w:p>
        </w:tc>
        <w:tc>
          <w:tcPr>
            <w:tcW w:w="2835" w:type="dxa"/>
            <w:gridSpan w:val="2"/>
            <w:vAlign w:val="center"/>
          </w:tcPr>
          <w:p w14:paraId="1F1778BB" w14:textId="77777777" w:rsidR="003279F8" w:rsidRPr="003279F8" w:rsidRDefault="003279F8" w:rsidP="003279F8">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3279F8">
              <w:rPr>
                <w:lang w:eastAsia="fr-FR"/>
              </w:rPr>
              <w:t>Spécialiste en base de données</w:t>
            </w:r>
          </w:p>
        </w:tc>
        <w:tc>
          <w:tcPr>
            <w:tcW w:w="5670" w:type="dxa"/>
          </w:tcPr>
          <w:p w14:paraId="627F6D6E"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Concevoir et paramétrer la base de données centrale ;</w:t>
            </w:r>
          </w:p>
          <w:p w14:paraId="4D960A73"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Optimiser les performances et la haute disponibilité ;</w:t>
            </w:r>
          </w:p>
          <w:p w14:paraId="101BB06D"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Gérer la migration et la reprise des données existantes ;</w:t>
            </w:r>
          </w:p>
          <w:p w14:paraId="114C067D"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lastRenderedPageBreak/>
              <w:t>Mettre en place les sauvegardes et la réplication des données.</w:t>
            </w:r>
          </w:p>
        </w:tc>
      </w:tr>
      <w:tr w:rsidR="003279F8" w:rsidRPr="003279F8" w14:paraId="568A1F2F" w14:textId="77777777" w:rsidTr="00681CEF">
        <w:tc>
          <w:tcPr>
            <w:cnfStyle w:val="001000000000" w:firstRow="0" w:lastRow="0" w:firstColumn="1" w:lastColumn="0" w:oddVBand="0" w:evenVBand="0" w:oddHBand="0" w:evenHBand="0" w:firstRowFirstColumn="0" w:firstRowLastColumn="0" w:lastRowFirstColumn="0" w:lastRowLastColumn="0"/>
            <w:tcW w:w="2122" w:type="dxa"/>
            <w:vAlign w:val="center"/>
          </w:tcPr>
          <w:p w14:paraId="50C72E38" w14:textId="77777777" w:rsidR="003279F8" w:rsidRPr="003279F8" w:rsidRDefault="003279F8" w:rsidP="003279F8">
            <w:pPr>
              <w:spacing w:line="240" w:lineRule="auto"/>
              <w:jc w:val="center"/>
              <w:rPr>
                <w:lang w:eastAsia="fr-FR"/>
              </w:rPr>
            </w:pPr>
            <w:r w:rsidRPr="003279F8">
              <w:rPr>
                <w:lang w:eastAsia="fr-FR"/>
              </w:rPr>
              <w:t>Cyrille EPIE</w:t>
            </w:r>
          </w:p>
        </w:tc>
        <w:tc>
          <w:tcPr>
            <w:tcW w:w="2835" w:type="dxa"/>
            <w:gridSpan w:val="2"/>
            <w:vAlign w:val="center"/>
          </w:tcPr>
          <w:p w14:paraId="04450545" w14:textId="77777777" w:rsidR="003279F8" w:rsidRPr="003279F8" w:rsidRDefault="003279F8" w:rsidP="003279F8">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3279F8">
              <w:rPr>
                <w:lang w:eastAsia="fr-FR"/>
              </w:rPr>
              <w:t>Développeur 1</w:t>
            </w:r>
          </w:p>
        </w:tc>
        <w:tc>
          <w:tcPr>
            <w:tcW w:w="5670" w:type="dxa"/>
          </w:tcPr>
          <w:p w14:paraId="66E7E342"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Développer les modules de gestion des clients, contrats et dossiers ;</w:t>
            </w:r>
          </w:p>
          <w:p w14:paraId="690647D8"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Intégrer les fonctionnalités de facturation et complément de facturation ;</w:t>
            </w:r>
          </w:p>
          <w:p w14:paraId="30FF26C0"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Participer aux tests unitaires et fonctionnels ;</w:t>
            </w:r>
          </w:p>
          <w:p w14:paraId="477E6233"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Rédiger la documentation technique associée aux développements.</w:t>
            </w:r>
          </w:p>
        </w:tc>
      </w:tr>
      <w:tr w:rsidR="003279F8" w:rsidRPr="003279F8" w14:paraId="7FA7F752"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BDB340E" w14:textId="77777777" w:rsidR="003279F8" w:rsidRPr="003279F8" w:rsidRDefault="003279F8" w:rsidP="003279F8">
            <w:pPr>
              <w:spacing w:line="240" w:lineRule="auto"/>
              <w:jc w:val="center"/>
              <w:rPr>
                <w:sz w:val="22"/>
                <w:lang w:val="en-US" w:eastAsia="fr-FR"/>
              </w:rPr>
            </w:pPr>
            <w:r w:rsidRPr="003279F8">
              <w:rPr>
                <w:sz w:val="22"/>
                <w:lang w:val="en-US" w:eastAsia="fr-FR"/>
              </w:rPr>
              <w:t>Calvin TALLE</w:t>
            </w:r>
          </w:p>
        </w:tc>
        <w:tc>
          <w:tcPr>
            <w:tcW w:w="2835" w:type="dxa"/>
            <w:gridSpan w:val="2"/>
            <w:vAlign w:val="center"/>
          </w:tcPr>
          <w:p w14:paraId="7368B8BA" w14:textId="77777777" w:rsidR="003279F8" w:rsidRPr="003279F8" w:rsidRDefault="003279F8" w:rsidP="003279F8">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3279F8">
              <w:rPr>
                <w:lang w:eastAsia="fr-FR"/>
              </w:rPr>
              <w:t>Développeur 2</w:t>
            </w:r>
          </w:p>
        </w:tc>
        <w:tc>
          <w:tcPr>
            <w:tcW w:w="5670" w:type="dxa"/>
          </w:tcPr>
          <w:p w14:paraId="1383A7E4"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Développer les modules de gestion des stocks, achats et finances ;</w:t>
            </w:r>
          </w:p>
          <w:p w14:paraId="3CCC9418"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Intégrer les interfaces avec les applications tierces et les API de paiement ;</w:t>
            </w:r>
          </w:p>
          <w:p w14:paraId="0F5A3463"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Participer aux tests et au débogage ;</w:t>
            </w:r>
          </w:p>
          <w:p w14:paraId="12988160"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Documenter le code et les procédures techniques.</w:t>
            </w:r>
          </w:p>
        </w:tc>
      </w:tr>
      <w:tr w:rsidR="003279F8" w:rsidRPr="003279F8" w14:paraId="1074F99F" w14:textId="77777777" w:rsidTr="00681CEF">
        <w:tc>
          <w:tcPr>
            <w:cnfStyle w:val="001000000000" w:firstRow="0" w:lastRow="0" w:firstColumn="1" w:lastColumn="0" w:oddVBand="0" w:evenVBand="0" w:oddHBand="0" w:evenHBand="0" w:firstRowFirstColumn="0" w:firstRowLastColumn="0" w:lastRowFirstColumn="0" w:lastRowLastColumn="0"/>
            <w:tcW w:w="2122" w:type="dxa"/>
            <w:vAlign w:val="center"/>
          </w:tcPr>
          <w:p w14:paraId="69C7EE83" w14:textId="77777777" w:rsidR="003279F8" w:rsidRPr="003279F8" w:rsidRDefault="003279F8" w:rsidP="003279F8">
            <w:pPr>
              <w:spacing w:line="240" w:lineRule="auto"/>
              <w:jc w:val="center"/>
              <w:rPr>
                <w:lang w:eastAsia="fr-FR"/>
              </w:rPr>
            </w:pPr>
            <w:r w:rsidRPr="003279F8">
              <w:rPr>
                <w:lang w:eastAsia="fr-FR"/>
              </w:rPr>
              <w:t>Marcien FOUDA</w:t>
            </w:r>
          </w:p>
        </w:tc>
        <w:tc>
          <w:tcPr>
            <w:tcW w:w="2835" w:type="dxa"/>
            <w:gridSpan w:val="2"/>
            <w:vAlign w:val="center"/>
          </w:tcPr>
          <w:p w14:paraId="3615FCD2" w14:textId="77777777" w:rsidR="003279F8" w:rsidRPr="003279F8" w:rsidRDefault="003279F8" w:rsidP="003279F8">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3279F8">
              <w:rPr>
                <w:lang w:eastAsia="fr-FR"/>
              </w:rPr>
              <w:t>Développeur 3</w:t>
            </w:r>
          </w:p>
        </w:tc>
        <w:tc>
          <w:tcPr>
            <w:tcW w:w="5670" w:type="dxa"/>
          </w:tcPr>
          <w:p w14:paraId="0490C6FB"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Développer les fonctionnalités de gestion multi-agences et centralisation des données ;</w:t>
            </w:r>
          </w:p>
          <w:p w14:paraId="412E319F"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Assurer l’intégration avec les systèmes existants et la plateforme PAYWATER ;</w:t>
            </w:r>
          </w:p>
          <w:p w14:paraId="24328192"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Participer aux tests et validation des modules ;</w:t>
            </w:r>
          </w:p>
          <w:p w14:paraId="40A18B97" w14:textId="77777777" w:rsidR="003279F8" w:rsidRPr="003279F8" w:rsidRDefault="003279F8" w:rsidP="003279F8">
            <w:pPr>
              <w:spacing w:line="276" w:lineRule="auto"/>
              <w:ind w:left="737" w:hanging="340"/>
              <w:cnfStyle w:val="000000000000" w:firstRow="0" w:lastRow="0" w:firstColumn="0" w:lastColumn="0" w:oddVBand="0" w:evenVBand="0" w:oddHBand="0" w:evenHBand="0" w:firstRowFirstColumn="0" w:firstRowLastColumn="0" w:lastRowFirstColumn="0" w:lastRowLastColumn="0"/>
              <w:rPr>
                <w:lang w:eastAsia="fr-FR"/>
              </w:rPr>
            </w:pPr>
            <w:r w:rsidRPr="003279F8">
              <w:t>Assurer la maintenance corrective et évolutive pendant la phase pilote.</w:t>
            </w:r>
          </w:p>
        </w:tc>
      </w:tr>
      <w:tr w:rsidR="003279F8" w:rsidRPr="003279F8" w14:paraId="5FD33A49"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2991376" w14:textId="77777777" w:rsidR="003279F8" w:rsidRPr="003279F8" w:rsidRDefault="003279F8" w:rsidP="003279F8">
            <w:pPr>
              <w:spacing w:line="240" w:lineRule="auto"/>
              <w:jc w:val="center"/>
              <w:rPr>
                <w:lang w:eastAsia="fr-FR"/>
              </w:rPr>
            </w:pPr>
            <w:r w:rsidRPr="003279F8">
              <w:rPr>
                <w:lang w:eastAsia="fr-FR"/>
              </w:rPr>
              <w:t>Henry HABA</w:t>
            </w:r>
          </w:p>
        </w:tc>
        <w:tc>
          <w:tcPr>
            <w:tcW w:w="2835" w:type="dxa"/>
            <w:gridSpan w:val="2"/>
            <w:vAlign w:val="center"/>
          </w:tcPr>
          <w:p w14:paraId="758C99BD" w14:textId="77777777" w:rsidR="003279F8" w:rsidRPr="003279F8" w:rsidRDefault="003279F8" w:rsidP="003279F8">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3279F8">
              <w:rPr>
                <w:lang w:eastAsia="fr-FR"/>
              </w:rPr>
              <w:t>Développeur 4</w:t>
            </w:r>
          </w:p>
        </w:tc>
        <w:tc>
          <w:tcPr>
            <w:tcW w:w="5670" w:type="dxa"/>
          </w:tcPr>
          <w:p w14:paraId="2DF2DBE0"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 xml:space="preserve">Développer les interfaces utilisateur et modules </w:t>
            </w:r>
            <w:proofErr w:type="spellStart"/>
            <w:r w:rsidRPr="003279F8">
              <w:t>front-end</w:t>
            </w:r>
            <w:proofErr w:type="spellEnd"/>
            <w:r w:rsidRPr="003279F8">
              <w:t xml:space="preserve"> ;</w:t>
            </w:r>
          </w:p>
          <w:p w14:paraId="58E9EFB9"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Veiller à la convivialité et à l’ergonomie de l’application ;</w:t>
            </w:r>
          </w:p>
          <w:p w14:paraId="219E73C3"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Participer aux tests et corrections de bugs ;</w:t>
            </w:r>
          </w:p>
          <w:p w14:paraId="56CBB45D" w14:textId="77777777" w:rsidR="003279F8" w:rsidRPr="003279F8" w:rsidRDefault="003279F8" w:rsidP="003279F8">
            <w:pPr>
              <w:spacing w:line="276" w:lineRule="auto"/>
              <w:ind w:left="737" w:hanging="340"/>
              <w:cnfStyle w:val="000000100000" w:firstRow="0" w:lastRow="0" w:firstColumn="0" w:lastColumn="0" w:oddVBand="0" w:evenVBand="0" w:oddHBand="1" w:evenHBand="0" w:firstRowFirstColumn="0" w:firstRowLastColumn="0" w:lastRowFirstColumn="0" w:lastRowLastColumn="0"/>
              <w:rPr>
                <w:lang w:eastAsia="fr-FR"/>
              </w:rPr>
            </w:pPr>
            <w:r w:rsidRPr="003279F8">
              <w:t>Contribuer à la formation des utilisateurs et au support technique.</w:t>
            </w:r>
          </w:p>
        </w:tc>
      </w:tr>
    </w:tbl>
    <w:p w14:paraId="456FEEF1" w14:textId="77777777" w:rsidR="006115EA" w:rsidRDefault="006115EA" w:rsidP="00E66178">
      <w:pPr>
        <w:ind w:firstLine="708"/>
        <w:rPr>
          <w:lang w:eastAsia="fr-FR"/>
        </w:rPr>
      </w:pPr>
    </w:p>
    <w:p w14:paraId="722E6705" w14:textId="77777777" w:rsidR="003279F8" w:rsidRDefault="003279F8" w:rsidP="00E66178">
      <w:pPr>
        <w:ind w:firstLine="708"/>
        <w:rPr>
          <w:lang w:eastAsia="fr-FR"/>
        </w:rPr>
      </w:pPr>
    </w:p>
    <w:p w14:paraId="793311FD" w14:textId="77777777" w:rsidR="003279F8" w:rsidRDefault="003279F8" w:rsidP="00E66178">
      <w:pPr>
        <w:ind w:firstLine="708"/>
        <w:rPr>
          <w:lang w:eastAsia="fr-FR"/>
        </w:rPr>
      </w:pPr>
    </w:p>
    <w:p w14:paraId="37461BC2" w14:textId="77777777" w:rsidR="003279F8" w:rsidRDefault="003279F8" w:rsidP="00E66178">
      <w:pPr>
        <w:ind w:firstLine="708"/>
        <w:rPr>
          <w:lang w:eastAsia="fr-FR"/>
        </w:rPr>
      </w:pPr>
    </w:p>
    <w:p w14:paraId="17A3BD44" w14:textId="77777777" w:rsidR="003279F8" w:rsidRDefault="003279F8" w:rsidP="00E66178">
      <w:pPr>
        <w:ind w:firstLine="708"/>
        <w:rPr>
          <w:lang w:eastAsia="fr-FR"/>
        </w:rPr>
      </w:pPr>
    </w:p>
    <w:p w14:paraId="7FA0A0BB" w14:textId="77777777" w:rsidR="003279F8" w:rsidRDefault="003279F8" w:rsidP="00E66178">
      <w:pPr>
        <w:ind w:firstLine="708"/>
        <w:rPr>
          <w:lang w:eastAsia="fr-FR"/>
        </w:rPr>
      </w:pPr>
    </w:p>
    <w:p w14:paraId="50432DA1" w14:textId="77777777" w:rsidR="003279F8" w:rsidRDefault="003279F8" w:rsidP="00E66178">
      <w:pPr>
        <w:ind w:firstLine="708"/>
        <w:rPr>
          <w:lang w:eastAsia="fr-FR"/>
        </w:rPr>
      </w:pPr>
    </w:p>
    <w:p w14:paraId="3C3A5188" w14:textId="77777777" w:rsidR="003279F8" w:rsidRDefault="003279F8" w:rsidP="00E66178">
      <w:pPr>
        <w:ind w:firstLine="708"/>
        <w:rPr>
          <w:lang w:eastAsia="fr-FR"/>
        </w:rPr>
      </w:pPr>
    </w:p>
    <w:p w14:paraId="2456924B" w14:textId="77777777" w:rsidR="003279F8" w:rsidRDefault="003279F8" w:rsidP="00E66178">
      <w:pPr>
        <w:ind w:firstLine="708"/>
        <w:rPr>
          <w:lang w:eastAsia="fr-FR"/>
        </w:rPr>
      </w:pPr>
    </w:p>
    <w:p w14:paraId="28371074" w14:textId="77777777" w:rsidR="003279F8" w:rsidRDefault="003279F8" w:rsidP="00E66178">
      <w:pPr>
        <w:ind w:firstLine="708"/>
        <w:rPr>
          <w:lang w:eastAsia="fr-FR"/>
        </w:rPr>
      </w:pPr>
    </w:p>
    <w:p w14:paraId="637EF75F" w14:textId="77777777" w:rsidR="003279F8" w:rsidRDefault="003279F8" w:rsidP="003279F8">
      <w:pPr>
        <w:pStyle w:val="Titre2"/>
      </w:pPr>
      <w:bookmarkStart w:id="1407" w:name="_Toc215758877"/>
      <w:r>
        <w:lastRenderedPageBreak/>
        <w:t>Attributions du personnel d’appui</w:t>
      </w:r>
      <w:bookmarkEnd w:id="1407"/>
    </w:p>
    <w:tbl>
      <w:tblPr>
        <w:tblStyle w:val="TableauGrille4-Accentuation52"/>
        <w:tblW w:w="10627" w:type="dxa"/>
        <w:tblLook w:val="04A0" w:firstRow="1" w:lastRow="0" w:firstColumn="1" w:lastColumn="0" w:noHBand="0" w:noVBand="1"/>
      </w:tblPr>
      <w:tblGrid>
        <w:gridCol w:w="2122"/>
        <w:gridCol w:w="425"/>
        <w:gridCol w:w="2410"/>
        <w:gridCol w:w="5670"/>
      </w:tblGrid>
      <w:tr w:rsidR="00C908B3" w:rsidRPr="00C908B3" w14:paraId="5EF7B924" w14:textId="77777777" w:rsidTr="00681C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tcPr>
          <w:p w14:paraId="18E4F16C" w14:textId="77777777" w:rsidR="00C908B3" w:rsidRPr="00C908B3" w:rsidRDefault="00C908B3" w:rsidP="00C908B3">
            <w:pPr>
              <w:jc w:val="center"/>
              <w:rPr>
                <w:lang w:eastAsia="fr-FR"/>
              </w:rPr>
            </w:pPr>
            <w:r w:rsidRPr="00C908B3">
              <w:rPr>
                <w:lang w:eastAsia="fr-FR"/>
              </w:rPr>
              <w:t>Profil</w:t>
            </w:r>
          </w:p>
        </w:tc>
        <w:tc>
          <w:tcPr>
            <w:tcW w:w="2410" w:type="dxa"/>
          </w:tcPr>
          <w:p w14:paraId="220E8405" w14:textId="77777777" w:rsidR="00C908B3" w:rsidRPr="00C908B3" w:rsidRDefault="00C908B3" w:rsidP="00C908B3">
            <w:pPr>
              <w:jc w:val="center"/>
              <w:cnfStyle w:val="100000000000" w:firstRow="1" w:lastRow="0" w:firstColumn="0" w:lastColumn="0" w:oddVBand="0" w:evenVBand="0" w:oddHBand="0" w:evenHBand="0" w:firstRowFirstColumn="0" w:firstRowLastColumn="0" w:lastRowFirstColumn="0" w:lastRowLastColumn="0"/>
              <w:rPr>
                <w:lang w:eastAsia="fr-FR"/>
              </w:rPr>
            </w:pPr>
            <w:r w:rsidRPr="00C908B3">
              <w:rPr>
                <w:lang w:eastAsia="fr-FR"/>
              </w:rPr>
              <w:t>Poste</w:t>
            </w:r>
          </w:p>
        </w:tc>
        <w:tc>
          <w:tcPr>
            <w:tcW w:w="5670" w:type="dxa"/>
          </w:tcPr>
          <w:p w14:paraId="21EB67BE" w14:textId="77777777" w:rsidR="00C908B3" w:rsidRPr="00C908B3" w:rsidRDefault="00C908B3" w:rsidP="00C908B3">
            <w:pPr>
              <w:jc w:val="center"/>
              <w:cnfStyle w:val="100000000000" w:firstRow="1" w:lastRow="0" w:firstColumn="0" w:lastColumn="0" w:oddVBand="0" w:evenVBand="0" w:oddHBand="0" w:evenHBand="0" w:firstRowFirstColumn="0" w:firstRowLastColumn="0" w:lastRowFirstColumn="0" w:lastRowLastColumn="0"/>
              <w:rPr>
                <w:lang w:eastAsia="fr-FR"/>
              </w:rPr>
            </w:pPr>
            <w:r w:rsidRPr="00C908B3">
              <w:rPr>
                <w:lang w:eastAsia="fr-FR"/>
              </w:rPr>
              <w:t>Attribution</w:t>
            </w:r>
          </w:p>
        </w:tc>
      </w:tr>
      <w:tr w:rsidR="00C908B3" w:rsidRPr="00C908B3" w14:paraId="15F8EFA3" w14:textId="77777777" w:rsidTr="00681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086811A" w14:textId="77777777" w:rsidR="00C908B3" w:rsidRPr="00C908B3" w:rsidRDefault="00C908B3" w:rsidP="00C908B3">
            <w:pPr>
              <w:spacing w:line="240" w:lineRule="auto"/>
              <w:jc w:val="center"/>
              <w:rPr>
                <w:lang w:eastAsia="fr-FR"/>
              </w:rPr>
            </w:pPr>
            <w:r w:rsidRPr="00C908B3">
              <w:rPr>
                <w:lang w:eastAsia="fr-FR"/>
              </w:rPr>
              <w:t>Nadine  KAMENI</w:t>
            </w:r>
          </w:p>
        </w:tc>
        <w:tc>
          <w:tcPr>
            <w:tcW w:w="2835" w:type="dxa"/>
            <w:gridSpan w:val="2"/>
            <w:vAlign w:val="center"/>
          </w:tcPr>
          <w:p w14:paraId="2313B949" w14:textId="77777777" w:rsidR="00C908B3" w:rsidRPr="00C908B3" w:rsidRDefault="00C908B3" w:rsidP="00C908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C908B3">
              <w:rPr>
                <w:lang w:eastAsia="fr-FR"/>
              </w:rPr>
              <w:t>Expert fonctionnel commercial et marketing</w:t>
            </w:r>
          </w:p>
        </w:tc>
        <w:tc>
          <w:tcPr>
            <w:tcW w:w="5670" w:type="dxa"/>
          </w:tcPr>
          <w:p w14:paraId="46B7DC24"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Analyser et formaliser les besoins métiers liés à la gestion commerciale et marketing ;</w:t>
            </w:r>
          </w:p>
          <w:p w14:paraId="16853AE1"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Définir les règles de gestion des ventes, abonnements, contrats et facturation ;</w:t>
            </w:r>
          </w:p>
          <w:p w14:paraId="10308F80"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Participer à la conception fonctionnelle des modules GESCOM ;</w:t>
            </w:r>
          </w:p>
          <w:p w14:paraId="31FDD919"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Assurer la cohérence entre les processus métier et la solution informatique ;</w:t>
            </w:r>
          </w:p>
          <w:p w14:paraId="727E6560"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Contribuer à la rédaction des cahiers de tests fonctionnels ;</w:t>
            </w:r>
          </w:p>
          <w:p w14:paraId="76041725" w14:textId="77777777" w:rsidR="00C908B3" w:rsidRPr="00C908B3" w:rsidRDefault="00C908B3" w:rsidP="00C908B3">
            <w:pPr>
              <w:spacing w:line="276" w:lineRule="auto"/>
              <w:ind w:left="737" w:hanging="340"/>
              <w:cnfStyle w:val="000000100000" w:firstRow="0" w:lastRow="0" w:firstColumn="0" w:lastColumn="0" w:oddVBand="0" w:evenVBand="0" w:oddHBand="1" w:evenHBand="0" w:firstRowFirstColumn="0" w:firstRowLastColumn="0" w:lastRowFirstColumn="0" w:lastRowLastColumn="0"/>
            </w:pPr>
            <w:r w:rsidRPr="00C908B3">
              <w:t>Participer à la formation des utilisateurs finaux sur les aspects fonctionnels.</w:t>
            </w:r>
          </w:p>
        </w:tc>
      </w:tr>
      <w:tr w:rsidR="00C908B3" w:rsidRPr="00C908B3" w14:paraId="3E20FA4B" w14:textId="77777777" w:rsidTr="00681CEF">
        <w:tc>
          <w:tcPr>
            <w:cnfStyle w:val="001000000000" w:firstRow="0" w:lastRow="0" w:firstColumn="1" w:lastColumn="0" w:oddVBand="0" w:evenVBand="0" w:oddHBand="0" w:evenHBand="0" w:firstRowFirstColumn="0" w:firstRowLastColumn="0" w:lastRowFirstColumn="0" w:lastRowLastColumn="0"/>
            <w:tcW w:w="2122" w:type="dxa"/>
            <w:vAlign w:val="center"/>
          </w:tcPr>
          <w:p w14:paraId="0A0E0A2C" w14:textId="77777777" w:rsidR="00C908B3" w:rsidRPr="00C908B3" w:rsidRDefault="00C908B3" w:rsidP="00C908B3">
            <w:pPr>
              <w:spacing w:line="240" w:lineRule="auto"/>
              <w:jc w:val="center"/>
              <w:rPr>
                <w:lang w:eastAsia="fr-FR"/>
              </w:rPr>
            </w:pPr>
            <w:r w:rsidRPr="00C908B3">
              <w:rPr>
                <w:lang w:eastAsia="fr-FR"/>
              </w:rPr>
              <w:t>Michel SOPOKAM</w:t>
            </w:r>
          </w:p>
        </w:tc>
        <w:tc>
          <w:tcPr>
            <w:tcW w:w="2835" w:type="dxa"/>
            <w:gridSpan w:val="2"/>
            <w:vAlign w:val="center"/>
          </w:tcPr>
          <w:p w14:paraId="57A8F82C" w14:textId="77777777" w:rsidR="00C908B3" w:rsidRPr="00C908B3" w:rsidRDefault="00C908B3" w:rsidP="00C908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C908B3">
              <w:rPr>
                <w:lang w:eastAsia="fr-FR"/>
              </w:rPr>
              <w:t>Contrôleur qualité</w:t>
            </w:r>
          </w:p>
        </w:tc>
        <w:tc>
          <w:tcPr>
            <w:tcW w:w="5670" w:type="dxa"/>
          </w:tcPr>
          <w:p w14:paraId="0845A70D"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Définir les normes et procédures qualité applicables au projet ;</w:t>
            </w:r>
          </w:p>
          <w:p w14:paraId="732642E2"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Élaborer et suivre le plan d’assurance qualité (PAQ) du projet ;</w:t>
            </w:r>
          </w:p>
          <w:p w14:paraId="1DE0DBE7"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Contrôler la conformité des livrables techniques et fonctionnels aux spécifications ;</w:t>
            </w:r>
          </w:p>
          <w:p w14:paraId="5660F3E0"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Réaliser des audits qualité tout au long du cycle de vie du projet ;</w:t>
            </w:r>
          </w:p>
          <w:p w14:paraId="6078B2BD"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Suivre la correction des anomalies et non-conformités identifiées ;</w:t>
            </w:r>
          </w:p>
          <w:p w14:paraId="116DD8C0" w14:textId="77777777" w:rsidR="00C908B3" w:rsidRPr="00C908B3" w:rsidRDefault="00C908B3" w:rsidP="00693E6F">
            <w:pPr>
              <w:numPr>
                <w:ilvl w:val="0"/>
                <w:numId w:val="20"/>
              </w:numPr>
              <w:spacing w:line="240" w:lineRule="auto"/>
              <w:contextualSpacing/>
              <w:cnfStyle w:val="000000000000" w:firstRow="0" w:lastRow="0" w:firstColumn="0" w:lastColumn="0" w:oddVBand="0" w:evenVBand="0" w:oddHBand="0" w:evenHBand="0" w:firstRowFirstColumn="0" w:firstRowLastColumn="0" w:lastRowFirstColumn="0" w:lastRowLastColumn="0"/>
            </w:pPr>
            <w:r w:rsidRPr="00C908B3">
              <w:t>Garantir la satisfaction des utilisateurs en veillant au respect des standards de qualité.</w:t>
            </w:r>
          </w:p>
        </w:tc>
      </w:tr>
    </w:tbl>
    <w:p w14:paraId="122EE019" w14:textId="77777777" w:rsidR="006115EA" w:rsidRDefault="006115EA" w:rsidP="00E66178">
      <w:pPr>
        <w:ind w:firstLine="708"/>
        <w:rPr>
          <w:lang w:eastAsia="fr-FR"/>
        </w:rPr>
      </w:pPr>
    </w:p>
    <w:p w14:paraId="2B57D22F" w14:textId="77777777" w:rsidR="006115EA" w:rsidRDefault="006115EA" w:rsidP="00E66178">
      <w:pPr>
        <w:ind w:firstLine="708"/>
        <w:rPr>
          <w:lang w:eastAsia="fr-FR"/>
        </w:rPr>
      </w:pPr>
    </w:p>
    <w:p w14:paraId="63272A44" w14:textId="77777777" w:rsidR="005371C5" w:rsidRDefault="005371C5" w:rsidP="00E66178">
      <w:pPr>
        <w:ind w:firstLine="708"/>
        <w:rPr>
          <w:lang w:eastAsia="fr-FR"/>
        </w:rPr>
      </w:pPr>
    </w:p>
    <w:p w14:paraId="708D60B2" w14:textId="77777777" w:rsidR="005371C5" w:rsidRDefault="005371C5" w:rsidP="00E66178">
      <w:pPr>
        <w:ind w:firstLine="708"/>
        <w:rPr>
          <w:lang w:eastAsia="fr-FR"/>
        </w:rPr>
      </w:pPr>
    </w:p>
    <w:p w14:paraId="7AC37F60" w14:textId="77777777" w:rsidR="005371C5" w:rsidRDefault="005371C5" w:rsidP="00E66178">
      <w:pPr>
        <w:ind w:firstLine="708"/>
        <w:rPr>
          <w:lang w:eastAsia="fr-FR"/>
        </w:rPr>
      </w:pPr>
    </w:p>
    <w:p w14:paraId="38FA89AD" w14:textId="77777777" w:rsidR="005371C5" w:rsidRDefault="005371C5" w:rsidP="00E66178">
      <w:pPr>
        <w:ind w:firstLine="708"/>
        <w:rPr>
          <w:lang w:eastAsia="fr-FR"/>
        </w:rPr>
      </w:pPr>
    </w:p>
    <w:p w14:paraId="7E8078CD" w14:textId="77777777" w:rsidR="005371C5" w:rsidRDefault="005371C5" w:rsidP="00E66178">
      <w:pPr>
        <w:ind w:firstLine="708"/>
        <w:rPr>
          <w:lang w:eastAsia="fr-FR"/>
        </w:rPr>
      </w:pPr>
    </w:p>
    <w:p w14:paraId="21A75134" w14:textId="77777777" w:rsidR="005371C5" w:rsidRDefault="005371C5" w:rsidP="00E66178">
      <w:pPr>
        <w:ind w:firstLine="708"/>
        <w:rPr>
          <w:lang w:eastAsia="fr-FR"/>
        </w:rPr>
      </w:pPr>
    </w:p>
    <w:p w14:paraId="2AE2EDC4" w14:textId="77777777" w:rsidR="005371C5" w:rsidRDefault="005371C5" w:rsidP="00E66178">
      <w:pPr>
        <w:ind w:firstLine="708"/>
        <w:rPr>
          <w:lang w:eastAsia="fr-FR"/>
        </w:rPr>
      </w:pPr>
    </w:p>
    <w:p w14:paraId="5EC842AE" w14:textId="77777777" w:rsidR="005371C5" w:rsidRDefault="005371C5" w:rsidP="00E66178">
      <w:pPr>
        <w:ind w:firstLine="708"/>
        <w:rPr>
          <w:lang w:eastAsia="fr-FR"/>
        </w:rPr>
      </w:pPr>
    </w:p>
    <w:p w14:paraId="43B2FC2E" w14:textId="77777777" w:rsidR="005371C5" w:rsidRDefault="005371C5" w:rsidP="00E66178">
      <w:pPr>
        <w:ind w:firstLine="708"/>
        <w:rPr>
          <w:lang w:eastAsia="fr-FR"/>
        </w:rPr>
      </w:pPr>
    </w:p>
    <w:p w14:paraId="44814AED" w14:textId="77777777" w:rsidR="005371C5" w:rsidRDefault="005371C5" w:rsidP="00E66178">
      <w:pPr>
        <w:ind w:firstLine="708"/>
        <w:rPr>
          <w:lang w:eastAsia="fr-FR"/>
        </w:rPr>
      </w:pPr>
    </w:p>
    <w:p w14:paraId="2F243440" w14:textId="04F18B7C" w:rsidR="005371C5" w:rsidDel="00ED198A" w:rsidRDefault="000F158C" w:rsidP="000F158C">
      <w:pPr>
        <w:pStyle w:val="Titre1"/>
        <w:rPr>
          <w:del w:id="1408" w:author="Bertille TAGNE" w:date="2025-12-05T13:49:00Z" w16du:dateUtc="2025-12-05T12:49:00Z"/>
        </w:rPr>
      </w:pPr>
      <w:bookmarkStart w:id="1409" w:name="_Toc215758878"/>
      <w:del w:id="1410" w:author="Bertille TAGNE" w:date="2025-12-05T13:49:00Z" w16du:dateUtc="2025-12-05T12:49:00Z">
        <w:r w:rsidDel="00ED198A">
          <w:lastRenderedPageBreak/>
          <w:delText>ENVIRONNEMENT DE DEVELOPPEMENT</w:delText>
        </w:r>
        <w:bookmarkEnd w:id="1409"/>
      </w:del>
    </w:p>
    <w:p w14:paraId="1AF54009" w14:textId="04031666" w:rsidR="000F158C" w:rsidDel="00ED198A" w:rsidRDefault="000F158C" w:rsidP="000F158C">
      <w:pPr>
        <w:rPr>
          <w:del w:id="1411" w:author="Bertille TAGNE" w:date="2025-12-05T13:49:00Z" w16du:dateUtc="2025-12-05T12:49:00Z"/>
          <w:lang w:eastAsia="fr-FR"/>
        </w:rPr>
      </w:pPr>
      <w:del w:id="1412" w:author="Bertille TAGNE" w:date="2025-12-05T13:49:00Z" w16du:dateUtc="2025-12-05T12:49:00Z">
        <w:r w:rsidDel="00ED198A">
          <w:rPr>
            <w:lang w:eastAsia="fr-FR"/>
          </w:rPr>
          <w:delText>En interne nous procèderons ainsi qu’il suit :</w:delText>
        </w:r>
      </w:del>
    </w:p>
    <w:p w14:paraId="4DA6695E" w14:textId="373D2A91" w:rsidR="005371C5" w:rsidDel="00ED198A" w:rsidRDefault="000F158C" w:rsidP="000F158C">
      <w:pPr>
        <w:pStyle w:val="Titre2"/>
        <w:rPr>
          <w:del w:id="1413" w:author="Bertille TAGNE" w:date="2025-12-05T13:49:00Z" w16du:dateUtc="2025-12-05T12:49:00Z"/>
        </w:rPr>
      </w:pPr>
      <w:bookmarkStart w:id="1414" w:name="_Toc215758879"/>
      <w:del w:id="1415" w:author="Bertille TAGNE" w:date="2025-12-05T13:49:00Z" w16du:dateUtc="2025-12-05T12:49:00Z">
        <w:r w:rsidDel="00ED198A">
          <w:delText>Développement et gestion du code source</w:delText>
        </w:r>
        <w:bookmarkEnd w:id="1414"/>
      </w:del>
    </w:p>
    <w:p w14:paraId="04251BA9" w14:textId="5B010611" w:rsidR="000F158C" w:rsidDel="00ED198A" w:rsidRDefault="000F158C" w:rsidP="000F158C">
      <w:pPr>
        <w:ind w:firstLine="578"/>
        <w:rPr>
          <w:del w:id="1416" w:author="Bertille TAGNE" w:date="2025-12-05T13:49:00Z" w16du:dateUtc="2025-12-05T12:49:00Z"/>
        </w:rPr>
      </w:pPr>
      <w:del w:id="1417" w:author="Bertille TAGNE" w:date="2025-12-05T13:49:00Z" w16du:dateUtc="2025-12-05T12:49:00Z">
        <w:r w:rsidDel="00ED198A">
          <w:delText xml:space="preserve">Chaque développeur crée une </w:delText>
        </w:r>
        <w:r w:rsidDel="00ED198A">
          <w:rPr>
            <w:rStyle w:val="lev"/>
          </w:rPr>
          <w:delText>branche de fonctionnalité (feature/*)</w:delText>
        </w:r>
        <w:r w:rsidDel="00ED198A">
          <w:delText xml:space="preserve"> dans </w:delText>
        </w:r>
        <w:r w:rsidDel="00ED198A">
          <w:rPr>
            <w:rStyle w:val="lev"/>
          </w:rPr>
          <w:delText>GitLab</w:delText>
        </w:r>
        <w:r w:rsidDel="00ED198A">
          <w:delText xml:space="preserve"> à partir de la branche principale. Après développement et validation locale, il soumet une </w:delText>
        </w:r>
        <w:r w:rsidDel="00ED198A">
          <w:rPr>
            <w:rStyle w:val="lev"/>
          </w:rPr>
          <w:delText>Merge Request</w:delText>
        </w:r>
        <w:r w:rsidDel="00ED198A">
          <w:delText xml:space="preserve"> pour revue de code et intégration. </w:delText>
        </w:r>
        <w:r w:rsidDel="00ED198A">
          <w:rPr>
            <w:rStyle w:val="lev"/>
          </w:rPr>
          <w:delText>GitLab</w:delText>
        </w:r>
        <w:r w:rsidDel="00ED198A">
          <w:delText xml:space="preserve"> agit ici comme </w:delText>
        </w:r>
        <w:r w:rsidDel="00ED198A">
          <w:rPr>
            <w:rStyle w:val="lev"/>
          </w:rPr>
          <w:delText>référentiel central du code source</w:delText>
        </w:r>
        <w:r w:rsidDel="00ED198A">
          <w:delText>, garantissant la collaboration, la traçabilité et le suivi des versions.</w:delText>
        </w:r>
      </w:del>
    </w:p>
    <w:p w14:paraId="1EA2D413" w14:textId="4EEBE617" w:rsidR="000F158C" w:rsidDel="00ED198A" w:rsidRDefault="000F158C" w:rsidP="008B3017">
      <w:pPr>
        <w:pStyle w:val="Titre2"/>
        <w:rPr>
          <w:del w:id="1418" w:author="Bertille TAGNE" w:date="2025-12-05T13:49:00Z" w16du:dateUtc="2025-12-05T12:49:00Z"/>
        </w:rPr>
      </w:pPr>
      <w:bookmarkStart w:id="1419" w:name="_Toc215758880"/>
      <w:del w:id="1420" w:author="Bertille TAGNE" w:date="2025-12-05T13:49:00Z" w16du:dateUtc="2025-12-05T12:49:00Z">
        <w:r w:rsidDel="00ED198A">
          <w:delText>Intégration continue (CI), branche de fonctionnalité</w:delText>
        </w:r>
        <w:bookmarkEnd w:id="1419"/>
      </w:del>
    </w:p>
    <w:p w14:paraId="67AEA0C9" w14:textId="6B66DF9B" w:rsidR="008B3017" w:rsidDel="00ED198A" w:rsidRDefault="008B3017" w:rsidP="008B3017">
      <w:pPr>
        <w:ind w:firstLine="578"/>
        <w:rPr>
          <w:del w:id="1421" w:author="Bertille TAGNE" w:date="2025-12-05T13:49:00Z" w16du:dateUtc="2025-12-05T12:49:00Z"/>
        </w:rPr>
      </w:pPr>
      <w:del w:id="1422" w:author="Bertille TAGNE" w:date="2025-12-05T13:49:00Z" w16du:dateUtc="2025-12-05T12:49:00Z">
        <w:r w:rsidDel="00ED198A">
          <w:delText xml:space="preserve">Lorsqu’une Merge Request est créée, le </w:delText>
        </w:r>
        <w:r w:rsidDel="00ED198A">
          <w:rPr>
            <w:rStyle w:val="lev"/>
          </w:rPr>
          <w:delText>pipeline CI/CD</w:delText>
        </w:r>
        <w:r w:rsidDel="00ED198A">
          <w:delText xml:space="preserve"> s’exécute automatiquement pour vérifier la qualité et la stabilité du code. </w:delText>
        </w:r>
      </w:del>
    </w:p>
    <w:p w14:paraId="315B2E97" w14:textId="7EDAA182" w:rsidR="008B3017" w:rsidDel="00ED198A" w:rsidRDefault="008B3017" w:rsidP="008B3017">
      <w:pPr>
        <w:rPr>
          <w:del w:id="1423" w:author="Bertille TAGNE" w:date="2025-12-05T13:49:00Z" w16du:dateUtc="2025-12-05T12:49:00Z"/>
        </w:rPr>
      </w:pPr>
      <w:del w:id="1424" w:author="Bertille TAGNE" w:date="2025-12-05T13:49:00Z" w16du:dateUtc="2025-12-05T12:49:00Z">
        <w:r w:rsidDel="00ED198A">
          <w:delText>Les étapes incluent :</w:delText>
        </w:r>
      </w:del>
    </w:p>
    <w:p w14:paraId="12171C18" w14:textId="3C83A4D5" w:rsidR="008B3017" w:rsidDel="00ED198A" w:rsidRDefault="008B3017" w:rsidP="008B3017">
      <w:pPr>
        <w:pStyle w:val="Listeniveau1"/>
        <w:ind w:left="737" w:hanging="340"/>
        <w:rPr>
          <w:del w:id="1425" w:author="Bertille TAGNE" w:date="2025-12-05T13:49:00Z" w16du:dateUtc="2025-12-05T12:49:00Z"/>
        </w:rPr>
      </w:pPr>
      <w:del w:id="1426" w:author="Bertille TAGNE" w:date="2025-12-05T13:49:00Z" w16du:dateUtc="2025-12-05T12:49:00Z">
        <w:r w:rsidDel="00ED198A">
          <w:rPr>
            <w:rStyle w:val="lev"/>
          </w:rPr>
          <w:delText>Build :</w:delText>
        </w:r>
        <w:r w:rsidDel="00ED198A">
          <w:delText xml:space="preserve"> préparation et compilation du code.</w:delText>
        </w:r>
      </w:del>
    </w:p>
    <w:p w14:paraId="1B9D71E7" w14:textId="2B35101F" w:rsidR="008B3017" w:rsidDel="00ED198A" w:rsidRDefault="008B3017" w:rsidP="008B3017">
      <w:pPr>
        <w:pStyle w:val="Listeniveau1"/>
        <w:ind w:left="737" w:hanging="340"/>
        <w:rPr>
          <w:del w:id="1427" w:author="Bertille TAGNE" w:date="2025-12-05T13:49:00Z" w16du:dateUtc="2025-12-05T12:49:00Z"/>
        </w:rPr>
      </w:pPr>
      <w:del w:id="1428" w:author="Bertille TAGNE" w:date="2025-12-05T13:49:00Z" w16du:dateUtc="2025-12-05T12:49:00Z">
        <w:r w:rsidDel="00ED198A">
          <w:rPr>
            <w:rStyle w:val="lev"/>
          </w:rPr>
          <w:delText>Tests Unitaires :</w:delText>
        </w:r>
        <w:r w:rsidDel="00ED198A">
          <w:delText xml:space="preserve"> validation de la logique interne.</w:delText>
        </w:r>
      </w:del>
    </w:p>
    <w:p w14:paraId="022772B4" w14:textId="27421CA5" w:rsidR="008B3017" w:rsidDel="00ED198A" w:rsidRDefault="008B3017" w:rsidP="008B3017">
      <w:pPr>
        <w:pStyle w:val="Listeniveau1"/>
        <w:ind w:left="737" w:hanging="340"/>
        <w:rPr>
          <w:del w:id="1429" w:author="Bertille TAGNE" w:date="2025-12-05T13:49:00Z" w16du:dateUtc="2025-12-05T12:49:00Z"/>
        </w:rPr>
      </w:pPr>
      <w:del w:id="1430" w:author="Bertille TAGNE" w:date="2025-12-05T13:49:00Z" w16du:dateUtc="2025-12-05T12:49:00Z">
        <w:r w:rsidDel="00ED198A">
          <w:rPr>
            <w:rStyle w:val="lev"/>
          </w:rPr>
          <w:delText>Tests d’Intégration :</w:delText>
        </w:r>
        <w:r w:rsidDel="00ED198A">
          <w:delText xml:space="preserve"> vérification de la cohérence entre modules.</w:delText>
        </w:r>
      </w:del>
    </w:p>
    <w:p w14:paraId="3E681751" w14:textId="0F8C5C3B" w:rsidR="008B3017" w:rsidDel="00ED198A" w:rsidRDefault="008B3017" w:rsidP="008B3017">
      <w:pPr>
        <w:pStyle w:val="Listeniveau1"/>
        <w:ind w:left="737" w:hanging="340"/>
        <w:rPr>
          <w:del w:id="1431" w:author="Bertille TAGNE" w:date="2025-12-05T13:49:00Z" w16du:dateUtc="2025-12-05T12:49:00Z"/>
        </w:rPr>
      </w:pPr>
      <w:del w:id="1432" w:author="Bertille TAGNE" w:date="2025-12-05T13:49:00Z" w16du:dateUtc="2025-12-05T12:49:00Z">
        <w:r w:rsidDel="00ED198A">
          <w:rPr>
            <w:rStyle w:val="lev"/>
          </w:rPr>
          <w:delText>Analyse Statique (SAST)</w:delText>
        </w:r>
        <w:r w:rsidDel="00ED198A">
          <w:delText xml:space="preserve"> avec </w:delText>
        </w:r>
        <w:r w:rsidDel="00ED198A">
          <w:rPr>
            <w:rStyle w:val="lev"/>
          </w:rPr>
          <w:delText>SonarQube</w:delText>
        </w:r>
        <w:r w:rsidDel="00ED198A">
          <w:delText xml:space="preserve"> pour détecter les vulnérabilités et mauvaises pratiques.</w:delText>
        </w:r>
      </w:del>
    </w:p>
    <w:p w14:paraId="3A53538C" w14:textId="22526B42" w:rsidR="008B3017" w:rsidDel="00ED198A" w:rsidRDefault="008B3017" w:rsidP="008B3017">
      <w:pPr>
        <w:rPr>
          <w:del w:id="1433" w:author="Bertille TAGNE" w:date="2025-12-05T13:49:00Z" w16du:dateUtc="2025-12-05T12:49:00Z"/>
        </w:rPr>
      </w:pPr>
      <w:del w:id="1434" w:author="Bertille TAGNE" w:date="2025-12-05T13:49:00Z" w16du:dateUtc="2025-12-05T12:49:00Z">
        <w:r w:rsidDel="00ED198A">
          <w:delText xml:space="preserve">En cas d’échec, une </w:delText>
        </w:r>
        <w:r w:rsidDel="00ED198A">
          <w:rPr>
            <w:rStyle w:val="lev"/>
          </w:rPr>
          <w:delText>notification est envoyée sur Slack</w:delText>
        </w:r>
        <w:r w:rsidDel="00ED198A">
          <w:delText>, permettant une réaction rapide des équipes techniques.</w:delText>
        </w:r>
      </w:del>
    </w:p>
    <w:p w14:paraId="29B8F987" w14:textId="5FCCFEF5" w:rsidR="00FF00F6" w:rsidDel="00ED198A" w:rsidRDefault="00FF00F6" w:rsidP="00FB4221">
      <w:pPr>
        <w:pStyle w:val="Titre2"/>
        <w:rPr>
          <w:del w:id="1435" w:author="Bertille TAGNE" w:date="2025-12-05T13:49:00Z" w16du:dateUtc="2025-12-05T12:49:00Z"/>
        </w:rPr>
      </w:pPr>
      <w:bookmarkStart w:id="1436" w:name="_Toc215758881"/>
      <w:del w:id="1437" w:author="Bertille TAGNE" w:date="2025-12-05T13:49:00Z" w16du:dateUtc="2025-12-05T12:49:00Z">
        <w:r w:rsidDel="00ED198A">
          <w:delText>Intégration et déploiement sur environnement QA (Develop)</w:delText>
        </w:r>
        <w:bookmarkEnd w:id="1436"/>
      </w:del>
    </w:p>
    <w:p w14:paraId="38497773" w14:textId="7FFB4967" w:rsidR="00FB4221" w:rsidDel="00ED198A" w:rsidRDefault="00FB4221" w:rsidP="00297B58">
      <w:pPr>
        <w:pStyle w:val="NormalWeb"/>
        <w:spacing w:line="360" w:lineRule="auto"/>
        <w:ind w:firstLine="397"/>
        <w:rPr>
          <w:del w:id="1438" w:author="Bertille TAGNE" w:date="2025-12-05T13:49:00Z" w16du:dateUtc="2025-12-05T12:49:00Z"/>
        </w:rPr>
      </w:pPr>
      <w:del w:id="1439" w:author="Bertille TAGNE" w:date="2025-12-05T13:49:00Z" w16du:dateUtc="2025-12-05T12:49:00Z">
        <w:r w:rsidRPr="00DC0CB5" w:rsidDel="00ED198A">
          <w:delText>Après validation de la fonctionnalité, celle-ci est fusionnée dans la branche d’intégration (develop).</w:delText>
        </w:r>
        <w:r w:rsidRPr="00DC0CB5" w:rsidDel="00ED198A">
          <w:br/>
        </w:r>
        <w:r w:rsidDel="00ED198A">
          <w:delText>Le pipeline associé exécute :</w:delText>
        </w:r>
      </w:del>
    </w:p>
    <w:p w14:paraId="75785496" w14:textId="1EA65EF9" w:rsidR="00FB4221" w:rsidDel="00ED198A" w:rsidRDefault="00FB4221" w:rsidP="00FB4221">
      <w:pPr>
        <w:pStyle w:val="Listeniveau1"/>
        <w:ind w:left="737" w:hanging="340"/>
        <w:rPr>
          <w:del w:id="1440" w:author="Bertille TAGNE" w:date="2025-12-05T13:49:00Z" w16du:dateUtc="2025-12-05T12:49:00Z"/>
        </w:rPr>
      </w:pPr>
      <w:del w:id="1441" w:author="Bertille TAGNE" w:date="2025-12-05T13:49:00Z" w16du:dateUtc="2025-12-05T12:49:00Z">
        <w:r w:rsidDel="00ED198A">
          <w:rPr>
            <w:rStyle w:val="lev"/>
          </w:rPr>
          <w:delText>Build complet</w:delText>
        </w:r>
        <w:r w:rsidDel="00ED198A">
          <w:delText xml:space="preserve"> et </w:delText>
        </w:r>
        <w:r w:rsidDel="00ED198A">
          <w:rPr>
            <w:rStyle w:val="lev"/>
          </w:rPr>
          <w:delText>tests automatisés</w:delText>
        </w:r>
        <w:r w:rsidDel="00ED198A">
          <w:delText xml:space="preserve"> (unitaires et d’intégration).</w:delText>
        </w:r>
      </w:del>
    </w:p>
    <w:p w14:paraId="2451E838" w14:textId="5666E6D5" w:rsidR="00FB4221" w:rsidDel="00ED198A" w:rsidRDefault="00FB4221" w:rsidP="00FB4221">
      <w:pPr>
        <w:pStyle w:val="Listeniveau1"/>
        <w:ind w:left="737" w:hanging="340"/>
        <w:rPr>
          <w:del w:id="1442" w:author="Bertille TAGNE" w:date="2025-12-05T13:49:00Z" w16du:dateUtc="2025-12-05T12:49:00Z"/>
        </w:rPr>
      </w:pPr>
      <w:del w:id="1443" w:author="Bertille TAGNE" w:date="2025-12-05T13:49:00Z" w16du:dateUtc="2025-12-05T12:49:00Z">
        <w:r w:rsidDel="00ED198A">
          <w:rPr>
            <w:rStyle w:val="lev"/>
          </w:rPr>
          <w:delText>Analyse SAST</w:delText>
        </w:r>
        <w:r w:rsidDel="00ED198A">
          <w:delText xml:space="preserve"> via </w:delText>
        </w:r>
        <w:r w:rsidDel="00ED198A">
          <w:rPr>
            <w:rStyle w:val="lev"/>
          </w:rPr>
          <w:delText>SonarQube</w:delText>
        </w:r>
        <w:r w:rsidDel="00ED198A">
          <w:delText>.</w:delText>
        </w:r>
      </w:del>
    </w:p>
    <w:p w14:paraId="75466B35" w14:textId="39B8299F" w:rsidR="00FB4221" w:rsidDel="00ED198A" w:rsidRDefault="00FB4221" w:rsidP="00FB4221">
      <w:pPr>
        <w:pStyle w:val="Listeniveau1"/>
        <w:ind w:left="737" w:hanging="340"/>
        <w:rPr>
          <w:del w:id="1444" w:author="Bertille TAGNE" w:date="2025-12-05T13:49:00Z" w16du:dateUtc="2025-12-05T12:49:00Z"/>
        </w:rPr>
      </w:pPr>
      <w:del w:id="1445" w:author="Bertille TAGNE" w:date="2025-12-05T13:49:00Z" w16du:dateUtc="2025-12-05T12:49:00Z">
        <w:r w:rsidDel="00ED198A">
          <w:rPr>
            <w:rStyle w:val="lev"/>
          </w:rPr>
          <w:delText>Scan DAST</w:delText>
        </w:r>
        <w:r w:rsidDel="00ED198A">
          <w:delText xml:space="preserve"> avec </w:delText>
        </w:r>
        <w:r w:rsidDel="00ED198A">
          <w:rPr>
            <w:rStyle w:val="lev"/>
          </w:rPr>
          <w:delText>Trivy</w:delText>
        </w:r>
        <w:r w:rsidDel="00ED198A">
          <w:delText xml:space="preserve"> pour détecter les failles dans les images Docker.</w:delText>
        </w:r>
      </w:del>
    </w:p>
    <w:p w14:paraId="298BB94E" w14:textId="5CB038CF" w:rsidR="00FB4221" w:rsidDel="00ED198A" w:rsidRDefault="00FB4221" w:rsidP="00FB4221">
      <w:pPr>
        <w:pStyle w:val="Listeniveau1"/>
        <w:ind w:left="737" w:hanging="340"/>
        <w:rPr>
          <w:del w:id="1446" w:author="Bertille TAGNE" w:date="2025-12-05T13:49:00Z" w16du:dateUtc="2025-12-05T12:49:00Z"/>
        </w:rPr>
      </w:pPr>
      <w:del w:id="1447" w:author="Bertille TAGNE" w:date="2025-12-05T13:49:00Z" w16du:dateUtc="2025-12-05T12:49:00Z">
        <w:r w:rsidDel="00ED198A">
          <w:rPr>
            <w:rStyle w:val="lev"/>
          </w:rPr>
          <w:delText>Déploiement automatique</w:delText>
        </w:r>
        <w:r w:rsidDel="00ED198A">
          <w:delText xml:space="preserve"> sur le </w:delText>
        </w:r>
        <w:r w:rsidRPr="00184CEB" w:rsidDel="00ED198A">
          <w:rPr>
            <w:rStyle w:val="lev"/>
          </w:rPr>
          <w:delText>serveur QA (</w:delText>
        </w:r>
      </w:del>
      <w:del w:id="1448" w:author="Bertille TAGNE" w:date="2025-12-05T11:16:00Z" w16du:dateUtc="2025-12-05T10:16:00Z">
        <w:r w:rsidRPr="00184CEB" w:rsidDel="00316007">
          <w:rPr>
            <w:rStyle w:val="lev"/>
          </w:rPr>
          <w:delText>sic</w:delText>
        </w:r>
      </w:del>
      <w:del w:id="1449" w:author="Bertille TAGNE" w:date="2025-12-05T13:49:00Z" w16du:dateUtc="2025-12-05T12:49:00Z">
        <w:r w:rsidRPr="00184CEB" w:rsidDel="00ED198A">
          <w:rPr>
            <w:rStyle w:val="lev"/>
          </w:rPr>
          <w:delText>.afreetech.local</w:delText>
        </w:r>
        <w:r w:rsidDel="00ED198A">
          <w:rPr>
            <w:rStyle w:val="lev"/>
          </w:rPr>
          <w:delText>)</w:delText>
        </w:r>
        <w:r w:rsidDel="00ED198A">
          <w:delText xml:space="preserve"> pour validation technique.</w:delText>
        </w:r>
      </w:del>
    </w:p>
    <w:p w14:paraId="7050B249" w14:textId="7A7C2D6E" w:rsidR="005371C5" w:rsidDel="00ED198A" w:rsidRDefault="00FB4221" w:rsidP="00BF37B8">
      <w:pPr>
        <w:ind w:firstLine="397"/>
        <w:rPr>
          <w:del w:id="1450" w:author="Bertille TAGNE" w:date="2025-12-05T13:49:00Z" w16du:dateUtc="2025-12-05T12:49:00Z"/>
        </w:rPr>
      </w:pPr>
      <w:del w:id="1451" w:author="Bertille TAGNE" w:date="2025-12-05T13:49:00Z" w16du:dateUtc="2025-12-05T12:49:00Z">
        <w:r w:rsidDel="00ED198A">
          <w:delText xml:space="preserve">Les résultats sont automatiquement remontés dans </w:delText>
        </w:r>
        <w:r w:rsidDel="00ED198A">
          <w:rPr>
            <w:rStyle w:val="lev"/>
          </w:rPr>
          <w:delText>Slack</w:delText>
        </w:r>
        <w:r w:rsidDel="00ED198A">
          <w:delText xml:space="preserve"> pour assurer une visibilité complète du pipeline.</w:delText>
        </w:r>
      </w:del>
    </w:p>
    <w:p w14:paraId="62D48943" w14:textId="77777777" w:rsidR="005371C5" w:rsidRDefault="005D0D8E" w:rsidP="005D0D8E">
      <w:pPr>
        <w:pStyle w:val="Titre1"/>
      </w:pPr>
      <w:bookmarkStart w:id="1452" w:name="_Toc215758882"/>
      <w:r>
        <w:t>FORMATIONS</w:t>
      </w:r>
      <w:bookmarkEnd w:id="1452"/>
    </w:p>
    <w:p w14:paraId="0EA2BB2A" w14:textId="77777777" w:rsidR="005371C5" w:rsidRDefault="0054666E" w:rsidP="00E66178">
      <w:pPr>
        <w:ind w:firstLine="708"/>
        <w:rPr>
          <w:lang w:eastAsia="fr-FR"/>
        </w:rPr>
      </w:pPr>
      <w:r>
        <w:rPr>
          <w:lang w:eastAsia="fr-FR"/>
        </w:rPr>
        <w:t>La formation constitue un levier essentiel pour assurer l’appropriation de la solution GESCOM par l’ensemble des acteurs concernés.</w:t>
      </w:r>
    </w:p>
    <w:p w14:paraId="13F2FC59" w14:textId="77777777" w:rsidR="00F133CF" w:rsidRDefault="00F133CF" w:rsidP="00F133CF">
      <w:pPr>
        <w:pStyle w:val="Titre2"/>
      </w:pPr>
      <w:bookmarkStart w:id="1453" w:name="_Toc215758883"/>
      <w:r>
        <w:t>Présentation d</w:t>
      </w:r>
      <w:r w:rsidR="00E048EC">
        <w:t>u plan</w:t>
      </w:r>
      <w:r>
        <w:t xml:space="preserve"> formation</w:t>
      </w:r>
      <w:r w:rsidR="00E048EC">
        <w:t>s</w:t>
      </w:r>
      <w:bookmarkEnd w:id="1453"/>
    </w:p>
    <w:p w14:paraId="6BC79DBF" w14:textId="77777777" w:rsidR="00BD4587" w:rsidRDefault="00BD4587" w:rsidP="00E048EC">
      <w:pPr>
        <w:ind w:firstLine="578"/>
        <w:rPr>
          <w:lang w:eastAsia="fr-FR"/>
        </w:rPr>
      </w:pPr>
      <w:r>
        <w:rPr>
          <w:lang w:eastAsia="fr-FR"/>
        </w:rPr>
        <w:t xml:space="preserve">Notre </w:t>
      </w:r>
      <w:r w:rsidRPr="00E5765C">
        <w:rPr>
          <w:lang w:eastAsia="fr-FR"/>
        </w:rPr>
        <w:t xml:space="preserve">méthodologie des formations vise à garantir une montée en compétence progressive des utilisateurs, en tenant compte de leurs profils et de leurs rôles. Elle repose sur une approche participative, orientée vers la pratique et l’appropriation </w:t>
      </w:r>
      <w:r>
        <w:rPr>
          <w:lang w:eastAsia="fr-FR"/>
        </w:rPr>
        <w:t>du système</w:t>
      </w:r>
      <w:r w:rsidRPr="00E5765C">
        <w:rPr>
          <w:lang w:eastAsia="fr-FR"/>
        </w:rPr>
        <w:t>.</w:t>
      </w:r>
    </w:p>
    <w:p w14:paraId="63FBAA29" w14:textId="77777777" w:rsidR="00E048EC" w:rsidRPr="00E5765C" w:rsidRDefault="00E048EC" w:rsidP="00841F56">
      <w:pPr>
        <w:pStyle w:val="Titre3"/>
      </w:pPr>
      <w:bookmarkStart w:id="1454" w:name="_Toc215758884"/>
      <w:r>
        <w:t>Objectifs de la formation</w:t>
      </w:r>
      <w:bookmarkEnd w:id="1454"/>
    </w:p>
    <w:p w14:paraId="48BBD7D0" w14:textId="77777777" w:rsidR="00841F56" w:rsidRPr="00E5765C" w:rsidRDefault="00841F56" w:rsidP="00841F56">
      <w:pPr>
        <w:rPr>
          <w:lang w:eastAsia="fr-FR"/>
        </w:rPr>
      </w:pPr>
      <w:r w:rsidRPr="00E5765C">
        <w:rPr>
          <w:lang w:eastAsia="fr-FR"/>
        </w:rPr>
        <w:t>Les formations ont pour but :</w:t>
      </w:r>
    </w:p>
    <w:p w14:paraId="69531622" w14:textId="77777777" w:rsidR="00841F56" w:rsidRPr="00A0651F" w:rsidRDefault="00841F56" w:rsidP="00841F56">
      <w:pPr>
        <w:pStyle w:val="Listeniveau1"/>
        <w:spacing w:line="360" w:lineRule="auto"/>
      </w:pPr>
      <w:r w:rsidRPr="00E5765C">
        <w:rPr>
          <w:lang w:eastAsia="fr-FR"/>
        </w:rPr>
        <w:t xml:space="preserve">D’assurer la </w:t>
      </w:r>
      <w:r>
        <w:t>maîtrise de GESCOM</w:t>
      </w:r>
      <w:r w:rsidRPr="00A0651F">
        <w:t xml:space="preserve"> ;</w:t>
      </w:r>
    </w:p>
    <w:p w14:paraId="338512CF" w14:textId="77777777" w:rsidR="00841F56" w:rsidRPr="00A0651F" w:rsidRDefault="00841F56" w:rsidP="00841F56">
      <w:pPr>
        <w:pStyle w:val="Listeniveau1"/>
        <w:spacing w:line="360" w:lineRule="auto"/>
      </w:pPr>
      <w:r w:rsidRPr="00A0651F">
        <w:t>De renforcer l’autonomie des utilisateurs dans l’exécution de leurs tâches ;</w:t>
      </w:r>
    </w:p>
    <w:p w14:paraId="132F5DBA" w14:textId="77777777" w:rsidR="00841F56" w:rsidRDefault="00841F56" w:rsidP="00841F56">
      <w:pPr>
        <w:pStyle w:val="Listeniveau1"/>
        <w:spacing w:line="360" w:lineRule="auto"/>
        <w:rPr>
          <w:lang w:eastAsia="fr-FR"/>
        </w:rPr>
      </w:pPr>
      <w:r w:rsidRPr="00A0651F">
        <w:t>De favoriser une adoption homogène</w:t>
      </w:r>
      <w:r w:rsidRPr="00E5765C">
        <w:rPr>
          <w:lang w:eastAsia="fr-FR"/>
        </w:rPr>
        <w:t xml:space="preserve"> de l</w:t>
      </w:r>
      <w:r>
        <w:rPr>
          <w:lang w:eastAsia="fr-FR"/>
        </w:rPr>
        <w:t>a solution à l’échelle de la CAMWATER</w:t>
      </w:r>
      <w:r w:rsidRPr="00E5765C">
        <w:rPr>
          <w:lang w:eastAsia="fr-FR"/>
        </w:rPr>
        <w:t>.</w:t>
      </w:r>
    </w:p>
    <w:p w14:paraId="1B2B69D6" w14:textId="77777777" w:rsidR="00876139" w:rsidRDefault="00876139" w:rsidP="00876139">
      <w:pPr>
        <w:pStyle w:val="Titre3"/>
      </w:pPr>
      <w:bookmarkStart w:id="1455" w:name="_Toc215758885"/>
      <w:r>
        <w:t>Approche pédagogique</w:t>
      </w:r>
      <w:bookmarkEnd w:id="1455"/>
    </w:p>
    <w:p w14:paraId="6B87F23C" w14:textId="77777777" w:rsidR="00876139" w:rsidRPr="00E5765C" w:rsidRDefault="00876139" w:rsidP="00876139">
      <w:pPr>
        <w:rPr>
          <w:lang w:eastAsia="fr-FR"/>
        </w:rPr>
      </w:pPr>
      <w:r w:rsidRPr="00E5765C">
        <w:rPr>
          <w:lang w:eastAsia="fr-FR"/>
        </w:rPr>
        <w:t>La démarche de formation suivra un modèle mixte combinant :</w:t>
      </w:r>
    </w:p>
    <w:p w14:paraId="5964CA2D" w14:textId="77777777" w:rsidR="00876139" w:rsidRPr="00A0651F" w:rsidRDefault="00876139" w:rsidP="00876139">
      <w:pPr>
        <w:pStyle w:val="Listeniveau1"/>
        <w:spacing w:line="360" w:lineRule="auto"/>
      </w:pPr>
      <w:r w:rsidRPr="00E5765C">
        <w:rPr>
          <w:b/>
          <w:bCs/>
          <w:lang w:eastAsia="fr-FR"/>
        </w:rPr>
        <w:t>Des sessions théoriques</w:t>
      </w:r>
      <w:r w:rsidRPr="00E5765C">
        <w:rPr>
          <w:lang w:eastAsia="fr-FR"/>
        </w:rPr>
        <w:t xml:space="preserve"> pour présenter les principes fonctionnels </w:t>
      </w:r>
      <w:r w:rsidRPr="00A0651F">
        <w:t>et les processus cibles ;</w:t>
      </w:r>
    </w:p>
    <w:p w14:paraId="0AAD0D39" w14:textId="77777777" w:rsidR="00876139" w:rsidRPr="00A0651F" w:rsidRDefault="00876139" w:rsidP="00876139">
      <w:pPr>
        <w:pStyle w:val="Listeniveau1"/>
        <w:spacing w:line="360" w:lineRule="auto"/>
      </w:pPr>
      <w:r w:rsidRPr="00A0651F">
        <w:rPr>
          <w:b/>
          <w:bCs/>
        </w:rPr>
        <w:t>Des ateliers pratiques</w:t>
      </w:r>
      <w:r w:rsidRPr="00A0651F">
        <w:t xml:space="preserve"> axés sur des cas d’usage réels</w:t>
      </w:r>
      <w:r>
        <w:t xml:space="preserve"> </w:t>
      </w:r>
      <w:r w:rsidRPr="00A0651F">
        <w:t>;</w:t>
      </w:r>
    </w:p>
    <w:p w14:paraId="2BE0F443" w14:textId="77777777" w:rsidR="00876139" w:rsidRPr="00A0651F" w:rsidRDefault="00876139" w:rsidP="00876139">
      <w:pPr>
        <w:pStyle w:val="Listeniveau1"/>
        <w:spacing w:line="360" w:lineRule="auto"/>
      </w:pPr>
      <w:r w:rsidRPr="00A0651F">
        <w:rPr>
          <w:b/>
          <w:bCs/>
        </w:rPr>
        <w:t>Des supports interactifs</w:t>
      </w:r>
      <w:r w:rsidRPr="00A0651F">
        <w:t xml:space="preserve"> (guides utilisateurs, tutoriels, vidéos) pour faciliter l’apprentissage individuel ;</w:t>
      </w:r>
    </w:p>
    <w:p w14:paraId="70077CCA" w14:textId="77777777" w:rsidR="00876139" w:rsidRDefault="00876139" w:rsidP="00876139">
      <w:pPr>
        <w:pStyle w:val="Listeniveau1"/>
        <w:spacing w:line="360" w:lineRule="auto"/>
        <w:rPr>
          <w:lang w:eastAsia="fr-FR"/>
        </w:rPr>
      </w:pPr>
      <w:r w:rsidRPr="00A0651F">
        <w:rPr>
          <w:b/>
          <w:bCs/>
        </w:rPr>
        <w:t>Des évaluations</w:t>
      </w:r>
      <w:r w:rsidRPr="00A0651F">
        <w:t xml:space="preserve"> à la fin de chaque session afin de mesurer la compréhension</w:t>
      </w:r>
      <w:r w:rsidRPr="00E5765C">
        <w:rPr>
          <w:lang w:eastAsia="fr-FR"/>
        </w:rPr>
        <w:t xml:space="preserve"> et le niveau d’appropriation.</w:t>
      </w:r>
    </w:p>
    <w:p w14:paraId="6A4B320A" w14:textId="77777777" w:rsidR="005371C5" w:rsidRDefault="00A23E0B" w:rsidP="00A23E0B">
      <w:pPr>
        <w:pStyle w:val="Titre3"/>
      </w:pPr>
      <w:bookmarkStart w:id="1456" w:name="_Toc215758886"/>
      <w:r>
        <w:t>Modalités pratiques</w:t>
      </w:r>
      <w:bookmarkEnd w:id="1456"/>
    </w:p>
    <w:p w14:paraId="61CB8FC2" w14:textId="77777777" w:rsidR="00601A89" w:rsidRPr="00A0651F" w:rsidRDefault="00601A89" w:rsidP="00601A89">
      <w:pPr>
        <w:pStyle w:val="Listeniveau1"/>
        <w:spacing w:line="360" w:lineRule="auto"/>
      </w:pPr>
      <w:r w:rsidRPr="00E5765C">
        <w:rPr>
          <w:lang w:eastAsia="fr-FR"/>
        </w:rPr>
        <w:t xml:space="preserve">Les sessions se </w:t>
      </w:r>
      <w:r w:rsidRPr="00A0651F">
        <w:t>tiendront en présentiel ou en visioconférence selon les besoins ;</w:t>
      </w:r>
    </w:p>
    <w:p w14:paraId="5956F56B" w14:textId="77777777" w:rsidR="00601A89" w:rsidRPr="00A0651F" w:rsidRDefault="00601A89" w:rsidP="00601A89">
      <w:pPr>
        <w:pStyle w:val="Listeniveau1"/>
        <w:spacing w:line="360" w:lineRule="auto"/>
      </w:pPr>
      <w:r w:rsidRPr="00A0651F">
        <w:t>Chaque session sera planifiée en coordination avec les responsables métiers ;</w:t>
      </w:r>
    </w:p>
    <w:p w14:paraId="7811F1F2" w14:textId="77777777" w:rsidR="00601A89" w:rsidRDefault="00601A89" w:rsidP="00601A89">
      <w:pPr>
        <w:pStyle w:val="Listeniveau1"/>
        <w:spacing w:line="360" w:lineRule="auto"/>
        <w:rPr>
          <w:lang w:eastAsia="fr-FR"/>
        </w:rPr>
      </w:pPr>
      <w:r w:rsidRPr="00A0651F">
        <w:t>Un planning de formation sera validé</w:t>
      </w:r>
      <w:r>
        <w:rPr>
          <w:lang w:eastAsia="fr-FR"/>
        </w:rPr>
        <w:t xml:space="preserve"> conjointement par la CAMWATER</w:t>
      </w:r>
      <w:r w:rsidRPr="00E5765C">
        <w:rPr>
          <w:lang w:eastAsia="fr-FR"/>
        </w:rPr>
        <w:t xml:space="preserve"> et l’intégrateur avant le démarrage effectif.</w:t>
      </w:r>
    </w:p>
    <w:p w14:paraId="637BB637" w14:textId="77777777" w:rsidR="005C11A1" w:rsidRDefault="005C11A1" w:rsidP="005C11A1">
      <w:pPr>
        <w:pStyle w:val="Listeniveau1"/>
        <w:numPr>
          <w:ilvl w:val="0"/>
          <w:numId w:val="0"/>
        </w:numPr>
        <w:spacing w:line="360" w:lineRule="auto"/>
        <w:ind w:left="717"/>
        <w:rPr>
          <w:lang w:eastAsia="fr-FR"/>
        </w:rPr>
      </w:pPr>
    </w:p>
    <w:p w14:paraId="1C0A4C00" w14:textId="77777777" w:rsidR="005371C5" w:rsidRDefault="005C11A1" w:rsidP="00D12FA1">
      <w:pPr>
        <w:pStyle w:val="Titre1"/>
      </w:pPr>
      <w:bookmarkStart w:id="1457" w:name="_Toc215758887"/>
      <w:r>
        <w:t>SECURITE, CONFIDENTIALITE ET CONFORMITE</w:t>
      </w:r>
      <w:bookmarkEnd w:id="1457"/>
    </w:p>
    <w:p w14:paraId="521264AE" w14:textId="77777777" w:rsidR="00186AA6" w:rsidRDefault="00186AA6" w:rsidP="00186AA6">
      <w:pPr>
        <w:pStyle w:val="Lgende"/>
        <w:keepNext/>
      </w:pPr>
      <w:bookmarkStart w:id="1458" w:name="_Toc215672911"/>
      <w:bookmarkStart w:id="1459" w:name="_Toc215672917"/>
      <w:r>
        <w:t xml:space="preserve">Tableau </w:t>
      </w:r>
      <w:r w:rsidR="009D3063">
        <w:rPr>
          <w:noProof/>
        </w:rPr>
        <w:fldChar w:fldCharType="begin"/>
      </w:r>
      <w:r w:rsidR="009D3063">
        <w:rPr>
          <w:noProof/>
        </w:rPr>
        <w:instrText xml:space="preserve"> SEQ Tableau \* ARABIC </w:instrText>
      </w:r>
      <w:r w:rsidR="009D3063">
        <w:rPr>
          <w:noProof/>
        </w:rPr>
        <w:fldChar w:fldCharType="separate"/>
      </w:r>
      <w:r w:rsidR="007B5B86">
        <w:rPr>
          <w:noProof/>
        </w:rPr>
        <w:t>5</w:t>
      </w:r>
      <w:r w:rsidR="009D3063">
        <w:rPr>
          <w:noProof/>
        </w:rPr>
        <w:fldChar w:fldCharType="end"/>
      </w:r>
      <w:r>
        <w:t>: sécurité, confidentialité et conformité</w:t>
      </w:r>
      <w:bookmarkEnd w:id="1458"/>
      <w:bookmarkEnd w:id="1459"/>
    </w:p>
    <w:tbl>
      <w:tblPr>
        <w:tblStyle w:val="TableauGrille4-Accentuation111"/>
        <w:tblW w:w="0" w:type="auto"/>
        <w:tblLook w:val="04A0" w:firstRow="1" w:lastRow="0" w:firstColumn="1" w:lastColumn="0" w:noHBand="0" w:noVBand="1"/>
      </w:tblPr>
      <w:tblGrid>
        <w:gridCol w:w="5040"/>
        <w:gridCol w:w="5041"/>
      </w:tblGrid>
      <w:tr w:rsidR="00D12FA1" w:rsidRPr="00C048AB" w14:paraId="1D8AC25E" w14:textId="77777777" w:rsidTr="00D12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6AD4865" w14:textId="77777777" w:rsidR="00D12FA1" w:rsidRPr="00C048AB" w:rsidRDefault="00D12FA1" w:rsidP="00E66178">
            <w:pPr>
              <w:rPr>
                <w:rFonts w:ascii="Candara" w:hAnsi="Candara"/>
                <w:sz w:val="22"/>
                <w:szCs w:val="22"/>
                <w:rPrChange w:id="1460" w:author="CDP Groupe 1" w:date="2025-12-05T17:17:00Z" w16du:dateUtc="2025-12-05T16:17:00Z">
                  <w:rPr>
                    <w:rFonts w:ascii="Candara" w:hAnsi="Candara"/>
                  </w:rPr>
                </w:rPrChange>
              </w:rPr>
            </w:pPr>
            <w:r w:rsidRPr="00C048AB">
              <w:rPr>
                <w:rFonts w:ascii="Candara" w:hAnsi="Candara"/>
                <w:sz w:val="22"/>
                <w:szCs w:val="22"/>
                <w:rPrChange w:id="1461" w:author="CDP Groupe 1" w:date="2025-12-05T17:17:00Z" w16du:dateUtc="2025-12-05T16:17:00Z">
                  <w:rPr>
                    <w:rFonts w:ascii="Candara" w:hAnsi="Candara"/>
                  </w:rPr>
                </w:rPrChange>
              </w:rPr>
              <w:t>Rubrique</w:t>
            </w:r>
          </w:p>
        </w:tc>
        <w:tc>
          <w:tcPr>
            <w:tcW w:w="5041" w:type="dxa"/>
          </w:tcPr>
          <w:p w14:paraId="60BF14B8" w14:textId="77777777" w:rsidR="00D12FA1" w:rsidRPr="00C048AB" w:rsidRDefault="00D12FA1" w:rsidP="00E66178">
            <w:pPr>
              <w:cnfStyle w:val="100000000000" w:firstRow="1" w:lastRow="0" w:firstColumn="0" w:lastColumn="0" w:oddVBand="0" w:evenVBand="0" w:oddHBand="0" w:evenHBand="0" w:firstRowFirstColumn="0" w:firstRowLastColumn="0" w:lastRowFirstColumn="0" w:lastRowLastColumn="0"/>
              <w:rPr>
                <w:rFonts w:ascii="Candara" w:hAnsi="Candara"/>
                <w:sz w:val="22"/>
                <w:szCs w:val="22"/>
                <w:rPrChange w:id="1462" w:author="CDP Groupe 1" w:date="2025-12-05T17:17:00Z" w16du:dateUtc="2025-12-05T16:17:00Z">
                  <w:rPr>
                    <w:rFonts w:ascii="Candara" w:hAnsi="Candara"/>
                  </w:rPr>
                </w:rPrChange>
              </w:rPr>
            </w:pPr>
            <w:r w:rsidRPr="00C048AB">
              <w:rPr>
                <w:rFonts w:ascii="Candara" w:hAnsi="Candara"/>
                <w:sz w:val="22"/>
                <w:szCs w:val="22"/>
                <w:rPrChange w:id="1463" w:author="CDP Groupe 1" w:date="2025-12-05T17:17:00Z" w16du:dateUtc="2025-12-05T16:17:00Z">
                  <w:rPr>
                    <w:rFonts w:ascii="Candara" w:hAnsi="Candara"/>
                  </w:rPr>
                </w:rPrChange>
              </w:rPr>
              <w:t>Exigences/Contenus</w:t>
            </w:r>
          </w:p>
        </w:tc>
      </w:tr>
      <w:tr w:rsidR="00D12FA1" w:rsidRPr="00C048AB" w14:paraId="228256F3" w14:textId="77777777" w:rsidTr="00D1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4F5CB9" w14:textId="77777777" w:rsidR="00D12FA1" w:rsidRPr="00C048AB" w:rsidRDefault="000401E2" w:rsidP="00E66178">
            <w:pPr>
              <w:rPr>
                <w:rFonts w:ascii="Candara" w:hAnsi="Candara"/>
                <w:b w:val="0"/>
                <w:sz w:val="22"/>
                <w:szCs w:val="22"/>
                <w:rPrChange w:id="1464" w:author="CDP Groupe 1" w:date="2025-12-05T17:17:00Z" w16du:dateUtc="2025-12-05T16:17:00Z">
                  <w:rPr>
                    <w:rFonts w:ascii="Candara" w:hAnsi="Candara"/>
                    <w:b w:val="0"/>
                  </w:rPr>
                </w:rPrChange>
              </w:rPr>
            </w:pPr>
            <w:r w:rsidRPr="00C048AB">
              <w:rPr>
                <w:rFonts w:ascii="Candara" w:hAnsi="Candara"/>
                <w:b w:val="0"/>
                <w:sz w:val="22"/>
                <w:szCs w:val="22"/>
                <w:rPrChange w:id="1465" w:author="CDP Groupe 1" w:date="2025-12-05T17:17:00Z" w16du:dateUtc="2025-12-05T16:17:00Z">
                  <w:rPr>
                    <w:rFonts w:ascii="Candara" w:hAnsi="Candara"/>
                    <w:b w:val="0"/>
                  </w:rPr>
                </w:rPrChange>
              </w:rPr>
              <w:t>Sécurité des infrastructures</w:t>
            </w:r>
          </w:p>
        </w:tc>
        <w:tc>
          <w:tcPr>
            <w:tcW w:w="5041" w:type="dxa"/>
          </w:tcPr>
          <w:p w14:paraId="52A51779" w14:textId="77777777" w:rsidR="00D12FA1" w:rsidRPr="00C048AB" w:rsidRDefault="000401E2" w:rsidP="00E66178">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Change w:id="1466" w:author="CDP Groupe 1" w:date="2025-12-05T17:17:00Z" w16du:dateUtc="2025-12-05T16:17:00Z">
                  <w:rPr>
                    <w:rFonts w:ascii="Candara" w:hAnsi="Candara"/>
                  </w:rPr>
                </w:rPrChange>
              </w:rPr>
            </w:pPr>
            <w:r w:rsidRPr="00C048AB">
              <w:rPr>
                <w:rFonts w:ascii="Candara" w:hAnsi="Candara"/>
                <w:sz w:val="22"/>
                <w:szCs w:val="22"/>
                <w:rPrChange w:id="1467" w:author="CDP Groupe 1" w:date="2025-12-05T17:17:00Z" w16du:dateUtc="2025-12-05T16:17:00Z">
                  <w:rPr>
                    <w:rFonts w:ascii="Candara" w:hAnsi="Candara"/>
                  </w:rPr>
                </w:rPrChange>
              </w:rPr>
              <w:t>-Sécurisation des serve</w:t>
            </w:r>
            <w:r w:rsidR="00635BA5" w:rsidRPr="00C048AB">
              <w:rPr>
                <w:rFonts w:ascii="Candara" w:hAnsi="Candara"/>
                <w:sz w:val="22"/>
                <w:szCs w:val="22"/>
                <w:rPrChange w:id="1468" w:author="CDP Groupe 1" w:date="2025-12-05T17:17:00Z" w16du:dateUtc="2025-12-05T16:17:00Z">
                  <w:rPr>
                    <w:rFonts w:ascii="Candara" w:hAnsi="Candara"/>
                  </w:rPr>
                </w:rPrChange>
              </w:rPr>
              <w:t>urs (</w:t>
            </w:r>
            <w:proofErr w:type="spellStart"/>
            <w:r w:rsidR="00635BA5" w:rsidRPr="00C048AB">
              <w:rPr>
                <w:rFonts w:ascii="Candara" w:hAnsi="Candara"/>
                <w:sz w:val="22"/>
                <w:szCs w:val="22"/>
                <w:rPrChange w:id="1469" w:author="CDP Groupe 1" w:date="2025-12-05T17:17:00Z" w16du:dateUtc="2025-12-05T16:17:00Z">
                  <w:rPr>
                    <w:rFonts w:ascii="Candara" w:hAnsi="Candara"/>
                  </w:rPr>
                </w:rPrChange>
              </w:rPr>
              <w:t>hardening</w:t>
            </w:r>
            <w:proofErr w:type="spellEnd"/>
            <w:r w:rsidR="00635BA5" w:rsidRPr="00C048AB">
              <w:rPr>
                <w:rFonts w:ascii="Candara" w:hAnsi="Candara"/>
                <w:sz w:val="22"/>
                <w:szCs w:val="22"/>
                <w:rPrChange w:id="1470" w:author="CDP Groupe 1" w:date="2025-12-05T17:17:00Z" w16du:dateUtc="2025-12-05T16:17:00Z">
                  <w:rPr>
                    <w:rFonts w:ascii="Candara" w:hAnsi="Candara"/>
                  </w:rPr>
                </w:rPrChange>
              </w:rPr>
              <w:t>, correctifs) ;</w:t>
            </w:r>
            <w:r w:rsidRPr="00C048AB">
              <w:rPr>
                <w:rFonts w:ascii="Candara" w:hAnsi="Candara"/>
                <w:sz w:val="22"/>
                <w:szCs w:val="22"/>
                <w:rPrChange w:id="1471" w:author="CDP Groupe 1" w:date="2025-12-05T17:17:00Z" w16du:dateUtc="2025-12-05T16:17:00Z">
                  <w:rPr>
                    <w:rFonts w:ascii="Candara" w:hAnsi="Candara"/>
                  </w:rPr>
                </w:rPrChange>
              </w:rPr>
              <w:t xml:space="preserve"> -Segmentatio</w:t>
            </w:r>
            <w:r w:rsidR="00635BA5" w:rsidRPr="00C048AB">
              <w:rPr>
                <w:rFonts w:ascii="Candara" w:hAnsi="Candara"/>
                <w:sz w:val="22"/>
                <w:szCs w:val="22"/>
                <w:rPrChange w:id="1472" w:author="CDP Groupe 1" w:date="2025-12-05T17:17:00Z" w16du:dateUtc="2025-12-05T16:17:00Z">
                  <w:rPr>
                    <w:rFonts w:ascii="Candara" w:hAnsi="Candara"/>
                  </w:rPr>
                </w:rPrChange>
              </w:rPr>
              <w:t>n réseau (LAN / DMZ / zone API) ;</w:t>
            </w:r>
            <w:r w:rsidRPr="00C048AB">
              <w:rPr>
                <w:rFonts w:ascii="Candara" w:hAnsi="Candara"/>
                <w:sz w:val="22"/>
                <w:szCs w:val="22"/>
                <w:rPrChange w:id="1473" w:author="CDP Groupe 1" w:date="2025-12-05T17:17:00Z" w16du:dateUtc="2025-12-05T16:17:00Z">
                  <w:rPr>
                    <w:rFonts w:ascii="Candara" w:hAnsi="Candara"/>
                  </w:rPr>
                </w:rPrChange>
              </w:rPr>
              <w:t xml:space="preserve"> </w:t>
            </w:r>
            <w:r w:rsidRPr="00C048AB">
              <w:rPr>
                <w:rFonts w:ascii="Candara" w:hAnsi="Candara"/>
                <w:sz w:val="22"/>
                <w:szCs w:val="22"/>
                <w:rPrChange w:id="1474" w:author="CDP Groupe 1" w:date="2025-12-05T17:17:00Z" w16du:dateUtc="2025-12-05T16:17:00Z">
                  <w:rPr>
                    <w:rFonts w:ascii="Candara" w:hAnsi="Candara"/>
                  </w:rPr>
                </w:rPrChange>
              </w:rPr>
              <w:br/>
              <w:t>-Pare</w:t>
            </w:r>
            <w:r w:rsidR="00635BA5" w:rsidRPr="00C048AB">
              <w:rPr>
                <w:rFonts w:ascii="Candara" w:hAnsi="Candara"/>
                <w:sz w:val="22"/>
                <w:szCs w:val="22"/>
                <w:rPrChange w:id="1475" w:author="CDP Groupe 1" w:date="2025-12-05T17:17:00Z" w16du:dateUtc="2025-12-05T16:17:00Z">
                  <w:rPr>
                    <w:rFonts w:ascii="Candara" w:hAnsi="Candara"/>
                  </w:rPr>
                </w:rPrChange>
              </w:rPr>
              <w:t>-feu NGFW + filtrage avancé ;</w:t>
            </w:r>
            <w:r w:rsidRPr="00C048AB">
              <w:rPr>
                <w:rFonts w:ascii="Candara" w:hAnsi="Candara"/>
                <w:sz w:val="22"/>
                <w:szCs w:val="22"/>
                <w:rPrChange w:id="1476" w:author="CDP Groupe 1" w:date="2025-12-05T17:17:00Z" w16du:dateUtc="2025-12-05T16:17:00Z">
                  <w:rPr>
                    <w:rFonts w:ascii="Candara" w:hAnsi="Candara"/>
                  </w:rPr>
                </w:rPrChange>
              </w:rPr>
              <w:t xml:space="preserve"> </w:t>
            </w:r>
            <w:r w:rsidRPr="00C048AB">
              <w:rPr>
                <w:rFonts w:ascii="Candara" w:hAnsi="Candara"/>
                <w:sz w:val="22"/>
                <w:szCs w:val="22"/>
                <w:rPrChange w:id="1477" w:author="CDP Groupe 1" w:date="2025-12-05T17:17:00Z" w16du:dateUtc="2025-12-05T16:17:00Z">
                  <w:rPr>
                    <w:rFonts w:ascii="Candara" w:hAnsi="Candara"/>
                  </w:rPr>
                </w:rPrChange>
              </w:rPr>
              <w:br/>
              <w:t>-Hébergement ce</w:t>
            </w:r>
            <w:r w:rsidR="00635BA5" w:rsidRPr="00C048AB">
              <w:rPr>
                <w:rFonts w:ascii="Candara" w:hAnsi="Candara"/>
                <w:sz w:val="22"/>
                <w:szCs w:val="22"/>
                <w:rPrChange w:id="1478" w:author="CDP Groupe 1" w:date="2025-12-05T17:17:00Z" w16du:dateUtc="2025-12-05T16:17:00Z">
                  <w:rPr>
                    <w:rFonts w:ascii="Candara" w:hAnsi="Candara"/>
                  </w:rPr>
                </w:rPrChange>
              </w:rPr>
              <w:t>ntral sécurisé + redondance ;</w:t>
            </w:r>
            <w:r w:rsidRPr="00C048AB">
              <w:rPr>
                <w:rFonts w:ascii="Candara" w:hAnsi="Candara"/>
                <w:sz w:val="22"/>
                <w:szCs w:val="22"/>
                <w:rPrChange w:id="1479" w:author="CDP Groupe 1" w:date="2025-12-05T17:17:00Z" w16du:dateUtc="2025-12-05T16:17:00Z">
                  <w:rPr>
                    <w:rFonts w:ascii="Candara" w:hAnsi="Candara"/>
                  </w:rPr>
                </w:rPrChange>
              </w:rPr>
              <w:t xml:space="preserve"> </w:t>
            </w:r>
            <w:r w:rsidRPr="00C048AB">
              <w:rPr>
                <w:rFonts w:ascii="Candara" w:hAnsi="Candara"/>
                <w:sz w:val="22"/>
                <w:szCs w:val="22"/>
                <w:rPrChange w:id="1480" w:author="CDP Groupe 1" w:date="2025-12-05T17:17:00Z" w16du:dateUtc="2025-12-05T16:17:00Z">
                  <w:rPr>
                    <w:rFonts w:ascii="Candara" w:hAnsi="Candara"/>
                  </w:rPr>
                </w:rPrChange>
              </w:rPr>
              <w:br/>
              <w:t>-Supervision continue (logs, alertes).</w:t>
            </w:r>
          </w:p>
        </w:tc>
      </w:tr>
      <w:tr w:rsidR="00D12FA1" w:rsidRPr="00C048AB" w14:paraId="7744EE10" w14:textId="77777777" w:rsidTr="00D12FA1">
        <w:tc>
          <w:tcPr>
            <w:cnfStyle w:val="001000000000" w:firstRow="0" w:lastRow="0" w:firstColumn="1" w:lastColumn="0" w:oddVBand="0" w:evenVBand="0" w:oddHBand="0" w:evenHBand="0" w:firstRowFirstColumn="0" w:firstRowLastColumn="0" w:lastRowFirstColumn="0" w:lastRowLastColumn="0"/>
            <w:tcW w:w="5040" w:type="dxa"/>
          </w:tcPr>
          <w:p w14:paraId="7D4E6185" w14:textId="77777777" w:rsidR="00D12FA1" w:rsidRPr="00C048AB" w:rsidRDefault="00A578BF" w:rsidP="00E66178">
            <w:pPr>
              <w:rPr>
                <w:rFonts w:ascii="Candara" w:hAnsi="Candara"/>
                <w:b w:val="0"/>
                <w:sz w:val="22"/>
                <w:szCs w:val="22"/>
                <w:rPrChange w:id="1481" w:author="CDP Groupe 1" w:date="2025-12-05T17:17:00Z" w16du:dateUtc="2025-12-05T16:17:00Z">
                  <w:rPr>
                    <w:rFonts w:ascii="Candara" w:hAnsi="Candara"/>
                    <w:b w:val="0"/>
                  </w:rPr>
                </w:rPrChange>
              </w:rPr>
            </w:pPr>
            <w:r w:rsidRPr="00C048AB">
              <w:rPr>
                <w:rFonts w:ascii="Candara" w:hAnsi="Candara"/>
                <w:b w:val="0"/>
                <w:sz w:val="22"/>
                <w:szCs w:val="22"/>
                <w:rPrChange w:id="1482" w:author="CDP Groupe 1" w:date="2025-12-05T17:17:00Z" w16du:dateUtc="2025-12-05T16:17:00Z">
                  <w:rPr>
                    <w:rFonts w:ascii="Candara" w:hAnsi="Candara"/>
                    <w:b w:val="0"/>
                  </w:rPr>
                </w:rPrChange>
              </w:rPr>
              <w:t>Sécurité des accès et authentification</w:t>
            </w:r>
          </w:p>
        </w:tc>
        <w:tc>
          <w:tcPr>
            <w:tcW w:w="5041" w:type="dxa"/>
          </w:tcPr>
          <w:p w14:paraId="430022D4" w14:textId="77777777" w:rsidR="00D12FA1" w:rsidRPr="00C048AB" w:rsidRDefault="00B13680" w:rsidP="001713F2">
            <w:pPr>
              <w:cnfStyle w:val="000000000000" w:firstRow="0" w:lastRow="0" w:firstColumn="0" w:lastColumn="0" w:oddVBand="0" w:evenVBand="0" w:oddHBand="0" w:evenHBand="0" w:firstRowFirstColumn="0" w:firstRowLastColumn="0" w:lastRowFirstColumn="0" w:lastRowLastColumn="0"/>
              <w:rPr>
                <w:rFonts w:ascii="Candara" w:hAnsi="Candara"/>
                <w:sz w:val="22"/>
                <w:szCs w:val="22"/>
                <w:rPrChange w:id="1483" w:author="CDP Groupe 1" w:date="2025-12-05T17:17:00Z" w16du:dateUtc="2025-12-05T16:17:00Z">
                  <w:rPr>
                    <w:rFonts w:ascii="Candara" w:hAnsi="Candara"/>
                  </w:rPr>
                </w:rPrChange>
              </w:rPr>
            </w:pPr>
            <w:r w:rsidRPr="00C048AB">
              <w:rPr>
                <w:rFonts w:ascii="Candara" w:hAnsi="Candara"/>
                <w:sz w:val="22"/>
                <w:szCs w:val="22"/>
                <w:rPrChange w:id="1484" w:author="CDP Groupe 1" w:date="2025-12-05T17:17:00Z" w16du:dateUtc="2025-12-05T16:17:00Z">
                  <w:rPr>
                    <w:rFonts w:ascii="Candara" w:hAnsi="Candara"/>
                  </w:rPr>
                </w:rPrChange>
              </w:rPr>
              <w:t>-Authentification centralisée Active Dire</w:t>
            </w:r>
            <w:r w:rsidR="00142D26" w:rsidRPr="00C048AB">
              <w:rPr>
                <w:rFonts w:ascii="Candara" w:hAnsi="Candara"/>
                <w:sz w:val="22"/>
                <w:szCs w:val="22"/>
                <w:rPrChange w:id="1485" w:author="CDP Groupe 1" w:date="2025-12-05T17:17:00Z" w16du:dateUtc="2025-12-05T16:17:00Z">
                  <w:rPr>
                    <w:rFonts w:ascii="Candara" w:hAnsi="Candara"/>
                  </w:rPr>
                </w:rPrChange>
              </w:rPr>
              <w:t>ctory (siège &amp; agences) ;</w:t>
            </w:r>
            <w:r w:rsidRPr="00C048AB">
              <w:rPr>
                <w:rFonts w:ascii="Candara" w:hAnsi="Candara"/>
                <w:sz w:val="22"/>
                <w:szCs w:val="22"/>
                <w:rPrChange w:id="1486" w:author="CDP Groupe 1" w:date="2025-12-05T17:17:00Z" w16du:dateUtc="2025-12-05T16:17:00Z">
                  <w:rPr>
                    <w:rFonts w:ascii="Candara" w:hAnsi="Candara"/>
                  </w:rPr>
                </w:rPrChange>
              </w:rPr>
              <w:t xml:space="preserve"> </w:t>
            </w:r>
            <w:r w:rsidRPr="00C048AB">
              <w:rPr>
                <w:rFonts w:ascii="Candara" w:hAnsi="Candara"/>
                <w:sz w:val="22"/>
                <w:szCs w:val="22"/>
                <w:rPrChange w:id="1487" w:author="CDP Groupe 1" w:date="2025-12-05T17:17:00Z" w16du:dateUtc="2025-12-05T16:17:00Z">
                  <w:rPr>
                    <w:rFonts w:ascii="Candara" w:hAnsi="Candara"/>
                  </w:rPr>
                </w:rPrChange>
              </w:rPr>
              <w:br/>
              <w:t xml:space="preserve">-Gestion des </w:t>
            </w:r>
            <w:r w:rsidR="00464738" w:rsidRPr="00C048AB">
              <w:rPr>
                <w:rFonts w:ascii="Candara" w:hAnsi="Candara"/>
                <w:sz w:val="22"/>
                <w:szCs w:val="22"/>
                <w:rPrChange w:id="1488" w:author="CDP Groupe 1" w:date="2025-12-05T17:17:00Z" w16du:dateUtc="2025-12-05T16:17:00Z">
                  <w:rPr>
                    <w:rFonts w:ascii="Candara" w:hAnsi="Candara"/>
                  </w:rPr>
                </w:rPrChange>
              </w:rPr>
              <w:t>droits par rôles et modules ;</w:t>
            </w:r>
            <w:r w:rsidRPr="00C048AB">
              <w:rPr>
                <w:rFonts w:ascii="Candara" w:hAnsi="Candara"/>
                <w:sz w:val="22"/>
                <w:szCs w:val="22"/>
                <w:rPrChange w:id="1489" w:author="CDP Groupe 1" w:date="2025-12-05T17:17:00Z" w16du:dateUtc="2025-12-05T16:17:00Z">
                  <w:rPr>
                    <w:rFonts w:ascii="Candara" w:hAnsi="Candara"/>
                  </w:rPr>
                </w:rPrChange>
              </w:rPr>
              <w:t xml:space="preserve"> </w:t>
            </w:r>
            <w:r w:rsidRPr="00C048AB">
              <w:rPr>
                <w:rFonts w:ascii="Candara" w:hAnsi="Candara"/>
                <w:sz w:val="22"/>
                <w:szCs w:val="22"/>
                <w:rPrChange w:id="1490" w:author="CDP Groupe 1" w:date="2025-12-05T17:17:00Z" w16du:dateUtc="2025-12-05T16:17:00Z">
                  <w:rPr>
                    <w:rFonts w:ascii="Candara" w:hAnsi="Candara"/>
                  </w:rPr>
                </w:rPrChange>
              </w:rPr>
              <w:br/>
              <w:t>-MFA pour administrateurs</w:t>
            </w:r>
            <w:r w:rsidR="001713F2" w:rsidRPr="00C048AB">
              <w:rPr>
                <w:rFonts w:ascii="Candara" w:hAnsi="Candara"/>
                <w:sz w:val="22"/>
                <w:szCs w:val="22"/>
                <w:rPrChange w:id="1491" w:author="CDP Groupe 1" w:date="2025-12-05T17:17:00Z" w16du:dateUtc="2025-12-05T16:17:00Z">
                  <w:rPr>
                    <w:rFonts w:ascii="Candara" w:hAnsi="Candara"/>
                  </w:rPr>
                </w:rPrChange>
              </w:rPr>
              <w:t> ;</w:t>
            </w:r>
            <w:r w:rsidRPr="00C048AB">
              <w:rPr>
                <w:rFonts w:ascii="Candara" w:hAnsi="Candara"/>
                <w:sz w:val="22"/>
                <w:szCs w:val="22"/>
                <w:rPrChange w:id="1492" w:author="CDP Groupe 1" w:date="2025-12-05T17:17:00Z" w16du:dateUtc="2025-12-05T16:17:00Z">
                  <w:rPr>
                    <w:rFonts w:ascii="Candara" w:hAnsi="Candara"/>
                  </w:rPr>
                </w:rPrChange>
              </w:rPr>
              <w:t xml:space="preserve"> </w:t>
            </w:r>
            <w:r w:rsidRPr="00C048AB">
              <w:rPr>
                <w:rFonts w:ascii="Candara" w:hAnsi="Candara"/>
                <w:sz w:val="22"/>
                <w:szCs w:val="22"/>
                <w:rPrChange w:id="1493" w:author="CDP Groupe 1" w:date="2025-12-05T17:17:00Z" w16du:dateUtc="2025-12-05T16:17:00Z">
                  <w:rPr>
                    <w:rFonts w:ascii="Candara" w:hAnsi="Candara"/>
                  </w:rPr>
                </w:rPrChange>
              </w:rPr>
              <w:br/>
              <w:t xml:space="preserve">-Journalisation </w:t>
            </w:r>
            <w:r w:rsidR="00410A5F" w:rsidRPr="00C048AB">
              <w:rPr>
                <w:rFonts w:ascii="Candara" w:hAnsi="Candara"/>
                <w:sz w:val="22"/>
                <w:szCs w:val="22"/>
                <w:rPrChange w:id="1494" w:author="CDP Groupe 1" w:date="2025-12-05T17:17:00Z" w16du:dateUtc="2025-12-05T16:17:00Z">
                  <w:rPr>
                    <w:rFonts w:ascii="Candara" w:hAnsi="Candara"/>
                  </w:rPr>
                </w:rPrChange>
              </w:rPr>
              <w:t>des sessions ;</w:t>
            </w:r>
            <w:r w:rsidRPr="00C048AB">
              <w:rPr>
                <w:rFonts w:ascii="Candara" w:hAnsi="Candara"/>
                <w:sz w:val="22"/>
                <w:szCs w:val="22"/>
                <w:rPrChange w:id="1495" w:author="CDP Groupe 1" w:date="2025-12-05T17:17:00Z" w16du:dateUtc="2025-12-05T16:17:00Z">
                  <w:rPr>
                    <w:rFonts w:ascii="Candara" w:hAnsi="Candara"/>
                  </w:rPr>
                </w:rPrChange>
              </w:rPr>
              <w:t xml:space="preserve"> </w:t>
            </w:r>
            <w:r w:rsidRPr="00C048AB">
              <w:rPr>
                <w:rFonts w:ascii="Candara" w:hAnsi="Candara"/>
                <w:sz w:val="22"/>
                <w:szCs w:val="22"/>
                <w:rPrChange w:id="1496" w:author="CDP Groupe 1" w:date="2025-12-05T17:17:00Z" w16du:dateUtc="2025-12-05T16:17:00Z">
                  <w:rPr>
                    <w:rFonts w:ascii="Candara" w:hAnsi="Candara"/>
                  </w:rPr>
                </w:rPrChange>
              </w:rPr>
              <w:br/>
              <w:t>-Audit trail complet (actions critiques).</w:t>
            </w:r>
          </w:p>
        </w:tc>
      </w:tr>
      <w:tr w:rsidR="00D12FA1" w:rsidRPr="00C048AB" w14:paraId="4FFC7EC2" w14:textId="77777777" w:rsidTr="00D1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6DCDDB" w14:textId="77777777" w:rsidR="00D12FA1" w:rsidRPr="00C048AB" w:rsidRDefault="004B130D" w:rsidP="00E66178">
            <w:pPr>
              <w:rPr>
                <w:rFonts w:ascii="Candara" w:hAnsi="Candara"/>
                <w:b w:val="0"/>
                <w:sz w:val="22"/>
                <w:szCs w:val="22"/>
                <w:rPrChange w:id="1497" w:author="CDP Groupe 1" w:date="2025-12-05T17:17:00Z" w16du:dateUtc="2025-12-05T16:17:00Z">
                  <w:rPr>
                    <w:rFonts w:ascii="Candara" w:hAnsi="Candara"/>
                    <w:b w:val="0"/>
                  </w:rPr>
                </w:rPrChange>
              </w:rPr>
            </w:pPr>
            <w:r w:rsidRPr="00C048AB">
              <w:rPr>
                <w:rFonts w:ascii="Candara" w:hAnsi="Candara"/>
                <w:b w:val="0"/>
                <w:sz w:val="22"/>
                <w:szCs w:val="22"/>
                <w:rPrChange w:id="1498" w:author="CDP Groupe 1" w:date="2025-12-05T17:17:00Z" w16du:dateUtc="2025-12-05T16:17:00Z">
                  <w:rPr>
                    <w:rFonts w:ascii="Candara" w:hAnsi="Candara"/>
                    <w:b w:val="0"/>
                  </w:rPr>
                </w:rPrChange>
              </w:rPr>
              <w:t>Sécurité des données</w:t>
            </w:r>
          </w:p>
        </w:tc>
        <w:tc>
          <w:tcPr>
            <w:tcW w:w="50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130D" w:rsidRPr="00C048AB" w14:paraId="128AD26C" w14:textId="77777777" w:rsidTr="004B130D">
              <w:trPr>
                <w:tblCellSpacing w:w="15" w:type="dxa"/>
              </w:trPr>
              <w:tc>
                <w:tcPr>
                  <w:tcW w:w="0" w:type="auto"/>
                  <w:vAlign w:val="center"/>
                  <w:hideMark/>
                </w:tcPr>
                <w:p w14:paraId="517F0FB7" w14:textId="77777777" w:rsidR="004B130D" w:rsidRPr="00C048AB" w:rsidRDefault="004B130D" w:rsidP="004B130D">
                  <w:pPr>
                    <w:spacing w:line="240" w:lineRule="auto"/>
                    <w:jc w:val="left"/>
                    <w:rPr>
                      <w:rFonts w:eastAsia="Times New Roman"/>
                      <w:sz w:val="22"/>
                      <w:szCs w:val="22"/>
                      <w:lang w:eastAsia="fr-FR"/>
                      <w:rPrChange w:id="1499" w:author="CDP Groupe 1" w:date="2025-12-05T17:17:00Z" w16du:dateUtc="2025-12-05T16:17:00Z">
                        <w:rPr>
                          <w:rFonts w:eastAsia="Times New Roman"/>
                          <w:lang w:eastAsia="fr-FR"/>
                        </w:rPr>
                      </w:rPrChange>
                    </w:rPr>
                  </w:pPr>
                </w:p>
              </w:tc>
            </w:tr>
          </w:tbl>
          <w:p w14:paraId="72B74522" w14:textId="77777777" w:rsidR="004B130D" w:rsidRPr="00C048AB" w:rsidRDefault="004B130D" w:rsidP="004B130D">
            <w:pPr>
              <w:spacing w:line="240" w:lineRule="auto"/>
              <w:jc w:val="left"/>
              <w:cnfStyle w:val="000000100000" w:firstRow="0" w:lastRow="0" w:firstColumn="0" w:lastColumn="0" w:oddVBand="0" w:evenVBand="0" w:oddHBand="1" w:evenHBand="0" w:firstRowFirstColumn="0" w:firstRowLastColumn="0" w:lastRowFirstColumn="0" w:lastRowLastColumn="0"/>
              <w:rPr>
                <w:rFonts w:ascii="Candara" w:hAnsi="Candara"/>
                <w:vanish/>
                <w:sz w:val="22"/>
                <w:szCs w:val="22"/>
                <w:rPrChange w:id="1500" w:author="CDP Groupe 1" w:date="2025-12-05T17:17:00Z" w16du:dateUtc="2025-12-05T16:17:00Z">
                  <w:rPr>
                    <w:rFonts w:ascii="Candara" w:hAnsi="Candara"/>
                    <w:vanish/>
                  </w:rPr>
                </w:rPrChang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5"/>
            </w:tblGrid>
            <w:tr w:rsidR="004B130D" w:rsidRPr="00C048AB" w14:paraId="43DF6D55" w14:textId="77777777" w:rsidTr="004B130D">
              <w:trPr>
                <w:tblCellSpacing w:w="15" w:type="dxa"/>
              </w:trPr>
              <w:tc>
                <w:tcPr>
                  <w:tcW w:w="0" w:type="auto"/>
                  <w:vAlign w:val="center"/>
                  <w:hideMark/>
                </w:tcPr>
                <w:p w14:paraId="7BE429A0" w14:textId="77777777" w:rsidR="004A6FA4" w:rsidRPr="00C048AB" w:rsidRDefault="004B130D" w:rsidP="004B130D">
                  <w:pPr>
                    <w:spacing w:line="240" w:lineRule="auto"/>
                    <w:jc w:val="left"/>
                    <w:rPr>
                      <w:rFonts w:eastAsia="Times New Roman"/>
                      <w:sz w:val="22"/>
                      <w:szCs w:val="22"/>
                      <w:lang w:eastAsia="fr-FR"/>
                      <w:rPrChange w:id="1501" w:author="CDP Groupe 1" w:date="2025-12-05T17:17:00Z" w16du:dateUtc="2025-12-05T16:17:00Z">
                        <w:rPr>
                          <w:rFonts w:eastAsia="Times New Roman"/>
                          <w:lang w:eastAsia="fr-FR"/>
                        </w:rPr>
                      </w:rPrChange>
                    </w:rPr>
                  </w:pPr>
                  <w:r w:rsidRPr="00C048AB">
                    <w:rPr>
                      <w:rFonts w:eastAsia="Times New Roman"/>
                      <w:sz w:val="22"/>
                      <w:szCs w:val="22"/>
                      <w:lang w:eastAsia="fr-FR"/>
                      <w:rPrChange w:id="1502" w:author="CDP Groupe 1" w:date="2025-12-05T17:17:00Z" w16du:dateUtc="2025-12-05T16:17:00Z">
                        <w:rPr>
                          <w:rFonts w:eastAsia="Times New Roman"/>
                          <w:lang w:eastAsia="fr-FR"/>
                        </w:rPr>
                      </w:rPrChange>
                    </w:rPr>
                    <w:t>-Chiffrement AE</w:t>
                  </w:r>
                  <w:r w:rsidR="00996CFA" w:rsidRPr="00C048AB">
                    <w:rPr>
                      <w:rFonts w:eastAsia="Times New Roman"/>
                      <w:sz w:val="22"/>
                      <w:szCs w:val="22"/>
                      <w:lang w:eastAsia="fr-FR"/>
                      <w:rPrChange w:id="1503" w:author="CDP Groupe 1" w:date="2025-12-05T17:17:00Z" w16du:dateUtc="2025-12-05T16:17:00Z">
                        <w:rPr>
                          <w:rFonts w:eastAsia="Times New Roman"/>
                          <w:lang w:eastAsia="fr-FR"/>
                        </w:rPr>
                      </w:rPrChange>
                    </w:rPr>
                    <w:t>S-256 des données sensibles ;</w:t>
                  </w:r>
                  <w:r w:rsidRPr="00C048AB">
                    <w:rPr>
                      <w:rFonts w:eastAsia="Times New Roman"/>
                      <w:sz w:val="22"/>
                      <w:szCs w:val="22"/>
                      <w:lang w:eastAsia="fr-FR"/>
                      <w:rPrChange w:id="1504" w:author="CDP Groupe 1" w:date="2025-12-05T17:17:00Z" w16du:dateUtc="2025-12-05T16:17:00Z">
                        <w:rPr>
                          <w:rFonts w:eastAsia="Times New Roman"/>
                          <w:lang w:eastAsia="fr-FR"/>
                        </w:rPr>
                      </w:rPrChange>
                    </w:rPr>
                    <w:br/>
                    <w:t>-Chiffrement</w:t>
                  </w:r>
                  <w:r w:rsidR="004A6FA4" w:rsidRPr="00C048AB">
                    <w:rPr>
                      <w:rFonts w:eastAsia="Times New Roman"/>
                      <w:sz w:val="22"/>
                      <w:szCs w:val="22"/>
                      <w:lang w:eastAsia="fr-FR"/>
                      <w:rPrChange w:id="1505" w:author="CDP Groupe 1" w:date="2025-12-05T17:17:00Z" w16du:dateUtc="2025-12-05T16:17:00Z">
                        <w:rPr>
                          <w:rFonts w:eastAsia="Times New Roman"/>
                          <w:lang w:eastAsia="fr-FR"/>
                        </w:rPr>
                      </w:rPrChange>
                    </w:rPr>
                    <w:t xml:space="preserve"> TLS/SSL pour tous les flux ;</w:t>
                  </w:r>
                </w:p>
                <w:p w14:paraId="7B1DDE20" w14:textId="77777777" w:rsidR="004B130D" w:rsidRPr="00C048AB" w:rsidRDefault="004A6FA4" w:rsidP="004B130D">
                  <w:pPr>
                    <w:spacing w:line="240" w:lineRule="auto"/>
                    <w:jc w:val="left"/>
                    <w:rPr>
                      <w:rFonts w:eastAsia="Times New Roman"/>
                      <w:sz w:val="22"/>
                      <w:szCs w:val="22"/>
                      <w:lang w:eastAsia="fr-FR"/>
                      <w:rPrChange w:id="1506" w:author="CDP Groupe 1" w:date="2025-12-05T17:17:00Z" w16du:dateUtc="2025-12-05T16:17:00Z">
                        <w:rPr>
                          <w:rFonts w:eastAsia="Times New Roman"/>
                          <w:lang w:eastAsia="fr-FR"/>
                        </w:rPr>
                      </w:rPrChange>
                    </w:rPr>
                  </w:pPr>
                  <w:r w:rsidRPr="00C048AB">
                    <w:rPr>
                      <w:rFonts w:eastAsia="Times New Roman"/>
                      <w:sz w:val="22"/>
                      <w:szCs w:val="22"/>
                      <w:lang w:eastAsia="fr-FR"/>
                      <w:rPrChange w:id="1507" w:author="CDP Groupe 1" w:date="2025-12-05T17:17:00Z" w16du:dateUtc="2025-12-05T16:17:00Z">
                        <w:rPr>
                          <w:rFonts w:eastAsia="Times New Roman"/>
                          <w:lang w:eastAsia="fr-FR"/>
                        </w:rPr>
                      </w:rPrChange>
                    </w:rPr>
                    <w:t>-</w:t>
                  </w:r>
                  <w:r w:rsidR="004B130D" w:rsidRPr="00C048AB">
                    <w:rPr>
                      <w:rFonts w:eastAsia="Times New Roman"/>
                      <w:sz w:val="22"/>
                      <w:szCs w:val="22"/>
                      <w:lang w:eastAsia="fr-FR"/>
                      <w:rPrChange w:id="1508" w:author="CDP Groupe 1" w:date="2025-12-05T17:17:00Z" w16du:dateUtc="2025-12-05T16:17:00Z">
                        <w:rPr>
                          <w:rFonts w:eastAsia="Times New Roman"/>
                          <w:lang w:eastAsia="fr-FR"/>
                        </w:rPr>
                      </w:rPrChange>
                    </w:rPr>
                    <w:t>Masquage / an</w:t>
                  </w:r>
                  <w:r w:rsidRPr="00C048AB">
                    <w:rPr>
                      <w:rFonts w:eastAsia="Times New Roman"/>
                      <w:sz w:val="22"/>
                      <w:szCs w:val="22"/>
                      <w:lang w:eastAsia="fr-FR"/>
                      <w:rPrChange w:id="1509" w:author="CDP Groupe 1" w:date="2025-12-05T17:17:00Z" w16du:dateUtc="2025-12-05T16:17:00Z">
                        <w:rPr>
                          <w:rFonts w:eastAsia="Times New Roman"/>
                          <w:lang w:eastAsia="fr-FR"/>
                        </w:rPr>
                      </w:rPrChange>
                    </w:rPr>
                    <w:t>onymisation des données de test ;</w:t>
                  </w:r>
                  <w:r w:rsidR="004B130D" w:rsidRPr="00C048AB">
                    <w:rPr>
                      <w:rFonts w:eastAsia="Times New Roman"/>
                      <w:sz w:val="22"/>
                      <w:szCs w:val="22"/>
                      <w:lang w:eastAsia="fr-FR"/>
                      <w:rPrChange w:id="1510" w:author="CDP Groupe 1" w:date="2025-12-05T17:17:00Z" w16du:dateUtc="2025-12-05T16:17:00Z">
                        <w:rPr>
                          <w:rFonts w:eastAsia="Times New Roman"/>
                          <w:lang w:eastAsia="fr-FR"/>
                        </w:rPr>
                      </w:rPrChange>
                    </w:rPr>
                    <w:t xml:space="preserve"> </w:t>
                  </w:r>
                  <w:r w:rsidR="004B130D" w:rsidRPr="00C048AB">
                    <w:rPr>
                      <w:rFonts w:eastAsia="Times New Roman"/>
                      <w:sz w:val="22"/>
                      <w:szCs w:val="22"/>
                      <w:lang w:eastAsia="fr-FR"/>
                      <w:rPrChange w:id="1511" w:author="CDP Groupe 1" w:date="2025-12-05T17:17:00Z" w16du:dateUtc="2025-12-05T16:17:00Z">
                        <w:rPr>
                          <w:rFonts w:eastAsia="Times New Roman"/>
                          <w:lang w:eastAsia="fr-FR"/>
                        </w:rPr>
                      </w:rPrChange>
                    </w:rPr>
                    <w:br/>
                    <w:t xml:space="preserve">-Sauvegardes automatiques </w:t>
                  </w:r>
                  <w:r w:rsidRPr="00C048AB">
                    <w:rPr>
                      <w:rFonts w:eastAsia="Times New Roman"/>
                      <w:sz w:val="22"/>
                      <w:szCs w:val="22"/>
                      <w:lang w:eastAsia="fr-FR"/>
                      <w:rPrChange w:id="1512" w:author="CDP Groupe 1" w:date="2025-12-05T17:17:00Z" w16du:dateUtc="2025-12-05T16:17:00Z">
                        <w:rPr>
                          <w:rFonts w:eastAsia="Times New Roman"/>
                          <w:lang w:eastAsia="fr-FR"/>
                        </w:rPr>
                      </w:rPrChange>
                    </w:rPr>
                    <w:t>(incrémentales + complètes) ;</w:t>
                  </w:r>
                  <w:r w:rsidR="004B130D" w:rsidRPr="00C048AB">
                    <w:rPr>
                      <w:rFonts w:eastAsia="Times New Roman"/>
                      <w:sz w:val="22"/>
                      <w:szCs w:val="22"/>
                      <w:lang w:eastAsia="fr-FR"/>
                      <w:rPrChange w:id="1513" w:author="CDP Groupe 1" w:date="2025-12-05T17:17:00Z" w16du:dateUtc="2025-12-05T16:17:00Z">
                        <w:rPr>
                          <w:rFonts w:eastAsia="Times New Roman"/>
                          <w:lang w:eastAsia="fr-FR"/>
                        </w:rPr>
                      </w:rPrChange>
                    </w:rPr>
                    <w:br/>
                    <w:t>-</w:t>
                  </w:r>
                  <w:r w:rsidRPr="00C048AB">
                    <w:rPr>
                      <w:rFonts w:eastAsia="Times New Roman"/>
                      <w:sz w:val="22"/>
                      <w:szCs w:val="22"/>
                      <w:lang w:eastAsia="fr-FR"/>
                      <w:rPrChange w:id="1514" w:author="CDP Groupe 1" w:date="2025-12-05T17:17:00Z" w16du:dateUtc="2025-12-05T16:17:00Z">
                        <w:rPr>
                          <w:rFonts w:eastAsia="Times New Roman"/>
                          <w:lang w:eastAsia="fr-FR"/>
                        </w:rPr>
                      </w:rPrChange>
                    </w:rPr>
                    <w:t>PRA &amp; PCA obligatoires ;</w:t>
                  </w:r>
                </w:p>
              </w:tc>
            </w:tr>
          </w:tbl>
          <w:p w14:paraId="6D722B85" w14:textId="77777777" w:rsidR="00D12FA1" w:rsidRPr="00C048AB" w:rsidRDefault="00D12FA1" w:rsidP="00E66178">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Change w:id="1515" w:author="CDP Groupe 1" w:date="2025-12-05T17:17:00Z" w16du:dateUtc="2025-12-05T16:17:00Z">
                  <w:rPr>
                    <w:rFonts w:ascii="Candara" w:hAnsi="Candara"/>
                  </w:rPr>
                </w:rPrChange>
              </w:rPr>
            </w:pPr>
          </w:p>
        </w:tc>
      </w:tr>
      <w:tr w:rsidR="00D12FA1" w:rsidRPr="00C048AB" w14:paraId="681E0308" w14:textId="77777777" w:rsidTr="00D12FA1">
        <w:tc>
          <w:tcPr>
            <w:cnfStyle w:val="001000000000" w:firstRow="0" w:lastRow="0" w:firstColumn="1" w:lastColumn="0" w:oddVBand="0" w:evenVBand="0" w:oddHBand="0" w:evenHBand="0" w:firstRowFirstColumn="0" w:firstRowLastColumn="0" w:lastRowFirstColumn="0" w:lastRowLastColumn="0"/>
            <w:tcW w:w="5040" w:type="dxa"/>
          </w:tcPr>
          <w:p w14:paraId="2497B29E" w14:textId="77777777" w:rsidR="00D12FA1" w:rsidRPr="00C048AB" w:rsidRDefault="0005797D" w:rsidP="00E66178">
            <w:pPr>
              <w:rPr>
                <w:rFonts w:ascii="Candara" w:hAnsi="Candara"/>
                <w:b w:val="0"/>
                <w:sz w:val="22"/>
                <w:szCs w:val="22"/>
                <w:rPrChange w:id="1516" w:author="CDP Groupe 1" w:date="2025-12-05T17:17:00Z" w16du:dateUtc="2025-12-05T16:17:00Z">
                  <w:rPr>
                    <w:rFonts w:ascii="Candara" w:hAnsi="Candara"/>
                    <w:b w:val="0"/>
                  </w:rPr>
                </w:rPrChange>
              </w:rPr>
            </w:pPr>
            <w:r w:rsidRPr="00C048AB">
              <w:rPr>
                <w:rFonts w:ascii="Candara" w:hAnsi="Candara"/>
                <w:b w:val="0"/>
                <w:sz w:val="22"/>
                <w:szCs w:val="22"/>
                <w:rPrChange w:id="1517" w:author="CDP Groupe 1" w:date="2025-12-05T17:17:00Z" w16du:dateUtc="2025-12-05T16:17:00Z">
                  <w:rPr>
                    <w:rFonts w:ascii="Candara" w:hAnsi="Candara"/>
                    <w:b w:val="0"/>
                  </w:rPr>
                </w:rPrChange>
              </w:rPr>
              <w:t>Sécurité des API &amp; interopérabilité</w:t>
            </w:r>
          </w:p>
        </w:tc>
        <w:tc>
          <w:tcPr>
            <w:tcW w:w="5041" w:type="dxa"/>
          </w:tcPr>
          <w:p w14:paraId="6AAC1E94" w14:textId="77777777" w:rsidR="00D12FA1" w:rsidRPr="00C048AB" w:rsidRDefault="0005797D" w:rsidP="00E66178">
            <w:pPr>
              <w:cnfStyle w:val="000000000000" w:firstRow="0" w:lastRow="0" w:firstColumn="0" w:lastColumn="0" w:oddVBand="0" w:evenVBand="0" w:oddHBand="0" w:evenHBand="0" w:firstRowFirstColumn="0" w:firstRowLastColumn="0" w:lastRowFirstColumn="0" w:lastRowLastColumn="0"/>
              <w:rPr>
                <w:rFonts w:ascii="Candara" w:hAnsi="Candara"/>
                <w:sz w:val="22"/>
                <w:szCs w:val="22"/>
                <w:rPrChange w:id="1518" w:author="CDP Groupe 1" w:date="2025-12-05T17:17:00Z" w16du:dateUtc="2025-12-05T16:17:00Z">
                  <w:rPr>
                    <w:rFonts w:ascii="Candara" w:hAnsi="Candara"/>
                  </w:rPr>
                </w:rPrChange>
              </w:rPr>
            </w:pPr>
            <w:r w:rsidRPr="00C048AB">
              <w:rPr>
                <w:rFonts w:ascii="Candara" w:hAnsi="Candara"/>
                <w:sz w:val="22"/>
                <w:szCs w:val="22"/>
                <w:rPrChange w:id="1519" w:author="CDP Groupe 1" w:date="2025-12-05T17:17:00Z" w16du:dateUtc="2025-12-05T16:17:00Z">
                  <w:rPr>
                    <w:rFonts w:ascii="Candara" w:hAnsi="Candara"/>
                  </w:rPr>
                </w:rPrChange>
              </w:rPr>
              <w:t>-</w:t>
            </w:r>
            <w:r w:rsidR="00476AE1" w:rsidRPr="00C048AB">
              <w:rPr>
                <w:rFonts w:ascii="Candara" w:hAnsi="Candara"/>
                <w:sz w:val="22"/>
                <w:szCs w:val="22"/>
                <w:rPrChange w:id="1520" w:author="CDP Groupe 1" w:date="2025-12-05T17:17:00Z" w16du:dateUtc="2025-12-05T16:17:00Z">
                  <w:rPr>
                    <w:rFonts w:ascii="Candara" w:hAnsi="Candara"/>
                  </w:rPr>
                </w:rPrChange>
              </w:rPr>
              <w:t>Jetons sécurisés (OAuth2 / JWT) ;</w:t>
            </w:r>
            <w:r w:rsidRPr="00C048AB">
              <w:rPr>
                <w:rFonts w:ascii="Candara" w:hAnsi="Candara"/>
                <w:sz w:val="22"/>
                <w:szCs w:val="22"/>
                <w:rPrChange w:id="1521" w:author="CDP Groupe 1" w:date="2025-12-05T17:17:00Z" w16du:dateUtc="2025-12-05T16:17:00Z">
                  <w:rPr>
                    <w:rFonts w:ascii="Candara" w:hAnsi="Candara"/>
                  </w:rPr>
                </w:rPrChange>
              </w:rPr>
              <w:t xml:space="preserve"> </w:t>
            </w:r>
            <w:r w:rsidRPr="00C048AB">
              <w:rPr>
                <w:rFonts w:ascii="Candara" w:hAnsi="Candara"/>
                <w:sz w:val="22"/>
                <w:szCs w:val="22"/>
                <w:rPrChange w:id="1522" w:author="CDP Groupe 1" w:date="2025-12-05T17:17:00Z" w16du:dateUtc="2025-12-05T16:17:00Z">
                  <w:rPr>
                    <w:rFonts w:ascii="Candara" w:hAnsi="Candara"/>
                  </w:rPr>
                </w:rPrChange>
              </w:rPr>
              <w:br/>
              <w:t>-Limitati</w:t>
            </w:r>
            <w:r w:rsidR="00476AE1" w:rsidRPr="00C048AB">
              <w:rPr>
                <w:rFonts w:ascii="Candara" w:hAnsi="Candara"/>
                <w:sz w:val="22"/>
                <w:szCs w:val="22"/>
                <w:rPrChange w:id="1523" w:author="CDP Groupe 1" w:date="2025-12-05T17:17:00Z" w16du:dateUtc="2025-12-05T16:17:00Z">
                  <w:rPr>
                    <w:rFonts w:ascii="Candara" w:hAnsi="Candara"/>
                  </w:rPr>
                </w:rPrChange>
              </w:rPr>
              <w:t xml:space="preserve">on de débit (rate </w:t>
            </w:r>
            <w:proofErr w:type="spellStart"/>
            <w:r w:rsidR="00476AE1" w:rsidRPr="00C048AB">
              <w:rPr>
                <w:rFonts w:ascii="Candara" w:hAnsi="Candara"/>
                <w:sz w:val="22"/>
                <w:szCs w:val="22"/>
                <w:rPrChange w:id="1524" w:author="CDP Groupe 1" w:date="2025-12-05T17:17:00Z" w16du:dateUtc="2025-12-05T16:17:00Z">
                  <w:rPr>
                    <w:rFonts w:ascii="Candara" w:hAnsi="Candara"/>
                  </w:rPr>
                </w:rPrChange>
              </w:rPr>
              <w:t>limiting</w:t>
            </w:r>
            <w:proofErr w:type="spellEnd"/>
            <w:r w:rsidR="00476AE1" w:rsidRPr="00C048AB">
              <w:rPr>
                <w:rFonts w:ascii="Candara" w:hAnsi="Candara"/>
                <w:sz w:val="22"/>
                <w:szCs w:val="22"/>
                <w:rPrChange w:id="1525" w:author="CDP Groupe 1" w:date="2025-12-05T17:17:00Z" w16du:dateUtc="2025-12-05T16:17:00Z">
                  <w:rPr>
                    <w:rFonts w:ascii="Candara" w:hAnsi="Candara"/>
                  </w:rPr>
                </w:rPrChange>
              </w:rPr>
              <w:t>) ;</w:t>
            </w:r>
            <w:r w:rsidRPr="00C048AB">
              <w:rPr>
                <w:rFonts w:ascii="Candara" w:hAnsi="Candara"/>
                <w:sz w:val="22"/>
                <w:szCs w:val="22"/>
                <w:rPrChange w:id="1526" w:author="CDP Groupe 1" w:date="2025-12-05T17:17:00Z" w16du:dateUtc="2025-12-05T16:17:00Z">
                  <w:rPr>
                    <w:rFonts w:ascii="Candara" w:hAnsi="Candara"/>
                  </w:rPr>
                </w:rPrChange>
              </w:rPr>
              <w:t xml:space="preserve"> </w:t>
            </w:r>
            <w:r w:rsidRPr="00C048AB">
              <w:rPr>
                <w:rFonts w:ascii="Candara" w:hAnsi="Candara"/>
                <w:sz w:val="22"/>
                <w:szCs w:val="22"/>
                <w:rPrChange w:id="1527" w:author="CDP Groupe 1" w:date="2025-12-05T17:17:00Z" w16du:dateUtc="2025-12-05T16:17:00Z">
                  <w:rPr>
                    <w:rFonts w:ascii="Candara" w:hAnsi="Candara"/>
                  </w:rPr>
                </w:rPrChange>
              </w:rPr>
              <w:br/>
              <w:t>-Signature et co</w:t>
            </w:r>
            <w:r w:rsidR="00476AE1" w:rsidRPr="00C048AB">
              <w:rPr>
                <w:rFonts w:ascii="Candara" w:hAnsi="Candara"/>
                <w:sz w:val="22"/>
                <w:szCs w:val="22"/>
                <w:rPrChange w:id="1528" w:author="CDP Groupe 1" w:date="2025-12-05T17:17:00Z" w16du:dateUtc="2025-12-05T16:17:00Z">
                  <w:rPr>
                    <w:rFonts w:ascii="Candara" w:hAnsi="Candara"/>
                  </w:rPr>
                </w:rPrChange>
              </w:rPr>
              <w:t>ntrôle d’intégrité des flux ;</w:t>
            </w:r>
            <w:r w:rsidRPr="00C048AB">
              <w:rPr>
                <w:rFonts w:ascii="Candara" w:hAnsi="Candara"/>
                <w:sz w:val="22"/>
                <w:szCs w:val="22"/>
                <w:rPrChange w:id="1529" w:author="CDP Groupe 1" w:date="2025-12-05T17:17:00Z" w16du:dateUtc="2025-12-05T16:17:00Z">
                  <w:rPr>
                    <w:rFonts w:ascii="Candara" w:hAnsi="Candara"/>
                  </w:rPr>
                </w:rPrChange>
              </w:rPr>
              <w:t xml:space="preserve"> </w:t>
            </w:r>
            <w:r w:rsidRPr="00C048AB">
              <w:rPr>
                <w:rFonts w:ascii="Candara" w:hAnsi="Candara"/>
                <w:sz w:val="22"/>
                <w:szCs w:val="22"/>
                <w:rPrChange w:id="1530" w:author="CDP Groupe 1" w:date="2025-12-05T17:17:00Z" w16du:dateUtc="2025-12-05T16:17:00Z">
                  <w:rPr>
                    <w:rFonts w:ascii="Candara" w:hAnsi="Candara"/>
                  </w:rPr>
                </w:rPrChange>
              </w:rPr>
              <w:br/>
              <w:t>-Validatio</w:t>
            </w:r>
            <w:r w:rsidR="003276F6" w:rsidRPr="00C048AB">
              <w:rPr>
                <w:rFonts w:ascii="Candara" w:hAnsi="Candara"/>
                <w:sz w:val="22"/>
                <w:szCs w:val="22"/>
                <w:rPrChange w:id="1531" w:author="CDP Groupe 1" w:date="2025-12-05T17:17:00Z" w16du:dateUtc="2025-12-05T16:17:00Z">
                  <w:rPr>
                    <w:rFonts w:ascii="Candara" w:hAnsi="Candara"/>
                  </w:rPr>
                </w:rPrChange>
              </w:rPr>
              <w:t xml:space="preserve">n des schémas (JSON </w:t>
            </w:r>
            <w:proofErr w:type="spellStart"/>
            <w:r w:rsidR="003276F6" w:rsidRPr="00C048AB">
              <w:rPr>
                <w:rFonts w:ascii="Candara" w:hAnsi="Candara"/>
                <w:sz w:val="22"/>
                <w:szCs w:val="22"/>
                <w:rPrChange w:id="1532" w:author="CDP Groupe 1" w:date="2025-12-05T17:17:00Z" w16du:dateUtc="2025-12-05T16:17:00Z">
                  <w:rPr>
                    <w:rFonts w:ascii="Candara" w:hAnsi="Candara"/>
                  </w:rPr>
                </w:rPrChange>
              </w:rPr>
              <w:t>schema</w:t>
            </w:r>
            <w:proofErr w:type="spellEnd"/>
            <w:r w:rsidR="003276F6" w:rsidRPr="00C048AB">
              <w:rPr>
                <w:rFonts w:ascii="Candara" w:hAnsi="Candara"/>
                <w:sz w:val="22"/>
                <w:szCs w:val="22"/>
                <w:rPrChange w:id="1533" w:author="CDP Groupe 1" w:date="2025-12-05T17:17:00Z" w16du:dateUtc="2025-12-05T16:17:00Z">
                  <w:rPr>
                    <w:rFonts w:ascii="Candara" w:hAnsi="Candara"/>
                  </w:rPr>
                </w:rPrChange>
              </w:rPr>
              <w:t>) ;</w:t>
            </w:r>
            <w:r w:rsidRPr="00C048AB">
              <w:rPr>
                <w:rFonts w:ascii="Candara" w:hAnsi="Candara"/>
                <w:sz w:val="22"/>
                <w:szCs w:val="22"/>
                <w:rPrChange w:id="1534" w:author="CDP Groupe 1" w:date="2025-12-05T17:17:00Z" w16du:dateUtc="2025-12-05T16:17:00Z">
                  <w:rPr>
                    <w:rFonts w:ascii="Candara" w:hAnsi="Candara"/>
                  </w:rPr>
                </w:rPrChange>
              </w:rPr>
              <w:t xml:space="preserve"> </w:t>
            </w:r>
            <w:r w:rsidRPr="00C048AB">
              <w:rPr>
                <w:rFonts w:ascii="Candara" w:hAnsi="Candara"/>
                <w:sz w:val="22"/>
                <w:szCs w:val="22"/>
                <w:rPrChange w:id="1535" w:author="CDP Groupe 1" w:date="2025-12-05T17:17:00Z" w16du:dateUtc="2025-12-05T16:17:00Z">
                  <w:rPr>
                    <w:rFonts w:ascii="Candara" w:hAnsi="Candara"/>
                  </w:rPr>
                </w:rPrChange>
              </w:rPr>
              <w:br/>
              <w:t>-Journalis</w:t>
            </w:r>
            <w:r w:rsidR="00461152" w:rsidRPr="00C048AB">
              <w:rPr>
                <w:rFonts w:ascii="Candara" w:hAnsi="Candara"/>
                <w:sz w:val="22"/>
                <w:szCs w:val="22"/>
                <w:rPrChange w:id="1536" w:author="CDP Groupe 1" w:date="2025-12-05T17:17:00Z" w16du:dateUtc="2025-12-05T16:17:00Z">
                  <w:rPr>
                    <w:rFonts w:ascii="Candara" w:hAnsi="Candara"/>
                  </w:rPr>
                </w:rPrChange>
              </w:rPr>
              <w:t>ation des appels API ;</w:t>
            </w:r>
            <w:r w:rsidRPr="00C048AB">
              <w:rPr>
                <w:rFonts w:ascii="Candara" w:hAnsi="Candara"/>
                <w:sz w:val="22"/>
                <w:szCs w:val="22"/>
                <w:rPrChange w:id="1537" w:author="CDP Groupe 1" w:date="2025-12-05T17:17:00Z" w16du:dateUtc="2025-12-05T16:17:00Z">
                  <w:rPr>
                    <w:rFonts w:ascii="Candara" w:hAnsi="Candara"/>
                  </w:rPr>
                </w:rPrChange>
              </w:rPr>
              <w:t xml:space="preserve"> </w:t>
            </w:r>
            <w:r w:rsidRPr="00C048AB">
              <w:rPr>
                <w:rFonts w:ascii="Candara" w:hAnsi="Candara"/>
                <w:sz w:val="22"/>
                <w:szCs w:val="22"/>
                <w:rPrChange w:id="1538" w:author="CDP Groupe 1" w:date="2025-12-05T17:17:00Z" w16du:dateUtc="2025-12-05T16:17:00Z">
                  <w:rPr>
                    <w:rFonts w:ascii="Candara" w:hAnsi="Candara"/>
                  </w:rPr>
                </w:rPrChange>
              </w:rPr>
              <w:br/>
              <w:t>-Sécurisation des intégrations Mobile Money (OM, MTN, EU) et cartes bancaires.</w:t>
            </w:r>
          </w:p>
        </w:tc>
      </w:tr>
      <w:tr w:rsidR="00D12FA1" w:rsidRPr="00C048AB" w14:paraId="0A66919F" w14:textId="77777777" w:rsidTr="00D1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2673FFE" w14:textId="77777777" w:rsidR="00D12FA1" w:rsidRPr="00C048AB" w:rsidRDefault="00635BA5" w:rsidP="00E66178">
            <w:pPr>
              <w:rPr>
                <w:rFonts w:ascii="Candara" w:hAnsi="Candara"/>
                <w:b w:val="0"/>
                <w:sz w:val="22"/>
                <w:szCs w:val="22"/>
                <w:rPrChange w:id="1539" w:author="CDP Groupe 1" w:date="2025-12-05T17:17:00Z" w16du:dateUtc="2025-12-05T16:17:00Z">
                  <w:rPr>
                    <w:rFonts w:ascii="Candara" w:hAnsi="Candara"/>
                    <w:b w:val="0"/>
                  </w:rPr>
                </w:rPrChange>
              </w:rPr>
            </w:pPr>
            <w:r w:rsidRPr="00C048AB">
              <w:rPr>
                <w:rFonts w:ascii="Candara" w:hAnsi="Candara"/>
                <w:b w:val="0"/>
                <w:sz w:val="22"/>
                <w:szCs w:val="22"/>
                <w:rPrChange w:id="1540" w:author="CDP Groupe 1" w:date="2025-12-05T17:17:00Z" w16du:dateUtc="2025-12-05T16:17:00Z">
                  <w:rPr>
                    <w:rFonts w:ascii="Candara" w:hAnsi="Candara"/>
                    <w:b w:val="0"/>
                  </w:rPr>
                </w:rPrChange>
              </w:rPr>
              <w:t>Conformité réglementaire</w:t>
            </w:r>
          </w:p>
        </w:tc>
        <w:tc>
          <w:tcPr>
            <w:tcW w:w="5041" w:type="dxa"/>
          </w:tcPr>
          <w:p w14:paraId="2E0ED74E" w14:textId="77777777" w:rsidR="00D12FA1" w:rsidRPr="00C048AB" w:rsidRDefault="00635BA5" w:rsidP="00E66178">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Change w:id="1541" w:author="CDP Groupe 1" w:date="2025-12-05T17:17:00Z" w16du:dateUtc="2025-12-05T16:17:00Z">
                  <w:rPr>
                    <w:rFonts w:ascii="Candara" w:hAnsi="Candara"/>
                  </w:rPr>
                </w:rPrChange>
              </w:rPr>
            </w:pPr>
            <w:r w:rsidRPr="00C048AB">
              <w:rPr>
                <w:rFonts w:ascii="Candara" w:hAnsi="Candara"/>
                <w:sz w:val="22"/>
                <w:szCs w:val="22"/>
                <w:rPrChange w:id="1542" w:author="CDP Groupe 1" w:date="2025-12-05T17:17:00Z" w16du:dateUtc="2025-12-05T16:17:00Z">
                  <w:rPr>
                    <w:rFonts w:ascii="Candara" w:hAnsi="Candara"/>
                  </w:rPr>
                </w:rPrChange>
              </w:rPr>
              <w:t>-Conformité CEMAC (</w:t>
            </w:r>
            <w:proofErr w:type="spellStart"/>
            <w:r w:rsidRPr="00C048AB">
              <w:rPr>
                <w:rFonts w:ascii="Candara" w:hAnsi="Candara"/>
                <w:sz w:val="22"/>
                <w:szCs w:val="22"/>
                <w:rPrChange w:id="1543" w:author="CDP Groupe 1" w:date="2025-12-05T17:17:00Z" w16du:dateUtc="2025-12-05T16:17:00Z">
                  <w:rPr>
                    <w:rFonts w:ascii="Candara" w:hAnsi="Candara"/>
                  </w:rPr>
                </w:rPrChange>
              </w:rPr>
              <w:t>onboarding</w:t>
            </w:r>
            <w:proofErr w:type="spellEnd"/>
            <w:r w:rsidRPr="00C048AB">
              <w:rPr>
                <w:rFonts w:ascii="Candara" w:hAnsi="Candara"/>
                <w:sz w:val="22"/>
                <w:szCs w:val="22"/>
                <w:rPrChange w:id="1544" w:author="CDP Groupe 1" w:date="2025-12-05T17:17:00Z" w16du:dateUtc="2025-12-05T16:17:00Z">
                  <w:rPr>
                    <w:rFonts w:ascii="Candara" w:hAnsi="Candara"/>
                  </w:rPr>
                </w:rPrChange>
              </w:rPr>
              <w:t>, flux financiers) ;</w:t>
            </w:r>
            <w:r w:rsidRPr="00C048AB">
              <w:rPr>
                <w:rFonts w:ascii="Candara" w:hAnsi="Candara"/>
                <w:sz w:val="22"/>
                <w:szCs w:val="22"/>
                <w:rPrChange w:id="1545" w:author="CDP Groupe 1" w:date="2025-12-05T17:17:00Z" w16du:dateUtc="2025-12-05T16:17:00Z">
                  <w:rPr>
                    <w:rFonts w:ascii="Candara" w:hAnsi="Candara"/>
                  </w:rPr>
                </w:rPrChange>
              </w:rPr>
              <w:br/>
              <w:t xml:space="preserve">-Conformité RGPD &amp; réglementation nationale ; </w:t>
            </w:r>
            <w:r w:rsidRPr="00C048AB">
              <w:rPr>
                <w:rFonts w:ascii="Candara" w:hAnsi="Candara"/>
                <w:sz w:val="22"/>
                <w:szCs w:val="22"/>
                <w:rPrChange w:id="1546" w:author="CDP Groupe 1" w:date="2025-12-05T17:17:00Z" w16du:dateUtc="2025-12-05T16:17:00Z">
                  <w:rPr>
                    <w:rFonts w:ascii="Candara" w:hAnsi="Candara"/>
                  </w:rPr>
                </w:rPrChange>
              </w:rPr>
              <w:br/>
              <w:t xml:space="preserve">-Conformité PCI-DSS pour les paiements carte ; </w:t>
            </w:r>
            <w:r w:rsidRPr="00C048AB">
              <w:rPr>
                <w:rFonts w:ascii="Candara" w:hAnsi="Candara"/>
                <w:sz w:val="22"/>
                <w:szCs w:val="22"/>
                <w:rPrChange w:id="1547" w:author="CDP Groupe 1" w:date="2025-12-05T17:17:00Z" w16du:dateUtc="2025-12-05T16:17:00Z">
                  <w:rPr>
                    <w:rFonts w:ascii="Candara" w:hAnsi="Candara"/>
                  </w:rPr>
                </w:rPrChange>
              </w:rPr>
              <w:br/>
              <w:t xml:space="preserve">-Respect des politiques internes CAMWATER ; </w:t>
            </w:r>
            <w:r w:rsidRPr="00C048AB">
              <w:rPr>
                <w:rFonts w:ascii="Candara" w:hAnsi="Candara"/>
                <w:sz w:val="22"/>
                <w:szCs w:val="22"/>
                <w:rPrChange w:id="1548" w:author="CDP Groupe 1" w:date="2025-12-05T17:17:00Z" w16du:dateUtc="2025-12-05T16:17:00Z">
                  <w:rPr>
                    <w:rFonts w:ascii="Candara" w:hAnsi="Candara"/>
                  </w:rPr>
                </w:rPrChange>
              </w:rPr>
              <w:br/>
            </w:r>
            <w:r w:rsidRPr="00C048AB">
              <w:rPr>
                <w:rStyle w:val="lev"/>
                <w:rFonts w:ascii="Candara" w:hAnsi="Candara"/>
                <w:sz w:val="22"/>
                <w:szCs w:val="22"/>
                <w:rPrChange w:id="1549" w:author="CDP Groupe 1" w:date="2025-12-05T17:17:00Z" w16du:dateUtc="2025-12-05T16:17:00Z">
                  <w:rPr>
                    <w:rStyle w:val="lev"/>
                    <w:rFonts w:ascii="Candara" w:hAnsi="Candara"/>
                  </w:rPr>
                </w:rPrChange>
              </w:rPr>
              <w:lastRenderedPageBreak/>
              <w:t>Preuves à fournir :</w:t>
            </w:r>
            <w:r w:rsidRPr="00C048AB">
              <w:rPr>
                <w:rFonts w:ascii="Candara" w:hAnsi="Candara"/>
                <w:sz w:val="22"/>
                <w:szCs w:val="22"/>
                <w:rPrChange w:id="1550" w:author="CDP Groupe 1" w:date="2025-12-05T17:17:00Z" w16du:dateUtc="2025-12-05T16:17:00Z">
                  <w:rPr>
                    <w:rFonts w:ascii="Candara" w:hAnsi="Candara"/>
                  </w:rPr>
                </w:rPrChange>
              </w:rPr>
              <w:t xml:space="preserve"> Documentation API, journaux d’audit, procédures de sécurité.</w:t>
            </w:r>
          </w:p>
        </w:tc>
      </w:tr>
      <w:tr w:rsidR="00D12FA1" w:rsidRPr="00C048AB" w14:paraId="1E82D88F" w14:textId="77777777" w:rsidTr="00D12FA1">
        <w:tc>
          <w:tcPr>
            <w:cnfStyle w:val="001000000000" w:firstRow="0" w:lastRow="0" w:firstColumn="1" w:lastColumn="0" w:oddVBand="0" w:evenVBand="0" w:oddHBand="0" w:evenHBand="0" w:firstRowFirstColumn="0" w:firstRowLastColumn="0" w:lastRowFirstColumn="0" w:lastRowLastColumn="0"/>
            <w:tcW w:w="5040" w:type="dxa"/>
          </w:tcPr>
          <w:p w14:paraId="1BED42C7" w14:textId="77777777" w:rsidR="00D12FA1" w:rsidRPr="00C048AB" w:rsidRDefault="004F5C23" w:rsidP="00E66178">
            <w:pPr>
              <w:rPr>
                <w:rFonts w:ascii="Candara" w:hAnsi="Candara"/>
                <w:b w:val="0"/>
                <w:sz w:val="22"/>
                <w:szCs w:val="22"/>
                <w:rPrChange w:id="1551" w:author="CDP Groupe 1" w:date="2025-12-05T17:17:00Z" w16du:dateUtc="2025-12-05T16:17:00Z">
                  <w:rPr>
                    <w:rFonts w:ascii="Candara" w:hAnsi="Candara"/>
                    <w:b w:val="0"/>
                  </w:rPr>
                </w:rPrChange>
              </w:rPr>
            </w:pPr>
            <w:r w:rsidRPr="00C048AB">
              <w:rPr>
                <w:rFonts w:ascii="Candara" w:hAnsi="Candara"/>
                <w:b w:val="0"/>
                <w:sz w:val="22"/>
                <w:szCs w:val="22"/>
                <w:rPrChange w:id="1552" w:author="CDP Groupe 1" w:date="2025-12-05T17:17:00Z" w16du:dateUtc="2025-12-05T16:17:00Z">
                  <w:rPr>
                    <w:rFonts w:ascii="Candara" w:hAnsi="Candara"/>
                    <w:b w:val="0"/>
                  </w:rPr>
                </w:rPrChange>
              </w:rPr>
              <w:lastRenderedPageBreak/>
              <w:t>Confidentialité &amp; protection des informations</w:t>
            </w:r>
          </w:p>
        </w:tc>
        <w:tc>
          <w:tcPr>
            <w:tcW w:w="5041" w:type="dxa"/>
          </w:tcPr>
          <w:p w14:paraId="782780BD" w14:textId="77777777" w:rsidR="00D12FA1" w:rsidRPr="00C048AB" w:rsidRDefault="004F5C23" w:rsidP="00E66178">
            <w:pPr>
              <w:cnfStyle w:val="000000000000" w:firstRow="0" w:lastRow="0" w:firstColumn="0" w:lastColumn="0" w:oddVBand="0" w:evenVBand="0" w:oddHBand="0" w:evenHBand="0" w:firstRowFirstColumn="0" w:firstRowLastColumn="0" w:lastRowFirstColumn="0" w:lastRowLastColumn="0"/>
              <w:rPr>
                <w:rFonts w:ascii="Candara" w:hAnsi="Candara"/>
                <w:sz w:val="22"/>
                <w:szCs w:val="22"/>
                <w:rPrChange w:id="1553" w:author="CDP Groupe 1" w:date="2025-12-05T17:17:00Z" w16du:dateUtc="2025-12-05T16:17:00Z">
                  <w:rPr>
                    <w:rFonts w:ascii="Candara" w:hAnsi="Candara"/>
                  </w:rPr>
                </w:rPrChange>
              </w:rPr>
            </w:pPr>
            <w:r w:rsidRPr="00C048AB">
              <w:rPr>
                <w:rFonts w:ascii="Candara" w:hAnsi="Candara"/>
                <w:sz w:val="22"/>
                <w:szCs w:val="22"/>
                <w:rPrChange w:id="1554" w:author="CDP Groupe 1" w:date="2025-12-05T17:17:00Z" w16du:dateUtc="2025-12-05T16:17:00Z">
                  <w:rPr>
                    <w:rFonts w:ascii="Candara" w:hAnsi="Candara"/>
                  </w:rPr>
                </w:rPrChange>
              </w:rPr>
              <w:t>-Interdiction de divulgation des informations CAMWATER ;</w:t>
            </w:r>
            <w:r w:rsidRPr="00C048AB">
              <w:rPr>
                <w:rFonts w:ascii="Candara" w:hAnsi="Candara"/>
                <w:sz w:val="22"/>
                <w:szCs w:val="22"/>
                <w:rPrChange w:id="1555" w:author="CDP Groupe 1" w:date="2025-12-05T17:17:00Z" w16du:dateUtc="2025-12-05T16:17:00Z">
                  <w:rPr>
                    <w:rFonts w:ascii="Candara" w:hAnsi="Candara"/>
                  </w:rPr>
                </w:rPrChange>
              </w:rPr>
              <w:br/>
              <w:t xml:space="preserve">-Utilisation exclusive des données pour le projet ; </w:t>
            </w:r>
            <w:r w:rsidRPr="00C048AB">
              <w:rPr>
                <w:rFonts w:ascii="Candara" w:hAnsi="Candara"/>
                <w:sz w:val="22"/>
                <w:szCs w:val="22"/>
                <w:rPrChange w:id="1556" w:author="CDP Groupe 1" w:date="2025-12-05T17:17:00Z" w16du:dateUtc="2025-12-05T16:17:00Z">
                  <w:rPr>
                    <w:rFonts w:ascii="Candara" w:hAnsi="Candara"/>
                  </w:rPr>
                </w:rPrChange>
              </w:rPr>
              <w:br/>
              <w:t xml:space="preserve">-Accords de confidentialité signés par le personnel de l’intégrateur ; </w:t>
            </w:r>
            <w:r w:rsidRPr="00C048AB">
              <w:rPr>
                <w:rFonts w:ascii="Candara" w:hAnsi="Candara"/>
                <w:sz w:val="22"/>
                <w:szCs w:val="22"/>
                <w:rPrChange w:id="1557" w:author="CDP Groupe 1" w:date="2025-12-05T17:17:00Z" w16du:dateUtc="2025-12-05T16:17:00Z">
                  <w:rPr>
                    <w:rFonts w:ascii="Candara" w:hAnsi="Candara"/>
                  </w:rPr>
                </w:rPrChange>
              </w:rPr>
              <w:br/>
              <w:t>-Restitution ou destruction sécurisée des données en fin de contrat.</w:t>
            </w:r>
          </w:p>
        </w:tc>
      </w:tr>
      <w:tr w:rsidR="00D12FA1" w:rsidRPr="00C048AB" w14:paraId="348D3B38" w14:textId="77777777" w:rsidTr="00D1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BAB035" w14:textId="77777777" w:rsidR="00D12FA1" w:rsidRPr="00C048AB" w:rsidRDefault="00040991" w:rsidP="00E66178">
            <w:pPr>
              <w:rPr>
                <w:rFonts w:ascii="Candara" w:hAnsi="Candara"/>
                <w:b w:val="0"/>
                <w:sz w:val="22"/>
                <w:szCs w:val="22"/>
                <w:rPrChange w:id="1558" w:author="CDP Groupe 1" w:date="2025-12-05T17:17:00Z" w16du:dateUtc="2025-12-05T16:17:00Z">
                  <w:rPr>
                    <w:rFonts w:ascii="Candara" w:hAnsi="Candara"/>
                    <w:b w:val="0"/>
                  </w:rPr>
                </w:rPrChange>
              </w:rPr>
            </w:pPr>
            <w:r w:rsidRPr="00C048AB">
              <w:rPr>
                <w:rFonts w:ascii="Candara" w:hAnsi="Candara"/>
                <w:b w:val="0"/>
                <w:sz w:val="22"/>
                <w:szCs w:val="22"/>
                <w:rPrChange w:id="1559" w:author="CDP Groupe 1" w:date="2025-12-05T17:17:00Z" w16du:dateUtc="2025-12-05T16:17:00Z">
                  <w:rPr>
                    <w:rFonts w:ascii="Candara" w:hAnsi="Candara"/>
                    <w:b w:val="0"/>
                  </w:rPr>
                </w:rPrChange>
              </w:rPr>
              <w:t>Sécurité opérationnelle</w:t>
            </w:r>
          </w:p>
        </w:tc>
        <w:tc>
          <w:tcPr>
            <w:tcW w:w="5041" w:type="dxa"/>
          </w:tcPr>
          <w:p w14:paraId="410694F4" w14:textId="77777777" w:rsidR="00D12FA1" w:rsidRPr="00C048AB" w:rsidRDefault="00040991" w:rsidP="00E66178">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Change w:id="1560" w:author="CDP Groupe 1" w:date="2025-12-05T17:17:00Z" w16du:dateUtc="2025-12-05T16:17:00Z">
                  <w:rPr>
                    <w:rFonts w:ascii="Candara" w:hAnsi="Candara"/>
                  </w:rPr>
                </w:rPrChange>
              </w:rPr>
            </w:pPr>
            <w:r w:rsidRPr="00C048AB">
              <w:rPr>
                <w:rFonts w:ascii="Candara" w:hAnsi="Candara"/>
                <w:sz w:val="22"/>
                <w:szCs w:val="22"/>
                <w:rPrChange w:id="1561" w:author="CDP Groupe 1" w:date="2025-12-05T17:17:00Z" w16du:dateUtc="2025-12-05T16:17:00Z">
                  <w:rPr>
                    <w:rFonts w:ascii="Candara" w:hAnsi="Candara"/>
                  </w:rPr>
                </w:rPrChange>
              </w:rPr>
              <w:t>-Mode offline/online avec synchronisation sécurisée ;</w:t>
            </w:r>
            <w:r w:rsidRPr="00C048AB">
              <w:rPr>
                <w:rFonts w:ascii="Candara" w:hAnsi="Candara"/>
                <w:sz w:val="22"/>
                <w:szCs w:val="22"/>
                <w:rPrChange w:id="1562" w:author="CDP Groupe 1" w:date="2025-12-05T17:17:00Z" w16du:dateUtc="2025-12-05T16:17:00Z">
                  <w:rPr>
                    <w:rFonts w:ascii="Candara" w:hAnsi="Candara"/>
                  </w:rPr>
                </w:rPrChange>
              </w:rPr>
              <w:br/>
              <w:t xml:space="preserve">-Base locale sécurisée dans chaque agence ; </w:t>
            </w:r>
            <w:r w:rsidRPr="00C048AB">
              <w:rPr>
                <w:rFonts w:ascii="Candara" w:hAnsi="Candara"/>
                <w:sz w:val="22"/>
                <w:szCs w:val="22"/>
                <w:rPrChange w:id="1563" w:author="CDP Groupe 1" w:date="2025-12-05T17:17:00Z" w16du:dateUtc="2025-12-05T16:17:00Z">
                  <w:rPr>
                    <w:rFonts w:ascii="Candara" w:hAnsi="Candara"/>
                  </w:rPr>
                </w:rPrChange>
              </w:rPr>
              <w:br/>
              <w:t xml:space="preserve">-Protection anti-fraude sur les opérations critiques ; </w:t>
            </w:r>
            <w:r w:rsidRPr="00C048AB">
              <w:rPr>
                <w:rFonts w:ascii="Candara" w:hAnsi="Candara"/>
                <w:sz w:val="22"/>
                <w:szCs w:val="22"/>
                <w:rPrChange w:id="1564" w:author="CDP Groupe 1" w:date="2025-12-05T17:17:00Z" w16du:dateUtc="2025-12-05T16:17:00Z">
                  <w:rPr>
                    <w:rFonts w:ascii="Candara" w:hAnsi="Candara"/>
                  </w:rPr>
                </w:rPrChange>
              </w:rPr>
              <w:br/>
              <w:t>-Supervision centralisée + alertes techniques et sécurité.</w:t>
            </w:r>
          </w:p>
        </w:tc>
      </w:tr>
      <w:tr w:rsidR="00EA0892" w:rsidRPr="00C048AB" w14:paraId="6D4D7E78" w14:textId="77777777" w:rsidTr="00D12FA1">
        <w:tc>
          <w:tcPr>
            <w:cnfStyle w:val="001000000000" w:firstRow="0" w:lastRow="0" w:firstColumn="1" w:lastColumn="0" w:oddVBand="0" w:evenVBand="0" w:oddHBand="0" w:evenHBand="0" w:firstRowFirstColumn="0" w:firstRowLastColumn="0" w:lastRowFirstColumn="0" w:lastRowLastColumn="0"/>
            <w:tcW w:w="5040" w:type="dxa"/>
          </w:tcPr>
          <w:p w14:paraId="2925A05F" w14:textId="77777777" w:rsidR="00EA0892" w:rsidRPr="00C048AB" w:rsidRDefault="00EA0892" w:rsidP="00E66178">
            <w:pPr>
              <w:rPr>
                <w:rFonts w:ascii="Candara" w:hAnsi="Candara"/>
                <w:b w:val="0"/>
                <w:sz w:val="22"/>
                <w:szCs w:val="22"/>
                <w:rPrChange w:id="1565" w:author="CDP Groupe 1" w:date="2025-12-05T17:17:00Z" w16du:dateUtc="2025-12-05T16:17:00Z">
                  <w:rPr>
                    <w:rFonts w:ascii="Candara" w:hAnsi="Candara"/>
                    <w:b w:val="0"/>
                  </w:rPr>
                </w:rPrChange>
              </w:rPr>
            </w:pPr>
            <w:r w:rsidRPr="00C048AB">
              <w:rPr>
                <w:rFonts w:ascii="Candara" w:hAnsi="Candara"/>
                <w:b w:val="0"/>
                <w:sz w:val="22"/>
                <w:szCs w:val="22"/>
                <w:rPrChange w:id="1566" w:author="CDP Groupe 1" w:date="2025-12-05T17:17:00Z" w16du:dateUtc="2025-12-05T16:17:00Z">
                  <w:rPr>
                    <w:rFonts w:ascii="Candara" w:hAnsi="Candara"/>
                    <w:b w:val="0"/>
                  </w:rPr>
                </w:rPrChange>
              </w:rPr>
              <w:t>Tests de sécurité</w:t>
            </w:r>
          </w:p>
        </w:tc>
        <w:tc>
          <w:tcPr>
            <w:tcW w:w="5041" w:type="dxa"/>
          </w:tcPr>
          <w:p w14:paraId="23862BDD" w14:textId="77777777" w:rsidR="00EA0892" w:rsidRPr="00C048AB" w:rsidRDefault="00EA0892" w:rsidP="00E66178">
            <w:pPr>
              <w:cnfStyle w:val="000000000000" w:firstRow="0" w:lastRow="0" w:firstColumn="0" w:lastColumn="0" w:oddVBand="0" w:evenVBand="0" w:oddHBand="0" w:evenHBand="0" w:firstRowFirstColumn="0" w:firstRowLastColumn="0" w:lastRowFirstColumn="0" w:lastRowLastColumn="0"/>
              <w:rPr>
                <w:rFonts w:ascii="Candara" w:hAnsi="Candara"/>
                <w:sz w:val="22"/>
                <w:szCs w:val="22"/>
                <w:rPrChange w:id="1567" w:author="CDP Groupe 1" w:date="2025-12-05T17:17:00Z" w16du:dateUtc="2025-12-05T16:17:00Z">
                  <w:rPr>
                    <w:rFonts w:ascii="Candara" w:hAnsi="Candara"/>
                  </w:rPr>
                </w:rPrChange>
              </w:rPr>
            </w:pPr>
            <w:r w:rsidRPr="00C048AB">
              <w:rPr>
                <w:rFonts w:ascii="Candara" w:hAnsi="Candara"/>
                <w:sz w:val="22"/>
                <w:szCs w:val="22"/>
                <w:rPrChange w:id="1568" w:author="CDP Groupe 1" w:date="2025-12-05T17:17:00Z" w16du:dateUtc="2025-12-05T16:17:00Z">
                  <w:rPr>
                    <w:rFonts w:ascii="Candara" w:hAnsi="Candara"/>
                  </w:rPr>
                </w:rPrChange>
              </w:rPr>
              <w:t xml:space="preserve">-Tests d’intrusion (interne / externe) ; </w:t>
            </w:r>
            <w:r w:rsidRPr="00C048AB">
              <w:rPr>
                <w:rFonts w:ascii="Candara" w:hAnsi="Candara"/>
                <w:sz w:val="22"/>
                <w:szCs w:val="22"/>
                <w:rPrChange w:id="1569" w:author="CDP Groupe 1" w:date="2025-12-05T17:17:00Z" w16du:dateUtc="2025-12-05T16:17:00Z">
                  <w:rPr>
                    <w:rFonts w:ascii="Candara" w:hAnsi="Candara"/>
                  </w:rPr>
                </w:rPrChange>
              </w:rPr>
              <w:br/>
              <w:t xml:space="preserve">-Tests de charge sur API et services web ; </w:t>
            </w:r>
            <w:r w:rsidRPr="00C048AB">
              <w:rPr>
                <w:rFonts w:ascii="Candara" w:hAnsi="Candara"/>
                <w:sz w:val="22"/>
                <w:szCs w:val="22"/>
                <w:rPrChange w:id="1570" w:author="CDP Groupe 1" w:date="2025-12-05T17:17:00Z" w16du:dateUtc="2025-12-05T16:17:00Z">
                  <w:rPr>
                    <w:rFonts w:ascii="Candara" w:hAnsi="Candara"/>
                  </w:rPr>
                </w:rPrChange>
              </w:rPr>
              <w:br/>
              <w:t xml:space="preserve">-Tests d’élévation de privilèges ; </w:t>
            </w:r>
            <w:r w:rsidRPr="00C048AB">
              <w:rPr>
                <w:rFonts w:ascii="Candara" w:hAnsi="Candara"/>
                <w:sz w:val="22"/>
                <w:szCs w:val="22"/>
                <w:rPrChange w:id="1571" w:author="CDP Groupe 1" w:date="2025-12-05T17:17:00Z" w16du:dateUtc="2025-12-05T16:17:00Z">
                  <w:rPr>
                    <w:rFonts w:ascii="Candara" w:hAnsi="Candara"/>
                  </w:rPr>
                </w:rPrChange>
              </w:rPr>
              <w:br/>
              <w:t xml:space="preserve">-Tests de conformité RGPD (droits des personnes) ; </w:t>
            </w:r>
            <w:r w:rsidRPr="00C048AB">
              <w:rPr>
                <w:rFonts w:ascii="Candara" w:hAnsi="Candara"/>
                <w:sz w:val="22"/>
                <w:szCs w:val="22"/>
                <w:rPrChange w:id="1572" w:author="CDP Groupe 1" w:date="2025-12-05T17:17:00Z" w16du:dateUtc="2025-12-05T16:17:00Z">
                  <w:rPr>
                    <w:rFonts w:ascii="Candara" w:hAnsi="Candara"/>
                  </w:rPr>
                </w:rPrChange>
              </w:rPr>
              <w:br/>
              <w:t>-Rapport de tests de sécurité obligatoire avant mise en production.</w:t>
            </w:r>
          </w:p>
        </w:tc>
      </w:tr>
      <w:tr w:rsidR="00234338" w:rsidRPr="00C048AB" w14:paraId="6911FC62" w14:textId="77777777" w:rsidTr="00D12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F9C2D8" w14:textId="77777777" w:rsidR="00234338" w:rsidRPr="00C048AB" w:rsidRDefault="00234338" w:rsidP="00E66178">
            <w:pPr>
              <w:rPr>
                <w:rFonts w:ascii="Candara" w:hAnsi="Candara"/>
                <w:b w:val="0"/>
                <w:sz w:val="22"/>
                <w:szCs w:val="22"/>
                <w:rPrChange w:id="1573" w:author="CDP Groupe 1" w:date="2025-12-05T17:17:00Z" w16du:dateUtc="2025-12-05T16:17:00Z">
                  <w:rPr>
                    <w:rFonts w:ascii="Candara" w:hAnsi="Candara"/>
                    <w:b w:val="0"/>
                  </w:rPr>
                </w:rPrChange>
              </w:rPr>
            </w:pPr>
            <w:r w:rsidRPr="00C048AB">
              <w:rPr>
                <w:rFonts w:ascii="Candara" w:hAnsi="Candara"/>
                <w:b w:val="0"/>
                <w:sz w:val="22"/>
                <w:szCs w:val="22"/>
                <w:rPrChange w:id="1574" w:author="CDP Groupe 1" w:date="2025-12-05T17:17:00Z" w16du:dateUtc="2025-12-05T16:17:00Z">
                  <w:rPr>
                    <w:rFonts w:ascii="Candara" w:hAnsi="Candara"/>
                    <w:b w:val="0"/>
                  </w:rPr>
                </w:rPrChange>
              </w:rPr>
              <w:t>Obligations de l’intégrateur</w:t>
            </w:r>
          </w:p>
        </w:tc>
        <w:tc>
          <w:tcPr>
            <w:tcW w:w="5041" w:type="dxa"/>
          </w:tcPr>
          <w:p w14:paraId="18B4BF0C" w14:textId="77777777" w:rsidR="00234338" w:rsidRPr="00C048AB" w:rsidRDefault="00234338" w:rsidP="00E66178">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Change w:id="1575" w:author="CDP Groupe 1" w:date="2025-12-05T17:17:00Z" w16du:dateUtc="2025-12-05T16:17:00Z">
                  <w:rPr>
                    <w:rFonts w:ascii="Candara" w:hAnsi="Candara"/>
                  </w:rPr>
                </w:rPrChange>
              </w:rPr>
            </w:pPr>
            <w:r w:rsidRPr="00C048AB">
              <w:rPr>
                <w:rFonts w:ascii="Candara" w:hAnsi="Candara"/>
                <w:sz w:val="22"/>
                <w:szCs w:val="22"/>
                <w:rPrChange w:id="1576" w:author="CDP Groupe 1" w:date="2025-12-05T17:17:00Z" w16du:dateUtc="2025-12-05T16:17:00Z">
                  <w:rPr>
                    <w:rFonts w:ascii="Candara" w:hAnsi="Candara"/>
                  </w:rPr>
                </w:rPrChange>
              </w:rPr>
              <w:t xml:space="preserve">-Documentation complète de sécurité ; </w:t>
            </w:r>
            <w:r w:rsidRPr="00C048AB">
              <w:rPr>
                <w:rFonts w:ascii="Candara" w:hAnsi="Candara"/>
                <w:sz w:val="22"/>
                <w:szCs w:val="22"/>
                <w:rPrChange w:id="1577" w:author="CDP Groupe 1" w:date="2025-12-05T17:17:00Z" w16du:dateUtc="2025-12-05T16:17:00Z">
                  <w:rPr>
                    <w:rFonts w:ascii="Candara" w:hAnsi="Candara"/>
                  </w:rPr>
                </w:rPrChange>
              </w:rPr>
              <w:br/>
              <w:t xml:space="preserve">-Procédures de gestion des incidents ; </w:t>
            </w:r>
            <w:r w:rsidRPr="00C048AB">
              <w:rPr>
                <w:rFonts w:ascii="Candara" w:hAnsi="Candara"/>
                <w:sz w:val="22"/>
                <w:szCs w:val="22"/>
                <w:rPrChange w:id="1578" w:author="CDP Groupe 1" w:date="2025-12-05T17:17:00Z" w16du:dateUtc="2025-12-05T16:17:00Z">
                  <w:rPr>
                    <w:rFonts w:ascii="Candara" w:hAnsi="Candara"/>
                  </w:rPr>
                </w:rPrChange>
              </w:rPr>
              <w:br/>
              <w:t xml:space="preserve">-Politiques de sauvegarde/restauration ; </w:t>
            </w:r>
            <w:r w:rsidRPr="00C048AB">
              <w:rPr>
                <w:rFonts w:ascii="Candara" w:hAnsi="Candara"/>
                <w:sz w:val="22"/>
                <w:szCs w:val="22"/>
                <w:rPrChange w:id="1579" w:author="CDP Groupe 1" w:date="2025-12-05T17:17:00Z" w16du:dateUtc="2025-12-05T16:17:00Z">
                  <w:rPr>
                    <w:rFonts w:ascii="Candara" w:hAnsi="Candara"/>
                  </w:rPr>
                </w:rPrChange>
              </w:rPr>
              <w:br/>
              <w:t xml:space="preserve">-Manuel de sécurité opérationnelle ; </w:t>
            </w:r>
            <w:r w:rsidRPr="00C048AB">
              <w:rPr>
                <w:rFonts w:ascii="Candara" w:hAnsi="Candara"/>
                <w:sz w:val="22"/>
                <w:szCs w:val="22"/>
                <w:rPrChange w:id="1580" w:author="CDP Groupe 1" w:date="2025-12-05T17:17:00Z" w16du:dateUtc="2025-12-05T16:17:00Z">
                  <w:rPr>
                    <w:rFonts w:ascii="Candara" w:hAnsi="Candara"/>
                  </w:rPr>
                </w:rPrChange>
              </w:rPr>
              <w:br/>
              <w:t>• Formation du personnel CAMWATER.</w:t>
            </w:r>
          </w:p>
        </w:tc>
      </w:tr>
    </w:tbl>
    <w:p w14:paraId="720C3150" w14:textId="77777777" w:rsidR="005371C5" w:rsidRDefault="005371C5" w:rsidP="00E66178">
      <w:pPr>
        <w:ind w:firstLine="708"/>
        <w:rPr>
          <w:lang w:eastAsia="fr-FR"/>
        </w:rPr>
      </w:pPr>
    </w:p>
    <w:p w14:paraId="58CCB19D" w14:textId="77777777" w:rsidR="005371C5" w:rsidRDefault="005371C5" w:rsidP="00E66178">
      <w:pPr>
        <w:ind w:firstLine="708"/>
        <w:rPr>
          <w:lang w:eastAsia="fr-FR"/>
        </w:rPr>
      </w:pPr>
    </w:p>
    <w:p w14:paraId="3FC6AF13" w14:textId="77777777" w:rsidR="005371C5" w:rsidRDefault="002D77EE" w:rsidP="003172B3">
      <w:pPr>
        <w:pStyle w:val="Titre1"/>
      </w:pPr>
      <w:bookmarkStart w:id="1581" w:name="_Toc215758888"/>
      <w:r>
        <w:t>SUIVI, REPORTING ET EVALUATION</w:t>
      </w:r>
      <w:bookmarkEnd w:id="1581"/>
    </w:p>
    <w:p w14:paraId="443739FA" w14:textId="77777777" w:rsidR="006E2F95" w:rsidRDefault="006E2F95" w:rsidP="001747E4">
      <w:pPr>
        <w:rPr>
          <w:lang w:eastAsia="fr-FR"/>
        </w:rPr>
      </w:pPr>
      <w:r>
        <w:rPr>
          <w:lang w:eastAsia="fr-FR"/>
        </w:rPr>
        <w:t>Le suivi du projet s’effectue par la production régulière de rapports d’avancement, incluant :</w:t>
      </w:r>
    </w:p>
    <w:p w14:paraId="15B81001" w14:textId="77777777" w:rsidR="006E2F95" w:rsidRPr="00916D99" w:rsidRDefault="006E2F95" w:rsidP="00693E6F">
      <w:pPr>
        <w:pStyle w:val="Paragraphedeliste"/>
        <w:numPr>
          <w:ilvl w:val="0"/>
          <w:numId w:val="21"/>
        </w:numPr>
      </w:pPr>
      <w:r w:rsidRPr="00916D99">
        <w:t>L’état d’exécution des tâches, des livrables produits ;</w:t>
      </w:r>
    </w:p>
    <w:p w14:paraId="514AA438" w14:textId="77777777" w:rsidR="006E2F95" w:rsidRPr="00916D99" w:rsidRDefault="006E2F95" w:rsidP="00693E6F">
      <w:pPr>
        <w:pStyle w:val="Paragraphedeliste"/>
        <w:numPr>
          <w:ilvl w:val="0"/>
          <w:numId w:val="21"/>
        </w:numPr>
      </w:pPr>
      <w:r w:rsidRPr="00916D99">
        <w:t>Les écarts par rapport au planning ;</w:t>
      </w:r>
    </w:p>
    <w:p w14:paraId="378AD87A" w14:textId="77777777" w:rsidR="006E2F95" w:rsidRDefault="006E2F95" w:rsidP="00693E6F">
      <w:pPr>
        <w:pStyle w:val="Paragraphedeliste"/>
        <w:numPr>
          <w:ilvl w:val="0"/>
          <w:numId w:val="21"/>
        </w:numPr>
      </w:pPr>
      <w:r w:rsidRPr="00916D99">
        <w:lastRenderedPageBreak/>
        <w:t>Les recommandations et actions correctives.</w:t>
      </w:r>
    </w:p>
    <w:p w14:paraId="649F9BE1" w14:textId="77777777" w:rsidR="005809FC" w:rsidRPr="00916D99" w:rsidRDefault="005809FC" w:rsidP="00B153C9">
      <w:pPr>
        <w:pStyle w:val="Titre2"/>
      </w:pPr>
      <w:bookmarkStart w:id="1582" w:name="_Toc215758889"/>
      <w:r>
        <w:t>Indicateurs de performance (KPI)</w:t>
      </w:r>
      <w:bookmarkEnd w:id="1582"/>
    </w:p>
    <w:p w14:paraId="5A2C0597" w14:textId="77777777" w:rsidR="004602DD" w:rsidRPr="00D23A11" w:rsidRDefault="004602DD" w:rsidP="004602DD">
      <w:r w:rsidRPr="00D23A11">
        <w:t>Pour le p</w:t>
      </w:r>
      <w:r>
        <w:t>rojet GESCOM de la CAMWATER</w:t>
      </w:r>
      <w:r w:rsidRPr="00D23A11">
        <w:t>, on peut définir des KPI de pilotage global (respect</w:t>
      </w:r>
      <w:r>
        <w:t xml:space="preserve"> des </w:t>
      </w:r>
      <w:r w:rsidRPr="00D23A11">
        <w:t>délai</w:t>
      </w:r>
      <w:r>
        <w:t>s, de la qualité de la solution, qualité de la formation, qualité des accompagnements</w:t>
      </w:r>
      <w:r w:rsidRPr="00D23A11">
        <w:t>, disponibilité technique</w:t>
      </w:r>
      <w:r>
        <w:t>, respect de l’</w:t>
      </w:r>
      <w:r w:rsidRPr="00D23A11">
        <w:t xml:space="preserve">organisation et de </w:t>
      </w:r>
      <w:r>
        <w:t>la gouvernance</w:t>
      </w:r>
      <w:r w:rsidRPr="00D23A11">
        <w:t>).</w:t>
      </w:r>
    </w:p>
    <w:p w14:paraId="65DF5F8C" w14:textId="77777777" w:rsidR="004602DD" w:rsidRDefault="004602DD" w:rsidP="004602DD">
      <w:r w:rsidRPr="00D23A11">
        <w:t xml:space="preserve">Ces indicateurs permettront d’évaluer l’avancement, la qualité et l’efficacité de la mise en œuvre, ainsi que </w:t>
      </w:r>
      <w:r>
        <w:t>l’atteinte des objectifs fixés.</w:t>
      </w:r>
    </w:p>
    <w:p w14:paraId="45617B11" w14:textId="77777777" w:rsidR="00801537" w:rsidRPr="00D23A11" w:rsidRDefault="00801537" w:rsidP="00801537">
      <w:pPr>
        <w:pStyle w:val="Titre3"/>
      </w:pPr>
      <w:bookmarkStart w:id="1583" w:name="_Toc215758890"/>
      <w:r>
        <w:t>Indicateurs de délai</w:t>
      </w:r>
      <w:bookmarkEnd w:id="1583"/>
    </w:p>
    <w:p w14:paraId="47BB02A8" w14:textId="77777777" w:rsidR="002814EF" w:rsidRPr="00BD37DA" w:rsidRDefault="002814EF" w:rsidP="002814EF">
      <w:pPr>
        <w:rPr>
          <w:lang w:eastAsia="fr-FR"/>
        </w:rPr>
      </w:pPr>
      <w:r>
        <w:rPr>
          <w:lang w:eastAsia="fr-FR"/>
        </w:rPr>
        <w:t>Comme indicateurs de délai nous avons :</w:t>
      </w:r>
    </w:p>
    <w:p w14:paraId="6C61CBCF" w14:textId="77777777" w:rsidR="002814EF" w:rsidRDefault="002814EF" w:rsidP="00693E6F">
      <w:pPr>
        <w:pStyle w:val="Paragraphedeliste"/>
        <w:numPr>
          <w:ilvl w:val="0"/>
          <w:numId w:val="21"/>
        </w:numPr>
      </w:pPr>
      <w:r w:rsidRPr="00D23A11">
        <w:t xml:space="preserve">Respect du calendrier global : % de jalons </w:t>
      </w:r>
      <w:r>
        <w:t>atteints dans les délais prévus ;</w:t>
      </w:r>
    </w:p>
    <w:p w14:paraId="7ED4A9CC" w14:textId="77777777" w:rsidR="002814EF" w:rsidRDefault="002814EF" w:rsidP="00693E6F">
      <w:pPr>
        <w:pStyle w:val="Paragraphedeliste"/>
        <w:numPr>
          <w:ilvl w:val="0"/>
          <w:numId w:val="21"/>
        </w:numPr>
      </w:pPr>
      <w:r w:rsidRPr="00D23A11">
        <w:t xml:space="preserve">Dérive de planning : nombre de jours de retard cumulé </w:t>
      </w:r>
      <w:r>
        <w:t>par rapport au plan d’exécution ;</w:t>
      </w:r>
    </w:p>
    <w:p w14:paraId="3F830300" w14:textId="77777777" w:rsidR="002814EF" w:rsidRPr="00D23A11" w:rsidRDefault="002814EF" w:rsidP="00693E6F">
      <w:pPr>
        <w:pStyle w:val="Paragraphedeliste"/>
        <w:numPr>
          <w:ilvl w:val="0"/>
          <w:numId w:val="21"/>
        </w:numPr>
      </w:pPr>
      <w:r w:rsidRPr="00D23A11">
        <w:t>Taux d’activités réalisées : (activités achevées / activités planifiées) x 100.</w:t>
      </w:r>
    </w:p>
    <w:p w14:paraId="2016F5A3" w14:textId="77777777" w:rsidR="005371C5" w:rsidRDefault="00F05B61" w:rsidP="00F05B61">
      <w:pPr>
        <w:pStyle w:val="Titre3"/>
      </w:pPr>
      <w:bookmarkStart w:id="1584" w:name="_Toc215758891"/>
      <w:r>
        <w:t>Indicateurs de qualité</w:t>
      </w:r>
      <w:bookmarkEnd w:id="1584"/>
    </w:p>
    <w:p w14:paraId="2BDA3181" w14:textId="77777777" w:rsidR="00860104" w:rsidRPr="00BD37DA" w:rsidRDefault="00860104" w:rsidP="00860104">
      <w:pPr>
        <w:rPr>
          <w:lang w:eastAsia="fr-FR"/>
        </w:rPr>
      </w:pPr>
      <w:r>
        <w:rPr>
          <w:lang w:eastAsia="fr-FR"/>
        </w:rPr>
        <w:t>Comme indicateurs de qualité nous avons :</w:t>
      </w:r>
    </w:p>
    <w:p w14:paraId="6CA9D9AF" w14:textId="77777777" w:rsidR="00860104" w:rsidRDefault="00860104" w:rsidP="00693E6F">
      <w:pPr>
        <w:pStyle w:val="Paragraphedeliste"/>
        <w:numPr>
          <w:ilvl w:val="0"/>
          <w:numId w:val="22"/>
        </w:numPr>
      </w:pPr>
      <w:r w:rsidRPr="00D23A11">
        <w:t>Taux de conformité des livrables : (livrables validés sans rése</w:t>
      </w:r>
      <w:r>
        <w:t>rve / livrables produits) x 100 ;</w:t>
      </w:r>
    </w:p>
    <w:p w14:paraId="4B10F4C7" w14:textId="77777777" w:rsidR="00860104" w:rsidRDefault="00860104" w:rsidP="00693E6F">
      <w:pPr>
        <w:pStyle w:val="Paragraphedeliste"/>
        <w:numPr>
          <w:ilvl w:val="0"/>
          <w:numId w:val="22"/>
        </w:numPr>
      </w:pPr>
      <w:r w:rsidRPr="00D23A11">
        <w:t>Nombre de non-conformités r</w:t>
      </w:r>
      <w:r>
        <w:t>elevées lors des revues qualité ;</w:t>
      </w:r>
    </w:p>
    <w:p w14:paraId="648B46D7" w14:textId="77777777" w:rsidR="00860104" w:rsidRPr="00D23A11" w:rsidRDefault="00860104" w:rsidP="00693E6F">
      <w:pPr>
        <w:pStyle w:val="Paragraphedeliste"/>
        <w:numPr>
          <w:ilvl w:val="0"/>
          <w:numId w:val="22"/>
        </w:numPr>
      </w:pPr>
      <w:r w:rsidRPr="00D23A11">
        <w:t>Taux de correction des anomalies : anomalies corrigées / anomalies détectées.</w:t>
      </w:r>
    </w:p>
    <w:p w14:paraId="4E298A0F" w14:textId="77777777" w:rsidR="00A01FDD" w:rsidRDefault="00A01FDD" w:rsidP="00A01FDD">
      <w:pPr>
        <w:pStyle w:val="Titre3"/>
      </w:pPr>
      <w:bookmarkStart w:id="1585" w:name="_Toc215758892"/>
      <w:r>
        <w:t>Indicateurs de formation et d’accompagnement</w:t>
      </w:r>
      <w:bookmarkEnd w:id="1585"/>
    </w:p>
    <w:p w14:paraId="2AA24721" w14:textId="77777777" w:rsidR="00A01FDD" w:rsidRPr="00FB6358" w:rsidRDefault="00A01FDD" w:rsidP="00A01FDD">
      <w:pPr>
        <w:rPr>
          <w:lang w:eastAsia="fr-FR"/>
        </w:rPr>
      </w:pPr>
      <w:r>
        <w:rPr>
          <w:lang w:eastAsia="fr-FR"/>
        </w:rPr>
        <w:t>Comme indicateur de formation et accompagnement nous avons :</w:t>
      </w:r>
    </w:p>
    <w:p w14:paraId="2E8F831F" w14:textId="77777777" w:rsidR="00A01FDD" w:rsidRPr="00D23A11" w:rsidRDefault="00A01FDD" w:rsidP="00693E6F">
      <w:pPr>
        <w:pStyle w:val="Paragraphedeliste"/>
        <w:numPr>
          <w:ilvl w:val="0"/>
          <w:numId w:val="22"/>
        </w:numPr>
      </w:pPr>
      <w:r w:rsidRPr="00D23A11">
        <w:t>Taux de f</w:t>
      </w:r>
      <w:r>
        <w:t>ormation des utilisateurs : (nombre d’utilisateurs formés / nombre total à former) x 100 ;</w:t>
      </w:r>
    </w:p>
    <w:p w14:paraId="52A616B3" w14:textId="77777777" w:rsidR="00A01FDD" w:rsidRPr="00D23A11" w:rsidRDefault="00A01FDD" w:rsidP="00693E6F">
      <w:pPr>
        <w:pStyle w:val="Paragraphedeliste"/>
        <w:numPr>
          <w:ilvl w:val="0"/>
          <w:numId w:val="22"/>
        </w:numPr>
      </w:pPr>
      <w:r w:rsidRPr="00D23A11">
        <w:t xml:space="preserve">Taux de satisfaction des </w:t>
      </w:r>
      <w:r>
        <w:t>participants aux formations (%) ;</w:t>
      </w:r>
    </w:p>
    <w:p w14:paraId="48C1B415" w14:textId="77777777" w:rsidR="00A01FDD" w:rsidRDefault="00A01FDD" w:rsidP="00693E6F">
      <w:pPr>
        <w:pStyle w:val="Paragraphedeliste"/>
        <w:numPr>
          <w:ilvl w:val="0"/>
          <w:numId w:val="22"/>
        </w:numPr>
      </w:pPr>
      <w:r w:rsidRPr="00D23A11">
        <w:t>Taux d’appropriation : % d’utilisateurs actifs après mise en production.</w:t>
      </w:r>
    </w:p>
    <w:p w14:paraId="4A26686A" w14:textId="77777777" w:rsidR="009B71D3" w:rsidRDefault="009B71D3" w:rsidP="009B71D3"/>
    <w:p w14:paraId="3E807BBB" w14:textId="77777777" w:rsidR="009B71D3" w:rsidRDefault="009B71D3" w:rsidP="009B71D3"/>
    <w:p w14:paraId="62178AE0" w14:textId="77777777" w:rsidR="009B71D3" w:rsidRDefault="009B71D3" w:rsidP="009B71D3">
      <w:pPr>
        <w:pStyle w:val="Titre3"/>
      </w:pPr>
      <w:bookmarkStart w:id="1586" w:name="_Toc215758893"/>
      <w:r>
        <w:t>Indicateurs techniques</w:t>
      </w:r>
      <w:bookmarkEnd w:id="1586"/>
    </w:p>
    <w:p w14:paraId="3C379A54" w14:textId="77777777" w:rsidR="000E1854" w:rsidRPr="00FB6358" w:rsidRDefault="000E1854" w:rsidP="000E1854">
      <w:pPr>
        <w:rPr>
          <w:lang w:eastAsia="fr-FR"/>
        </w:rPr>
      </w:pPr>
      <w:r>
        <w:rPr>
          <w:lang w:eastAsia="fr-FR"/>
        </w:rPr>
        <w:t>Comme indicateur technique nous avons :</w:t>
      </w:r>
    </w:p>
    <w:p w14:paraId="3C285205" w14:textId="77777777" w:rsidR="000E1854" w:rsidRPr="00D23A11" w:rsidRDefault="000E1854" w:rsidP="00693E6F">
      <w:pPr>
        <w:pStyle w:val="Paragraphedeliste"/>
        <w:numPr>
          <w:ilvl w:val="0"/>
          <w:numId w:val="22"/>
        </w:numPr>
      </w:pPr>
      <w:r w:rsidRPr="00D23A11">
        <w:t>Disponibilité de l’infrastructure : % de temps de dispo</w:t>
      </w:r>
      <w:r>
        <w:t>nibilité des serveurs / réseau ;</w:t>
      </w:r>
    </w:p>
    <w:p w14:paraId="71DF6AEC" w14:textId="77777777" w:rsidR="000E1854" w:rsidRPr="00D23A11" w:rsidRDefault="000E1854" w:rsidP="00693E6F">
      <w:pPr>
        <w:pStyle w:val="Paragraphedeliste"/>
        <w:numPr>
          <w:ilvl w:val="0"/>
          <w:numId w:val="22"/>
        </w:numPr>
      </w:pPr>
      <w:r w:rsidRPr="00D23A11">
        <w:t xml:space="preserve">Temps de </w:t>
      </w:r>
      <w:r>
        <w:t>réponse moyen de l’application ;</w:t>
      </w:r>
    </w:p>
    <w:p w14:paraId="2315C929" w14:textId="77777777" w:rsidR="000E1854" w:rsidRDefault="000E1854" w:rsidP="00693E6F">
      <w:pPr>
        <w:pStyle w:val="Paragraphedeliste"/>
        <w:numPr>
          <w:ilvl w:val="0"/>
          <w:numId w:val="22"/>
        </w:numPr>
      </w:pPr>
      <w:r w:rsidRPr="00D23A11">
        <w:lastRenderedPageBreak/>
        <w:t>Nombre d’incidents techniques critiques enregistrés pendant la phase de déploiement.</w:t>
      </w:r>
    </w:p>
    <w:p w14:paraId="15D2F341" w14:textId="77777777" w:rsidR="007B5B86" w:rsidRDefault="007B5B86" w:rsidP="00EA589C">
      <w:pPr>
        <w:ind w:firstLine="708"/>
      </w:pPr>
      <w:r>
        <w:t xml:space="preserve">Tableau récapitulatif des indicateurs par domaines : </w:t>
      </w:r>
    </w:p>
    <w:p w14:paraId="58CAB16B" w14:textId="77777777" w:rsidR="007B5B86" w:rsidRDefault="007B5B86" w:rsidP="007B5B86">
      <w:pPr>
        <w:pStyle w:val="Lgende"/>
        <w:keepNext/>
      </w:pPr>
      <w:bookmarkStart w:id="1587" w:name="_Toc215672912"/>
      <w:bookmarkStart w:id="1588" w:name="_Toc215672918"/>
      <w:r>
        <w:t xml:space="preserve">Tableau </w:t>
      </w:r>
      <w:r w:rsidR="009D3063">
        <w:rPr>
          <w:noProof/>
        </w:rPr>
        <w:fldChar w:fldCharType="begin"/>
      </w:r>
      <w:r w:rsidR="009D3063">
        <w:rPr>
          <w:noProof/>
        </w:rPr>
        <w:instrText xml:space="preserve"> SEQ Tableau \* ARABIC </w:instrText>
      </w:r>
      <w:r w:rsidR="009D3063">
        <w:rPr>
          <w:noProof/>
        </w:rPr>
        <w:fldChar w:fldCharType="separate"/>
      </w:r>
      <w:r>
        <w:rPr>
          <w:noProof/>
        </w:rPr>
        <w:t>6</w:t>
      </w:r>
      <w:r w:rsidR="009D3063">
        <w:rPr>
          <w:noProof/>
        </w:rPr>
        <w:fldChar w:fldCharType="end"/>
      </w:r>
      <w:r>
        <w:t>: Tableau d'indicateurs</w:t>
      </w:r>
      <w:bookmarkEnd w:id="1587"/>
      <w:bookmarkEnd w:id="1588"/>
    </w:p>
    <w:tbl>
      <w:tblPr>
        <w:tblStyle w:val="TableauGrille4-Accentuation121"/>
        <w:tblW w:w="0" w:type="auto"/>
        <w:jc w:val="center"/>
        <w:tblLook w:val="04A0" w:firstRow="1" w:lastRow="0" w:firstColumn="1" w:lastColumn="0" w:noHBand="0" w:noVBand="1"/>
      </w:tblPr>
      <w:tblGrid>
        <w:gridCol w:w="1863"/>
        <w:gridCol w:w="2385"/>
        <w:gridCol w:w="1291"/>
        <w:gridCol w:w="1891"/>
      </w:tblGrid>
      <w:tr w:rsidR="007B5B86" w:rsidRPr="007B5B86" w14:paraId="3B4E03A0" w14:textId="77777777" w:rsidTr="007B5B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73054789" w14:textId="77777777" w:rsidR="007B5B86" w:rsidRPr="007B5B86" w:rsidRDefault="007B5B86" w:rsidP="007B5B86">
            <w:pPr>
              <w:contextualSpacing/>
              <w:jc w:val="center"/>
            </w:pPr>
            <w:r w:rsidRPr="007B5B86">
              <w:t>Domaine</w:t>
            </w:r>
          </w:p>
        </w:tc>
        <w:tc>
          <w:tcPr>
            <w:tcW w:w="2385" w:type="dxa"/>
            <w:vAlign w:val="center"/>
          </w:tcPr>
          <w:p w14:paraId="2C9641AA" w14:textId="77777777" w:rsidR="007B5B86" w:rsidRPr="007B5B86" w:rsidRDefault="007B5B86" w:rsidP="007B5B86">
            <w:pPr>
              <w:contextualSpacing/>
              <w:jc w:val="center"/>
              <w:cnfStyle w:val="100000000000" w:firstRow="1" w:lastRow="0" w:firstColumn="0" w:lastColumn="0" w:oddVBand="0" w:evenVBand="0" w:oddHBand="0" w:evenHBand="0" w:firstRowFirstColumn="0" w:firstRowLastColumn="0" w:lastRowFirstColumn="0" w:lastRowLastColumn="0"/>
            </w:pPr>
            <w:r w:rsidRPr="007B5B86">
              <w:t>Indicateur</w:t>
            </w:r>
          </w:p>
        </w:tc>
        <w:tc>
          <w:tcPr>
            <w:tcW w:w="1291" w:type="dxa"/>
            <w:vAlign w:val="center"/>
          </w:tcPr>
          <w:p w14:paraId="1B61EA01" w14:textId="77777777" w:rsidR="007B5B86" w:rsidRPr="007B5B86" w:rsidRDefault="007B5B86" w:rsidP="007B5B86">
            <w:pPr>
              <w:contextualSpacing/>
              <w:jc w:val="center"/>
              <w:cnfStyle w:val="100000000000" w:firstRow="1" w:lastRow="0" w:firstColumn="0" w:lastColumn="0" w:oddVBand="0" w:evenVBand="0" w:oddHBand="0" w:evenHBand="0" w:firstRowFirstColumn="0" w:firstRowLastColumn="0" w:lastRowFirstColumn="0" w:lastRowLastColumn="0"/>
            </w:pPr>
            <w:r w:rsidRPr="007B5B86">
              <w:t>Cible</w:t>
            </w:r>
          </w:p>
        </w:tc>
        <w:tc>
          <w:tcPr>
            <w:tcW w:w="1891" w:type="dxa"/>
            <w:vAlign w:val="center"/>
          </w:tcPr>
          <w:p w14:paraId="165AFAA3" w14:textId="77777777" w:rsidR="007B5B86" w:rsidRPr="007B5B86" w:rsidRDefault="007B5B86" w:rsidP="007B5B86">
            <w:pPr>
              <w:contextualSpacing/>
              <w:jc w:val="center"/>
              <w:cnfStyle w:val="100000000000" w:firstRow="1" w:lastRow="0" w:firstColumn="0" w:lastColumn="0" w:oddVBand="0" w:evenVBand="0" w:oddHBand="0" w:evenHBand="0" w:firstRowFirstColumn="0" w:firstRowLastColumn="0" w:lastRowFirstColumn="0" w:lastRowLastColumn="0"/>
            </w:pPr>
            <w:r w:rsidRPr="007B5B86">
              <w:t>Fréquence de mesure</w:t>
            </w:r>
          </w:p>
        </w:tc>
      </w:tr>
      <w:tr w:rsidR="007B5B86" w:rsidRPr="007B5B86" w14:paraId="5254AFB9" w14:textId="77777777" w:rsidTr="007B5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3AEDE4BF" w14:textId="77777777" w:rsidR="007B5B86" w:rsidRPr="007B5B86" w:rsidRDefault="007B5B86" w:rsidP="007B5B86">
            <w:pPr>
              <w:contextualSpacing/>
              <w:jc w:val="left"/>
            </w:pPr>
            <w:r w:rsidRPr="007B5B86">
              <w:t>Délai</w:t>
            </w:r>
          </w:p>
        </w:tc>
        <w:tc>
          <w:tcPr>
            <w:tcW w:w="2385" w:type="dxa"/>
            <w:vAlign w:val="center"/>
          </w:tcPr>
          <w:p w14:paraId="536D4223"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 de jalons respectés</w:t>
            </w:r>
          </w:p>
        </w:tc>
        <w:tc>
          <w:tcPr>
            <w:tcW w:w="1291" w:type="dxa"/>
            <w:vAlign w:val="center"/>
          </w:tcPr>
          <w:p w14:paraId="218F0EE2"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 90%</w:t>
            </w:r>
          </w:p>
        </w:tc>
        <w:tc>
          <w:tcPr>
            <w:tcW w:w="1891" w:type="dxa"/>
            <w:vAlign w:val="center"/>
          </w:tcPr>
          <w:p w14:paraId="083AC999"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Mensuel</w:t>
            </w:r>
          </w:p>
        </w:tc>
      </w:tr>
      <w:tr w:rsidR="007B5B86" w:rsidRPr="007B5B86" w14:paraId="68666BD2" w14:textId="77777777" w:rsidTr="007B5B86">
        <w:trPr>
          <w:jc w:val="center"/>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15E62E71" w14:textId="77777777" w:rsidR="007B5B86" w:rsidRPr="007B5B86" w:rsidRDefault="007B5B86" w:rsidP="007B5B86">
            <w:pPr>
              <w:jc w:val="left"/>
            </w:pPr>
            <w:r w:rsidRPr="007B5B86">
              <w:t>Qualité</w:t>
            </w:r>
          </w:p>
        </w:tc>
        <w:tc>
          <w:tcPr>
            <w:tcW w:w="2385" w:type="dxa"/>
            <w:vAlign w:val="center"/>
          </w:tcPr>
          <w:p w14:paraId="3A905D8C" w14:textId="77777777" w:rsidR="007B5B86" w:rsidRPr="007B5B86" w:rsidRDefault="007B5B86" w:rsidP="007B5B86">
            <w:pPr>
              <w:jc w:val="left"/>
              <w:cnfStyle w:val="000000000000" w:firstRow="0" w:lastRow="0" w:firstColumn="0" w:lastColumn="0" w:oddVBand="0" w:evenVBand="0" w:oddHBand="0" w:evenHBand="0" w:firstRowFirstColumn="0" w:firstRowLastColumn="0" w:lastRowFirstColumn="0" w:lastRowLastColumn="0"/>
            </w:pPr>
            <w:r w:rsidRPr="007B5B86">
              <w:t>% de livrables validés sans réserve</w:t>
            </w:r>
          </w:p>
        </w:tc>
        <w:tc>
          <w:tcPr>
            <w:tcW w:w="1291" w:type="dxa"/>
            <w:vAlign w:val="center"/>
          </w:tcPr>
          <w:p w14:paraId="4F619C0D" w14:textId="77777777" w:rsidR="007B5B86" w:rsidRPr="007B5B86" w:rsidRDefault="007B5B86" w:rsidP="007B5B86">
            <w:pPr>
              <w:jc w:val="left"/>
              <w:cnfStyle w:val="000000000000" w:firstRow="0" w:lastRow="0" w:firstColumn="0" w:lastColumn="0" w:oddVBand="0" w:evenVBand="0" w:oddHBand="0" w:evenHBand="0" w:firstRowFirstColumn="0" w:firstRowLastColumn="0" w:lastRowFirstColumn="0" w:lastRowLastColumn="0"/>
            </w:pPr>
            <w:r w:rsidRPr="007B5B86">
              <w:t>≥ 95%</w:t>
            </w:r>
          </w:p>
        </w:tc>
        <w:tc>
          <w:tcPr>
            <w:tcW w:w="1891" w:type="dxa"/>
            <w:vAlign w:val="center"/>
          </w:tcPr>
          <w:p w14:paraId="6EAC708B" w14:textId="77777777" w:rsidR="007B5B86" w:rsidRPr="007B5B86" w:rsidRDefault="007B5B86" w:rsidP="007B5B86">
            <w:pPr>
              <w:jc w:val="left"/>
              <w:cnfStyle w:val="000000000000" w:firstRow="0" w:lastRow="0" w:firstColumn="0" w:lastColumn="0" w:oddVBand="0" w:evenVBand="0" w:oddHBand="0" w:evenHBand="0" w:firstRowFirstColumn="0" w:firstRowLastColumn="0" w:lastRowFirstColumn="0" w:lastRowLastColumn="0"/>
            </w:pPr>
            <w:r w:rsidRPr="007B5B86">
              <w:t>À chaque livraison</w:t>
            </w:r>
          </w:p>
        </w:tc>
      </w:tr>
      <w:tr w:rsidR="007B5B86" w:rsidRPr="007B5B86" w14:paraId="14673506" w14:textId="77777777" w:rsidTr="007B5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3C4343B6" w14:textId="77777777" w:rsidR="007B5B86" w:rsidRPr="007B5B86" w:rsidRDefault="007B5B86" w:rsidP="007B5B86">
            <w:pPr>
              <w:contextualSpacing/>
              <w:jc w:val="left"/>
            </w:pPr>
            <w:r w:rsidRPr="007B5B86">
              <w:t>Formation</w:t>
            </w:r>
          </w:p>
        </w:tc>
        <w:tc>
          <w:tcPr>
            <w:tcW w:w="2385" w:type="dxa"/>
            <w:vAlign w:val="center"/>
          </w:tcPr>
          <w:p w14:paraId="7B897096"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 d’utilisateur ayant pris la main sur la solution</w:t>
            </w:r>
          </w:p>
        </w:tc>
        <w:tc>
          <w:tcPr>
            <w:tcW w:w="1291" w:type="dxa"/>
            <w:vAlign w:val="center"/>
          </w:tcPr>
          <w:p w14:paraId="62B111AB"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100 %</w:t>
            </w:r>
          </w:p>
        </w:tc>
        <w:tc>
          <w:tcPr>
            <w:tcW w:w="1891" w:type="dxa"/>
            <w:vAlign w:val="center"/>
          </w:tcPr>
          <w:p w14:paraId="3DFFAB9B" w14:textId="77777777" w:rsidR="007B5B86" w:rsidRPr="007B5B86" w:rsidRDefault="007B5B86" w:rsidP="007B5B86">
            <w:pPr>
              <w:contextualSpacing/>
              <w:jc w:val="left"/>
              <w:cnfStyle w:val="000000100000" w:firstRow="0" w:lastRow="0" w:firstColumn="0" w:lastColumn="0" w:oddVBand="0" w:evenVBand="0" w:oddHBand="1" w:evenHBand="0" w:firstRowFirstColumn="0" w:firstRowLastColumn="0" w:lastRowFirstColumn="0" w:lastRowLastColumn="0"/>
            </w:pPr>
            <w:r w:rsidRPr="007B5B86">
              <w:t>Avant la mise en production</w:t>
            </w:r>
          </w:p>
        </w:tc>
      </w:tr>
      <w:tr w:rsidR="007B5B86" w:rsidRPr="007B5B86" w14:paraId="0646BFD9" w14:textId="77777777" w:rsidTr="007B5B86">
        <w:trPr>
          <w:jc w:val="center"/>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5669E73E" w14:textId="77777777" w:rsidR="007B5B86" w:rsidRPr="007B5B86" w:rsidRDefault="007B5B86" w:rsidP="007B5B86">
            <w:pPr>
              <w:contextualSpacing/>
              <w:jc w:val="left"/>
            </w:pPr>
            <w:r w:rsidRPr="007B5B86">
              <w:t>Technique</w:t>
            </w:r>
          </w:p>
        </w:tc>
        <w:tc>
          <w:tcPr>
            <w:tcW w:w="2385" w:type="dxa"/>
            <w:vAlign w:val="center"/>
          </w:tcPr>
          <w:p w14:paraId="37D91AFA" w14:textId="77777777" w:rsidR="007B5B86" w:rsidRPr="007B5B86" w:rsidRDefault="007B5B86" w:rsidP="007B5B86">
            <w:pPr>
              <w:contextualSpacing/>
              <w:jc w:val="left"/>
              <w:cnfStyle w:val="000000000000" w:firstRow="0" w:lastRow="0" w:firstColumn="0" w:lastColumn="0" w:oddVBand="0" w:evenVBand="0" w:oddHBand="0" w:evenHBand="0" w:firstRowFirstColumn="0" w:firstRowLastColumn="0" w:lastRowFirstColumn="0" w:lastRowLastColumn="0"/>
            </w:pPr>
            <w:r w:rsidRPr="007B5B86">
              <w:t>Disponibilité de l’infrastructure</w:t>
            </w:r>
          </w:p>
        </w:tc>
        <w:tc>
          <w:tcPr>
            <w:tcW w:w="1291" w:type="dxa"/>
            <w:vAlign w:val="center"/>
          </w:tcPr>
          <w:p w14:paraId="1EECC06A" w14:textId="77777777" w:rsidR="007B5B86" w:rsidRPr="007B5B86" w:rsidRDefault="007B5B86" w:rsidP="007B5B86">
            <w:pPr>
              <w:contextualSpacing/>
              <w:jc w:val="left"/>
              <w:cnfStyle w:val="000000000000" w:firstRow="0" w:lastRow="0" w:firstColumn="0" w:lastColumn="0" w:oddVBand="0" w:evenVBand="0" w:oddHBand="0" w:evenHBand="0" w:firstRowFirstColumn="0" w:firstRowLastColumn="0" w:lastRowFirstColumn="0" w:lastRowLastColumn="0"/>
            </w:pPr>
            <w:r w:rsidRPr="007B5B86">
              <w:t>≥ 99%</w:t>
            </w:r>
          </w:p>
        </w:tc>
        <w:tc>
          <w:tcPr>
            <w:tcW w:w="1891" w:type="dxa"/>
            <w:vAlign w:val="center"/>
          </w:tcPr>
          <w:p w14:paraId="7B9E62F1" w14:textId="77777777" w:rsidR="007B5B86" w:rsidRPr="007B5B86" w:rsidRDefault="007B5B86" w:rsidP="007B5B86">
            <w:pPr>
              <w:contextualSpacing/>
              <w:jc w:val="left"/>
              <w:cnfStyle w:val="000000000000" w:firstRow="0" w:lastRow="0" w:firstColumn="0" w:lastColumn="0" w:oddVBand="0" w:evenVBand="0" w:oddHBand="0" w:evenHBand="0" w:firstRowFirstColumn="0" w:firstRowLastColumn="0" w:lastRowFirstColumn="0" w:lastRowLastColumn="0"/>
            </w:pPr>
            <w:r w:rsidRPr="007B5B86">
              <w:t>Hebdomadaire</w:t>
            </w:r>
          </w:p>
        </w:tc>
      </w:tr>
    </w:tbl>
    <w:p w14:paraId="633AAAE4" w14:textId="77777777" w:rsidR="007B5B86" w:rsidRDefault="007B5B86" w:rsidP="00A01FDD">
      <w:pPr>
        <w:ind w:firstLine="708"/>
        <w:rPr>
          <w:lang w:eastAsia="fr-FR"/>
        </w:rPr>
      </w:pPr>
    </w:p>
    <w:p w14:paraId="5CBADC78" w14:textId="77777777" w:rsidR="00505280" w:rsidRDefault="00505280" w:rsidP="00A01FDD">
      <w:pPr>
        <w:ind w:firstLine="708"/>
        <w:rPr>
          <w:lang w:eastAsia="fr-FR"/>
        </w:rPr>
      </w:pPr>
    </w:p>
    <w:p w14:paraId="07A8DA2A" w14:textId="77777777" w:rsidR="00505280" w:rsidRDefault="00505280" w:rsidP="00A01FDD">
      <w:pPr>
        <w:ind w:firstLine="708"/>
        <w:rPr>
          <w:lang w:eastAsia="fr-FR"/>
        </w:rPr>
      </w:pPr>
    </w:p>
    <w:p w14:paraId="73C62651" w14:textId="77777777" w:rsidR="00505280" w:rsidRDefault="00505280" w:rsidP="00A01FDD">
      <w:pPr>
        <w:ind w:firstLine="708"/>
        <w:rPr>
          <w:lang w:eastAsia="fr-FR"/>
        </w:rPr>
      </w:pPr>
    </w:p>
    <w:p w14:paraId="13B8DFF3" w14:textId="77777777" w:rsidR="00505280" w:rsidRDefault="00505280" w:rsidP="00A01FDD">
      <w:pPr>
        <w:ind w:firstLine="708"/>
        <w:rPr>
          <w:lang w:eastAsia="fr-FR"/>
        </w:rPr>
      </w:pPr>
    </w:p>
    <w:p w14:paraId="36741DC2" w14:textId="77777777" w:rsidR="00505280" w:rsidRDefault="00505280" w:rsidP="00A01FDD">
      <w:pPr>
        <w:ind w:firstLine="708"/>
        <w:rPr>
          <w:lang w:eastAsia="fr-FR"/>
        </w:rPr>
      </w:pPr>
    </w:p>
    <w:p w14:paraId="1FA662F6" w14:textId="77777777" w:rsidR="00505280" w:rsidRDefault="00505280" w:rsidP="00A01FDD">
      <w:pPr>
        <w:ind w:firstLine="708"/>
        <w:rPr>
          <w:lang w:eastAsia="fr-FR"/>
        </w:rPr>
      </w:pPr>
    </w:p>
    <w:p w14:paraId="4D2F35C8" w14:textId="77777777" w:rsidR="00505280" w:rsidRDefault="00505280" w:rsidP="00A01FDD">
      <w:pPr>
        <w:ind w:firstLine="708"/>
        <w:rPr>
          <w:lang w:eastAsia="fr-FR"/>
        </w:rPr>
      </w:pPr>
    </w:p>
    <w:p w14:paraId="272F1F43" w14:textId="77777777" w:rsidR="00505280" w:rsidRDefault="00505280" w:rsidP="00A01FDD">
      <w:pPr>
        <w:ind w:firstLine="708"/>
        <w:rPr>
          <w:lang w:eastAsia="fr-FR"/>
        </w:rPr>
      </w:pPr>
    </w:p>
    <w:p w14:paraId="55CF0C81" w14:textId="77777777" w:rsidR="00505280" w:rsidRDefault="00505280" w:rsidP="00A01FDD">
      <w:pPr>
        <w:ind w:firstLine="708"/>
        <w:rPr>
          <w:lang w:eastAsia="fr-FR"/>
        </w:rPr>
      </w:pPr>
    </w:p>
    <w:p w14:paraId="031F8F6D" w14:textId="77777777" w:rsidR="00505280" w:rsidRDefault="00505280" w:rsidP="00A01FDD">
      <w:pPr>
        <w:ind w:firstLine="708"/>
        <w:rPr>
          <w:lang w:eastAsia="fr-FR"/>
        </w:rPr>
      </w:pPr>
    </w:p>
    <w:p w14:paraId="6CCE04EA" w14:textId="77777777" w:rsidR="00505280" w:rsidRDefault="00505280" w:rsidP="00A01FDD">
      <w:pPr>
        <w:ind w:firstLine="708"/>
        <w:rPr>
          <w:lang w:eastAsia="fr-FR"/>
        </w:rPr>
      </w:pPr>
    </w:p>
    <w:p w14:paraId="369F6751" w14:textId="77777777" w:rsidR="00505280" w:rsidRDefault="00505280" w:rsidP="00A01FDD">
      <w:pPr>
        <w:ind w:firstLine="708"/>
        <w:rPr>
          <w:lang w:eastAsia="fr-FR"/>
        </w:rPr>
      </w:pPr>
    </w:p>
    <w:p w14:paraId="1C4B64F8" w14:textId="77777777" w:rsidR="00505280" w:rsidRDefault="00505280" w:rsidP="00A01FDD">
      <w:pPr>
        <w:ind w:firstLine="708"/>
        <w:rPr>
          <w:lang w:eastAsia="fr-FR"/>
        </w:rPr>
      </w:pPr>
    </w:p>
    <w:p w14:paraId="136D5011" w14:textId="77777777" w:rsidR="00505280" w:rsidRDefault="00505280" w:rsidP="00A01FDD">
      <w:pPr>
        <w:ind w:firstLine="708"/>
        <w:rPr>
          <w:lang w:eastAsia="fr-FR"/>
        </w:rPr>
      </w:pPr>
    </w:p>
    <w:p w14:paraId="63A56B13" w14:textId="23EA0EA9" w:rsidR="00C048AB" w:rsidRDefault="00C048AB">
      <w:pPr>
        <w:spacing w:after="160" w:line="259" w:lineRule="auto"/>
        <w:jc w:val="left"/>
        <w:rPr>
          <w:ins w:id="1589" w:author="CDP Groupe 1" w:date="2025-12-05T17:17:00Z" w16du:dateUtc="2025-12-05T16:17:00Z"/>
          <w:lang w:eastAsia="fr-FR"/>
        </w:rPr>
      </w:pPr>
      <w:ins w:id="1590" w:author="CDP Groupe 1" w:date="2025-12-05T17:17:00Z" w16du:dateUtc="2025-12-05T16:17:00Z">
        <w:r>
          <w:rPr>
            <w:lang w:eastAsia="fr-FR"/>
          </w:rPr>
          <w:br w:type="page"/>
        </w:r>
      </w:ins>
    </w:p>
    <w:p w14:paraId="65413B5E" w14:textId="77777777" w:rsidR="00505280" w:rsidRDefault="00505280" w:rsidP="00A01FDD">
      <w:pPr>
        <w:ind w:firstLine="708"/>
        <w:rPr>
          <w:lang w:eastAsia="fr-FR"/>
        </w:rPr>
      </w:pPr>
    </w:p>
    <w:p w14:paraId="5C099C01" w14:textId="77777777" w:rsidR="00505280" w:rsidRDefault="00505280" w:rsidP="00505280">
      <w:pPr>
        <w:pStyle w:val="Titre1"/>
      </w:pPr>
      <w:bookmarkStart w:id="1591" w:name="_Toc215758894"/>
      <w:r>
        <w:t>REVISION ET MISE A JOUR DU PLAN</w:t>
      </w:r>
      <w:bookmarkEnd w:id="1591"/>
    </w:p>
    <w:p w14:paraId="77B2C5F9" w14:textId="77777777" w:rsidR="00505280" w:rsidRDefault="00505280" w:rsidP="002C4692">
      <w:pPr>
        <w:ind w:firstLine="431"/>
      </w:pPr>
      <w:r w:rsidRPr="00831A60">
        <w:t>Le Programme d’exécution est valide dès approbation du chef de service du marché après avis de l’ingénieur, et valable durant tout le projet. Toute révision doit être proposée par l’une des parties prenantes et soumise à validation des autres avant adoption.</w:t>
      </w:r>
    </w:p>
    <w:p w14:paraId="2061EC14" w14:textId="77777777" w:rsidR="00427060" w:rsidRDefault="00427060" w:rsidP="002C4692">
      <w:pPr>
        <w:ind w:firstLine="431"/>
      </w:pPr>
    </w:p>
    <w:p w14:paraId="67AA703D" w14:textId="77777777" w:rsidR="00427060" w:rsidRDefault="00427060" w:rsidP="002C4692">
      <w:pPr>
        <w:ind w:firstLine="431"/>
      </w:pPr>
    </w:p>
    <w:p w14:paraId="10A0BE1D" w14:textId="77777777" w:rsidR="00427060" w:rsidRDefault="00427060" w:rsidP="002C4692">
      <w:pPr>
        <w:ind w:firstLine="431"/>
      </w:pPr>
    </w:p>
    <w:p w14:paraId="01AA0BDF" w14:textId="77777777" w:rsidR="00427060" w:rsidRDefault="00427060" w:rsidP="002C4692">
      <w:pPr>
        <w:ind w:firstLine="431"/>
      </w:pPr>
    </w:p>
    <w:p w14:paraId="7396195D" w14:textId="77777777" w:rsidR="00427060" w:rsidRDefault="00427060" w:rsidP="002C4692">
      <w:pPr>
        <w:ind w:firstLine="431"/>
      </w:pPr>
    </w:p>
    <w:p w14:paraId="6057FD32" w14:textId="77777777" w:rsidR="00427060" w:rsidRDefault="00427060" w:rsidP="002C4692">
      <w:pPr>
        <w:ind w:firstLine="431"/>
      </w:pPr>
    </w:p>
    <w:p w14:paraId="2A9948A6" w14:textId="77777777" w:rsidR="00427060" w:rsidRDefault="00427060" w:rsidP="002C4692">
      <w:pPr>
        <w:ind w:firstLine="431"/>
      </w:pPr>
    </w:p>
    <w:p w14:paraId="5584C7D8" w14:textId="77777777" w:rsidR="00427060" w:rsidRDefault="00427060" w:rsidP="002C4692">
      <w:pPr>
        <w:ind w:firstLine="431"/>
      </w:pPr>
    </w:p>
    <w:p w14:paraId="61F38481" w14:textId="77777777" w:rsidR="00427060" w:rsidRDefault="00427060" w:rsidP="002C4692">
      <w:pPr>
        <w:ind w:firstLine="431"/>
      </w:pPr>
    </w:p>
    <w:p w14:paraId="562F3D4D" w14:textId="77777777" w:rsidR="00427060" w:rsidRDefault="00427060" w:rsidP="002C4692">
      <w:pPr>
        <w:ind w:firstLine="431"/>
      </w:pPr>
    </w:p>
    <w:p w14:paraId="6D4F9726" w14:textId="77777777" w:rsidR="00427060" w:rsidRDefault="00427060" w:rsidP="002C4692">
      <w:pPr>
        <w:ind w:firstLine="431"/>
      </w:pPr>
    </w:p>
    <w:p w14:paraId="21668764" w14:textId="77777777" w:rsidR="00427060" w:rsidRDefault="00427060" w:rsidP="002C4692">
      <w:pPr>
        <w:ind w:firstLine="431"/>
      </w:pPr>
    </w:p>
    <w:p w14:paraId="7564C118" w14:textId="77777777" w:rsidR="00427060" w:rsidRDefault="00427060" w:rsidP="002C4692">
      <w:pPr>
        <w:ind w:firstLine="431"/>
      </w:pPr>
    </w:p>
    <w:p w14:paraId="3550B7A5" w14:textId="77777777" w:rsidR="00427060" w:rsidRDefault="00427060" w:rsidP="002C4692">
      <w:pPr>
        <w:ind w:firstLine="431"/>
      </w:pPr>
    </w:p>
    <w:p w14:paraId="74A20D94" w14:textId="77777777" w:rsidR="00427060" w:rsidRDefault="00427060" w:rsidP="002C4692">
      <w:pPr>
        <w:ind w:firstLine="431"/>
      </w:pPr>
    </w:p>
    <w:p w14:paraId="07EFE267" w14:textId="77777777" w:rsidR="00427060" w:rsidRDefault="00427060" w:rsidP="002C4692">
      <w:pPr>
        <w:ind w:firstLine="431"/>
      </w:pPr>
    </w:p>
    <w:p w14:paraId="18CD31CF" w14:textId="77777777" w:rsidR="00427060" w:rsidRDefault="00427060" w:rsidP="002C4692">
      <w:pPr>
        <w:ind w:firstLine="431"/>
      </w:pPr>
    </w:p>
    <w:p w14:paraId="12FC8202" w14:textId="77777777" w:rsidR="00427060" w:rsidRDefault="00427060" w:rsidP="002C4692">
      <w:pPr>
        <w:ind w:firstLine="431"/>
      </w:pPr>
    </w:p>
    <w:p w14:paraId="7C1435DA" w14:textId="77777777" w:rsidR="00427060" w:rsidRDefault="00427060" w:rsidP="002C4692">
      <w:pPr>
        <w:ind w:firstLine="431"/>
      </w:pPr>
    </w:p>
    <w:p w14:paraId="2E62F611" w14:textId="77777777" w:rsidR="00427060" w:rsidRDefault="00427060" w:rsidP="002C4692">
      <w:pPr>
        <w:ind w:firstLine="431"/>
      </w:pPr>
    </w:p>
    <w:p w14:paraId="2586A60C" w14:textId="77777777" w:rsidR="00427060" w:rsidRDefault="00427060" w:rsidP="002C4692">
      <w:pPr>
        <w:ind w:firstLine="431"/>
      </w:pPr>
    </w:p>
    <w:p w14:paraId="399CD2DB" w14:textId="77777777" w:rsidR="00427060" w:rsidRDefault="00427060" w:rsidP="002C4692">
      <w:pPr>
        <w:ind w:firstLine="431"/>
      </w:pPr>
    </w:p>
    <w:p w14:paraId="5051F3C0" w14:textId="77777777" w:rsidR="00427060" w:rsidRDefault="00427060" w:rsidP="002C4692">
      <w:pPr>
        <w:ind w:firstLine="431"/>
      </w:pPr>
    </w:p>
    <w:p w14:paraId="7300DE92" w14:textId="77777777" w:rsidR="00427060" w:rsidRDefault="00427060" w:rsidP="002C4692">
      <w:pPr>
        <w:ind w:firstLine="431"/>
      </w:pPr>
    </w:p>
    <w:p w14:paraId="03676E5F" w14:textId="77777777" w:rsidR="00427060" w:rsidRDefault="00427060" w:rsidP="002C4692">
      <w:pPr>
        <w:ind w:firstLine="431"/>
      </w:pPr>
    </w:p>
    <w:p w14:paraId="3201D235" w14:textId="77777777" w:rsidR="00427060" w:rsidRDefault="00427060" w:rsidP="002C4692">
      <w:pPr>
        <w:ind w:firstLine="431"/>
      </w:pPr>
    </w:p>
    <w:p w14:paraId="0AEA0EBA" w14:textId="77777777" w:rsidR="00427060" w:rsidRDefault="00427060" w:rsidP="002C4692">
      <w:pPr>
        <w:ind w:firstLine="431"/>
      </w:pPr>
    </w:p>
    <w:p w14:paraId="5043B662" w14:textId="77777777" w:rsidR="00427060" w:rsidRDefault="00427060" w:rsidP="002C4692">
      <w:pPr>
        <w:ind w:firstLine="431"/>
      </w:pPr>
    </w:p>
    <w:p w14:paraId="50B8AC03" w14:textId="77777777" w:rsidR="00427060" w:rsidRPr="00831A60" w:rsidRDefault="00427060" w:rsidP="00427060">
      <w:pPr>
        <w:pStyle w:val="Titre1"/>
      </w:pPr>
      <w:bookmarkStart w:id="1592" w:name="_Toc215758895"/>
      <w:r>
        <w:t>CONCLUSION</w:t>
      </w:r>
      <w:bookmarkEnd w:id="1592"/>
    </w:p>
    <w:p w14:paraId="57ABC3D5" w14:textId="77777777" w:rsidR="004134B1" w:rsidRPr="004134B1" w:rsidRDefault="004134B1" w:rsidP="002C25DA">
      <w:pPr>
        <w:ind w:firstLine="431"/>
        <w:rPr>
          <w:lang w:eastAsia="fr-FR"/>
        </w:rPr>
      </w:pPr>
      <w:r w:rsidRPr="004134B1">
        <w:rPr>
          <w:lang w:eastAsia="fr-FR"/>
        </w:rPr>
        <w:t>Le projet GESCOM constitue une étape stratégique dans la transformation numérique de CAMWATER et dans l’amélioration durable de sa performance commerciale. À travers la mise en place d’une solution intégrée, moderne et sécurisée, CAMWATER se dote d’un outil capable de soutenir la croissance de ses activités, d’optimiser la gestion de ses clients et de renforcer la maîtrise de ses recettes sur l’ensemble du territoire national.</w:t>
      </w:r>
    </w:p>
    <w:p w14:paraId="7384ACED" w14:textId="77777777" w:rsidR="004134B1" w:rsidRPr="004134B1" w:rsidRDefault="004134B1" w:rsidP="002C25DA">
      <w:pPr>
        <w:ind w:firstLine="431"/>
        <w:rPr>
          <w:lang w:eastAsia="fr-FR"/>
        </w:rPr>
      </w:pPr>
      <w:r w:rsidRPr="004134B1">
        <w:rPr>
          <w:lang w:eastAsia="fr-FR"/>
        </w:rPr>
        <w:t>Le programme d’exécution décrit dans ce document établit un cadre méthodologique clair, structuré et conforme aux exigences du marché. Il précise les phases, les responsabilités, les livrables et les mécanismes de suivi nécessaires au bon déroulement du projet. L’approche proposée garantit une mise en œuvre progressive, maîtrisée et alignée avec les priorités opérationnelles de CAMWATER, notamment la digitalisation, l’interopérabilité, la sécurité des données et la continuité de service dans les agences.</w:t>
      </w:r>
    </w:p>
    <w:p w14:paraId="43EAE52D" w14:textId="77777777" w:rsidR="004134B1" w:rsidRPr="004134B1" w:rsidRDefault="004134B1" w:rsidP="002C25DA">
      <w:pPr>
        <w:ind w:firstLine="431"/>
        <w:rPr>
          <w:lang w:eastAsia="fr-FR"/>
        </w:rPr>
      </w:pPr>
      <w:r w:rsidRPr="004134B1">
        <w:rPr>
          <w:lang w:eastAsia="fr-FR"/>
        </w:rPr>
        <w:t>La réussite du projet repose sur un partenariat étroit entre l’intégrateur et les équipes CAMWATER, la mobilisation continue des parties prenantes et la rigueur dans l’exécution de chaque étape. En s’inscrivant dans cette dynamique, le projet GESCOM permettra à CAMWATER de disposer d’un système robuste, évolutif et orienté vers la performance, capable de soutenir les ambitions de modernisation et d’améliorer significativement la qualité du service rendu aux usagers.</w:t>
      </w:r>
    </w:p>
    <w:p w14:paraId="2566CA8A" w14:textId="77777777" w:rsidR="004134B1" w:rsidRPr="004134B1" w:rsidRDefault="004134B1" w:rsidP="004134B1">
      <w:pPr>
        <w:rPr>
          <w:lang w:eastAsia="fr-FR"/>
        </w:rPr>
      </w:pPr>
      <w:r w:rsidRPr="004134B1">
        <w:rPr>
          <w:lang w:eastAsia="fr-FR"/>
        </w:rPr>
        <w:t>Ce programme pose ainsi les fondations d’une transformation structurante, qui contribuera à positionner CAMWATER comme une entreprise publique moderne, efficace et résolument tournée vers l’avenir.</w:t>
      </w:r>
    </w:p>
    <w:p w14:paraId="7374C5C7" w14:textId="77777777" w:rsidR="00505280" w:rsidRPr="00505280" w:rsidRDefault="00505280" w:rsidP="00505280">
      <w:pPr>
        <w:ind w:firstLine="708"/>
        <w:rPr>
          <w:lang w:eastAsia="fr-FR"/>
        </w:rPr>
      </w:pPr>
    </w:p>
    <w:sectPr w:rsidR="00505280" w:rsidRPr="00505280" w:rsidSect="00A038C8">
      <w:pgSz w:w="11906" w:h="16838" w:code="9"/>
      <w:pgMar w:top="1985" w:right="851" w:bottom="680" w:left="964" w:header="397" w:footer="39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3" w:author="Bertille TAGNE" w:date="2025-12-05T10:08:00Z" w:initials="BT">
    <w:p w14:paraId="749513DF" w14:textId="77777777" w:rsidR="00065D7F" w:rsidRDefault="00065D7F" w:rsidP="00065D7F">
      <w:pPr>
        <w:pStyle w:val="Commentaire"/>
        <w:jc w:val="left"/>
      </w:pPr>
      <w:r>
        <w:rPr>
          <w:rStyle w:val="Marquedecommentaire"/>
        </w:rPr>
        <w:annotationRef/>
      </w:r>
      <w:r>
        <w:t xml:space="preserve">Séparer les normes des référentiels, et spécifier toutes les normes mentionnées </w:t>
      </w:r>
    </w:p>
  </w:comment>
  <w:comment w:id="1056" w:author="Bertille TAGNE" w:date="2025-12-05T10:07:00Z" w:initials="BT">
    <w:p w14:paraId="2A0F7217" w14:textId="349672D0" w:rsidR="00901791" w:rsidRDefault="00901791" w:rsidP="00901791">
      <w:pPr>
        <w:pStyle w:val="Commentaire"/>
        <w:jc w:val="left"/>
      </w:pPr>
      <w:r>
        <w:rPr>
          <w:rStyle w:val="Marquedecommentaire"/>
        </w:rPr>
        <w:annotationRef/>
      </w:r>
      <w:r>
        <w:t>Lesquelles?</w:t>
      </w:r>
    </w:p>
  </w:comment>
  <w:comment w:id="1276" w:author="Bertille TAGNE" w:date="2025-12-05T12:57:00Z" w:initials="BT">
    <w:p w14:paraId="77D0B722" w14:textId="77777777" w:rsidR="005A2385" w:rsidRDefault="005A2385" w:rsidP="005A2385">
      <w:pPr>
        <w:pStyle w:val="Commentaire"/>
        <w:jc w:val="left"/>
      </w:pPr>
      <w:r>
        <w:rPr>
          <w:rStyle w:val="Marquedecommentaire"/>
        </w:rPr>
        <w:annotationRef/>
      </w:r>
      <w:r>
        <w:t>Ajouter une phrase introductive</w:t>
      </w:r>
    </w:p>
  </w:comment>
  <w:comment w:id="1284" w:author="CDP Groupe 1" w:date="2025-12-05T16:31:00Z" w:initials="CG">
    <w:p w14:paraId="3F0F8714" w14:textId="77777777" w:rsidR="009C04E4" w:rsidRDefault="009C04E4" w:rsidP="009C04E4">
      <w:pPr>
        <w:pStyle w:val="Commentaire"/>
        <w:jc w:val="left"/>
      </w:pPr>
      <w:r>
        <w:rPr>
          <w:rStyle w:val="Marquedecommentaire"/>
        </w:rPr>
        <w:annotationRef/>
      </w:r>
      <w:r>
        <w:t xml:space="preserve">Bonjour Freidy et Junior je pense qu’ici on peut rajouter un schema pour visualiser les modules avant d’entrer dans les détails plus bas. </w:t>
      </w:r>
    </w:p>
  </w:comment>
  <w:comment w:id="1352" w:author="Bertille TAGNE" w:date="2025-12-05T13:02:00Z" w:initials="BT">
    <w:p w14:paraId="68A9586D" w14:textId="4F24B056" w:rsidR="008A42A9" w:rsidRDefault="008A42A9" w:rsidP="008A42A9">
      <w:pPr>
        <w:pStyle w:val="Commentaire"/>
        <w:jc w:val="left"/>
      </w:pPr>
      <w:r>
        <w:rPr>
          <w:rStyle w:val="Marquedecommentaire"/>
        </w:rPr>
        <w:annotationRef/>
      </w:r>
      <w:r>
        <w:t>Se conformer aux livrables des TDR contractuels</w:t>
      </w:r>
    </w:p>
  </w:comment>
  <w:comment w:id="1387" w:author="CDP Groupe 1" w:date="2025-12-05T16:46:00Z" w:initials="CG">
    <w:p w14:paraId="4232450A" w14:textId="77777777" w:rsidR="00BC07C0" w:rsidRDefault="00BC07C0" w:rsidP="00BC07C0">
      <w:pPr>
        <w:pStyle w:val="Commentaire"/>
        <w:jc w:val="left"/>
      </w:pPr>
      <w:r>
        <w:rPr>
          <w:rStyle w:val="Marquedecommentaire"/>
        </w:rPr>
        <w:annotationRef/>
      </w:r>
      <w:r>
        <w:t xml:space="preserve">Quelle est la différence entre les hypothèses de succès du projet et les critères e succès du projet de la section 3.5 du document? Moi je pense que c’est une redondance dans le document. </w:t>
      </w:r>
    </w:p>
  </w:comment>
  <w:comment w:id="1399" w:author="CDP Groupe 1" w:date="2025-12-05T16:37:00Z" w:initials="CG">
    <w:p w14:paraId="7554F507" w14:textId="625F05CF" w:rsidR="009C04E4" w:rsidRDefault="009C04E4" w:rsidP="009C04E4">
      <w:pPr>
        <w:pStyle w:val="Commentaire"/>
        <w:jc w:val="left"/>
      </w:pPr>
      <w:r>
        <w:rPr>
          <w:rStyle w:val="Marquedecommentaire"/>
        </w:rPr>
        <w:annotationRef/>
      </w:r>
      <w:r>
        <w:t xml:space="preserve">Si on doit mettre un GANTT plus haut pour moi ici c’est une répétition, le GANTT  donne les informations du chronogramme d’activités mais en plus détaillée.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9513DF" w15:done="0"/>
  <w15:commentEx w15:paraId="2A0F7217" w15:done="0"/>
  <w15:commentEx w15:paraId="77D0B722" w15:done="0"/>
  <w15:commentEx w15:paraId="3F0F8714" w15:done="0"/>
  <w15:commentEx w15:paraId="68A9586D" w15:done="0"/>
  <w15:commentEx w15:paraId="4232450A" w15:done="0"/>
  <w15:commentEx w15:paraId="7554F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91A119" w16cex:dateUtc="2025-12-05T09:08:00Z"/>
  <w16cex:commentExtensible w16cex:durableId="570FA1F5" w16cex:dateUtc="2025-12-05T09:07:00Z"/>
  <w16cex:commentExtensible w16cex:durableId="3601433C" w16cex:dateUtc="2025-12-05T11:57:00Z"/>
  <w16cex:commentExtensible w16cex:durableId="5786680D" w16cex:dateUtc="2025-12-05T15:31:00Z"/>
  <w16cex:commentExtensible w16cex:durableId="3802085D" w16cex:dateUtc="2025-12-05T12:02:00Z"/>
  <w16cex:commentExtensible w16cex:durableId="4E4403D3" w16cex:dateUtc="2025-12-05T15:46:00Z"/>
  <w16cex:commentExtensible w16cex:durableId="1F330FCF" w16cex:dateUtc="2025-12-05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9513DF" w16cid:durableId="2F91A119"/>
  <w16cid:commentId w16cid:paraId="2A0F7217" w16cid:durableId="570FA1F5"/>
  <w16cid:commentId w16cid:paraId="77D0B722" w16cid:durableId="3601433C"/>
  <w16cid:commentId w16cid:paraId="3F0F8714" w16cid:durableId="5786680D"/>
  <w16cid:commentId w16cid:paraId="68A9586D" w16cid:durableId="3802085D"/>
  <w16cid:commentId w16cid:paraId="4232450A" w16cid:durableId="4E4403D3"/>
  <w16cid:commentId w16cid:paraId="7554F507" w16cid:durableId="1F330F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5AB7" w14:textId="77777777" w:rsidR="00643053" w:rsidRDefault="00643053" w:rsidP="001325D6">
      <w:pPr>
        <w:spacing w:line="240" w:lineRule="auto"/>
      </w:pPr>
      <w:r>
        <w:separator/>
      </w:r>
    </w:p>
  </w:endnote>
  <w:endnote w:type="continuationSeparator" w:id="0">
    <w:p w14:paraId="38403CB7" w14:textId="77777777" w:rsidR="00643053" w:rsidRDefault="00643053" w:rsidP="001325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tima">
    <w:altName w:val="Calibri"/>
    <w:charset w:val="00"/>
    <w:family w:val="auto"/>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8076" w14:textId="77777777" w:rsidR="00FB5C45" w:rsidRPr="002A55BD" w:rsidRDefault="00FB5C45" w:rsidP="00410350">
    <w:pPr>
      <w:pStyle w:val="Pieddepage"/>
      <w:jc w:val="both"/>
      <w:rPr>
        <w:b/>
      </w:rPr>
    </w:pPr>
    <w:r>
      <w:tab/>
    </w:r>
    <w:r>
      <w:rPr>
        <w:b/>
        <w:sz w:val="18"/>
        <w:szCs w:val="20"/>
      </w:rPr>
      <w:t>©2025</w:t>
    </w:r>
    <w:r w:rsidRPr="002A55BD">
      <w:rPr>
        <w:b/>
        <w:sz w:val="18"/>
        <w:szCs w:val="20"/>
      </w:rPr>
      <w:t xml:space="preserve"> AFREETECH CAMEROON</w:t>
    </w:r>
    <w:r w:rsidRPr="002A55BD">
      <w:rPr>
        <w:b/>
      </w:rPr>
      <w:tab/>
    </w:r>
    <w:sdt>
      <w:sdtPr>
        <w:rPr>
          <w:b/>
        </w:rPr>
        <w:id w:val="1844045314"/>
        <w:docPartObj>
          <w:docPartGallery w:val="Page Numbers (Bottom of Page)"/>
          <w:docPartUnique/>
        </w:docPartObj>
      </w:sdtPr>
      <w:sdtContent>
        <w:r w:rsidRPr="002A55BD">
          <w:rPr>
            <w:b/>
          </w:rPr>
          <w:fldChar w:fldCharType="begin"/>
        </w:r>
        <w:r w:rsidRPr="002A55BD">
          <w:rPr>
            <w:b/>
          </w:rPr>
          <w:instrText>PAGE   \* MERGEFORMAT</w:instrText>
        </w:r>
        <w:r w:rsidRPr="002A55BD">
          <w:rPr>
            <w:b/>
          </w:rPr>
          <w:fldChar w:fldCharType="separate"/>
        </w:r>
        <w:r w:rsidR="0021616F">
          <w:rPr>
            <w:b/>
            <w:noProof/>
          </w:rPr>
          <w:t>22</w:t>
        </w:r>
        <w:r w:rsidRPr="002A55BD">
          <w:rPr>
            <w: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3B99" w14:textId="77777777" w:rsidR="00643053" w:rsidRDefault="00643053" w:rsidP="001325D6">
      <w:pPr>
        <w:spacing w:line="240" w:lineRule="auto"/>
      </w:pPr>
      <w:r>
        <w:separator/>
      </w:r>
    </w:p>
  </w:footnote>
  <w:footnote w:type="continuationSeparator" w:id="0">
    <w:p w14:paraId="2DAFAE50" w14:textId="77777777" w:rsidR="00643053" w:rsidRDefault="00643053" w:rsidP="001325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9700" w14:textId="61B26126" w:rsidR="00FB5C45" w:rsidRDefault="006D4A03">
    <w:pPr>
      <w:pStyle w:val="En-tte"/>
    </w:pPr>
    <w:r w:rsidRPr="002A55BD">
      <w:rPr>
        <w:noProof/>
        <w:lang w:eastAsia="fr-FR"/>
      </w:rPr>
      <mc:AlternateContent>
        <mc:Choice Requires="wps">
          <w:drawing>
            <wp:anchor distT="0" distB="0" distL="114300" distR="114300" simplePos="0" relativeHeight="251657216" behindDoc="0" locked="0" layoutInCell="1" allowOverlap="1" wp14:anchorId="04F3E178" wp14:editId="7486A9E9">
              <wp:simplePos x="0" y="0"/>
              <wp:positionH relativeFrom="margin">
                <wp:posOffset>5152390</wp:posOffset>
              </wp:positionH>
              <wp:positionV relativeFrom="paragraph">
                <wp:posOffset>26670</wp:posOffset>
              </wp:positionV>
              <wp:extent cx="1579245" cy="688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579245"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1C6D2" w14:textId="4261C226" w:rsidR="00FB5C45" w:rsidRPr="002A55BD" w:rsidRDefault="00FB5C45" w:rsidP="008D22C0">
                          <w:pPr>
                            <w:jc w:val="center"/>
                            <w:rPr>
                              <w:noProof/>
                              <w:lang w:eastAsia="fr-FR"/>
                            </w:rPr>
                          </w:pPr>
                          <w:del w:id="761" w:author="Bertille TAGNE" w:date="2025-12-04T16:27:00Z" w16du:dateUtc="2025-12-04T15:27:00Z">
                            <w:r w:rsidRPr="00D60793" w:rsidDel="008452C2">
                              <w:rPr>
                                <w:noProof/>
                                <w:lang w:eastAsia="fr-FR"/>
                              </w:rPr>
                              <w:drawing>
                                <wp:inline distT="0" distB="0" distL="0" distR="0" wp14:anchorId="170BD076" wp14:editId="1425E83B">
                                  <wp:extent cx="1152525" cy="600075"/>
                                  <wp:effectExtent l="0" t="0" r="9525" b="9525"/>
                                  <wp:docPr id="7" name="Image 7"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2525" cy="600075"/>
                                          </a:xfrm>
                                          <a:prstGeom prst="rect">
                                            <a:avLst/>
                                          </a:prstGeom>
                                          <a:noFill/>
                                          <a:ln>
                                            <a:noFill/>
                                          </a:ln>
                                        </pic:spPr>
                                      </pic:pic>
                                    </a:graphicData>
                                  </a:graphic>
                                </wp:inline>
                              </w:drawing>
                            </w:r>
                          </w:del>
                          <w:ins w:id="762" w:author="Bertille TAGNE" w:date="2025-12-04T16:27:00Z" w16du:dateUtc="2025-12-04T15:27:00Z">
                            <w:r w:rsidR="008452C2">
                              <w:rPr>
                                <w:rFonts w:eastAsia="Calibri" w:cs="Calibri"/>
                                <w:noProof/>
                                <w:color w:val="000000"/>
                                <w:lang w:eastAsia="fr-FR"/>
                              </w:rPr>
                              <w:drawing>
                                <wp:inline distT="0" distB="0" distL="0" distR="0" wp14:anchorId="3B6209C4" wp14:editId="197972CF">
                                  <wp:extent cx="1390015" cy="437921"/>
                                  <wp:effectExtent l="0" t="0" r="635" b="635"/>
                                  <wp:docPr id="826936761" name="Image 82693676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6761" name="Image 826936761" descr="Une image contenant texte, Police, logo,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390015" cy="437921"/>
                                          </a:xfrm>
                                          <a:prstGeom prst="rect">
                                            <a:avLst/>
                                          </a:prstGeom>
                                        </pic:spPr>
                                      </pic:pic>
                                    </a:graphicData>
                                  </a:graphic>
                                </wp:inline>
                              </w:drawing>
                            </w:r>
                          </w:ins>
                        </w:p>
                        <w:p w14:paraId="2055490C" w14:textId="77777777" w:rsidR="00FB5C45" w:rsidRPr="002A55BD" w:rsidRDefault="00FB5C45" w:rsidP="008D22C0">
                          <w:pPr>
                            <w:jc w:val="center"/>
                            <w:rPr>
                              <w:b/>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F3E178" id="_x0000_t202" coordsize="21600,21600" o:spt="202" path="m,l,21600r21600,l21600,xe">
              <v:stroke joinstyle="miter"/>
              <v:path gradientshapeok="t" o:connecttype="rect"/>
            </v:shapetype>
            <v:shape id="Zone de texte 5" o:spid="_x0000_s1034" type="#_x0000_t202" style="position:absolute;left:0;text-align:left;margin-left:405.7pt;margin-top:2.1pt;width:124.35pt;height:54.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" filled="f" stroked="f" strokeweight=".5pt">
              <v:textbox>
                <w:txbxContent>
                  <w:p w14:paraId="73A1C6D2" w14:textId="4261C226" w:rsidR="00FB5C45" w:rsidRPr="002A55BD" w:rsidRDefault="00FB5C45" w:rsidP="008D22C0">
                    <w:pPr>
                      <w:jc w:val="center"/>
                      <w:rPr>
                        <w:noProof/>
                        <w:lang w:eastAsia="fr-FR"/>
                      </w:rPr>
                    </w:pPr>
                    <w:del w:id="766" w:author="Bertille TAGNE" w:date="2025-12-04T16:27:00Z" w16du:dateUtc="2025-12-04T15:27:00Z">
                      <w:r w:rsidRPr="00D60793" w:rsidDel="008452C2">
                        <w:rPr>
                          <w:noProof/>
                          <w:lang w:eastAsia="fr-FR"/>
                        </w:rPr>
                        <w:drawing>
                          <wp:inline distT="0" distB="0" distL="0" distR="0" wp14:anchorId="170BD076" wp14:editId="1425E83B">
                            <wp:extent cx="1152525" cy="600075"/>
                            <wp:effectExtent l="0" t="0" r="9525" b="9525"/>
                            <wp:docPr id="7" name="Image 7"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152525" cy="600075"/>
                                    </a:xfrm>
                                    <a:prstGeom prst="rect">
                                      <a:avLst/>
                                    </a:prstGeom>
                                    <a:noFill/>
                                    <a:ln>
                                      <a:noFill/>
                                    </a:ln>
                                  </pic:spPr>
                                </pic:pic>
                              </a:graphicData>
                            </a:graphic>
                          </wp:inline>
                        </w:drawing>
                      </w:r>
                    </w:del>
                    <w:ins w:id="767" w:author="Bertille TAGNE" w:date="2025-12-04T16:27:00Z" w16du:dateUtc="2025-12-04T15:27:00Z">
                      <w:r w:rsidR="008452C2">
                        <w:rPr>
                          <w:rFonts w:eastAsia="Calibri" w:cs="Calibri"/>
                          <w:noProof/>
                          <w:color w:val="000000"/>
                          <w:lang w:eastAsia="fr-FR"/>
                        </w:rPr>
                        <w:drawing>
                          <wp:inline distT="0" distB="0" distL="0" distR="0" wp14:anchorId="3B6209C4" wp14:editId="197972CF">
                            <wp:extent cx="1390015" cy="437921"/>
                            <wp:effectExtent l="0" t="0" r="635" b="635"/>
                            <wp:docPr id="826936761" name="Image 82693676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6761" name="Image 826936761" descr="Une image contenant texte, Police, logo, Graphique&#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1390015" cy="437921"/>
                                    </a:xfrm>
                                    <a:prstGeom prst="rect">
                                      <a:avLst/>
                                    </a:prstGeom>
                                  </pic:spPr>
                                </pic:pic>
                              </a:graphicData>
                            </a:graphic>
                          </wp:inline>
                        </w:drawing>
                      </w:r>
                    </w:ins>
                  </w:p>
                  <w:p w14:paraId="2055490C" w14:textId="77777777" w:rsidR="00FB5C45" w:rsidRPr="002A55BD" w:rsidRDefault="00FB5C45" w:rsidP="008D22C0">
                    <w:pPr>
                      <w:jc w:val="center"/>
                      <w:rPr>
                        <w:b/>
                        <w:sz w:val="22"/>
                      </w:rPr>
                    </w:pPr>
                  </w:p>
                </w:txbxContent>
              </v:textbox>
              <w10:wrap anchorx="margin"/>
            </v:shape>
          </w:pict>
        </mc:Fallback>
      </mc:AlternateContent>
    </w:r>
    <w:r w:rsidR="00A41F44" w:rsidRPr="002A55BD">
      <w:rPr>
        <w:noProof/>
        <w:lang w:eastAsia="fr-FR"/>
      </w:rPr>
      <mc:AlternateContent>
        <mc:Choice Requires="wps">
          <w:drawing>
            <wp:anchor distT="0" distB="0" distL="114300" distR="114300" simplePos="0" relativeHeight="251658240" behindDoc="0" locked="0" layoutInCell="1" allowOverlap="1" wp14:anchorId="362A1A3C" wp14:editId="5AA866BB">
              <wp:simplePos x="0" y="0"/>
              <wp:positionH relativeFrom="page">
                <wp:posOffset>2192655</wp:posOffset>
              </wp:positionH>
              <wp:positionV relativeFrom="paragraph">
                <wp:posOffset>174625</wp:posOffset>
              </wp:positionV>
              <wp:extent cx="3503295" cy="278130"/>
              <wp:effectExtent l="0" t="0" r="0" b="7620"/>
              <wp:wrapNone/>
              <wp:docPr id="8" name="Zone de texte 8"/>
              <wp:cNvGraphicFramePr/>
              <a:graphic xmlns:a="http://schemas.openxmlformats.org/drawingml/2006/main">
                <a:graphicData uri="http://schemas.microsoft.com/office/word/2010/wordprocessingShape">
                  <wps:wsp>
                    <wps:cNvSpPr txBox="1"/>
                    <wps:spPr>
                      <a:xfrm>
                        <a:off x="0" y="0"/>
                        <a:ext cx="3503295" cy="278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CC524" w14:textId="3A193D94" w:rsidR="00FB5C45" w:rsidRDefault="0021616F" w:rsidP="009F1DCF">
                          <w:pPr>
                            <w:jc w:val="center"/>
                          </w:pPr>
                          <w:r>
                            <w:rPr>
                              <w:b/>
                              <w:sz w:val="22"/>
                            </w:rPr>
                            <w:t xml:space="preserve">CAMWATER – </w:t>
                          </w:r>
                          <w:ins w:id="763" w:author="Bertille TAGNE" w:date="2025-12-04T16:39:00Z" w16du:dateUtc="2025-12-04T15:39:00Z">
                            <w:r w:rsidR="00A41F44">
                              <w:rPr>
                                <w:b/>
                                <w:sz w:val="22"/>
                              </w:rPr>
                              <w:t>CRM</w:t>
                            </w:r>
                          </w:ins>
                          <w:del w:id="764" w:author="Bertille TAGNE" w:date="2025-12-04T16:39:00Z" w16du:dateUtc="2025-12-04T15:39:00Z">
                            <w:r w:rsidDel="00A41F44">
                              <w:rPr>
                                <w:b/>
                                <w:sz w:val="22"/>
                              </w:rPr>
                              <w:delText>GESCOM</w:delText>
                            </w:r>
                          </w:del>
                          <w:r>
                            <w:rPr>
                              <w:b/>
                              <w:sz w:val="22"/>
                            </w:rPr>
                            <w:t xml:space="preserve"> – PROGRAMME D’EXECUTION</w:t>
                          </w:r>
                          <w:ins w:id="765" w:author="Bertille TAGNE" w:date="2025-12-04T16:39:00Z" w16du:dateUtc="2025-12-04T15:39:00Z">
                            <w:r w:rsidR="00A41F44">
                              <w:rPr>
                                <w:b/>
                                <w:sz w:val="22"/>
                              </w:rPr>
                              <w:t>-1.0</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2A1A3C" id="Zone de texte 8" o:spid="_x0000_s1035" type="#_x0000_t202" style="position:absolute;left:0;text-align:left;margin-left:172.65pt;margin-top:13.75pt;width:275.85pt;height:21.9pt;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" filled="f" stroked="f" strokeweight=".5pt">
              <v:textbox>
                <w:txbxContent>
                  <w:p w14:paraId="54CCC524" w14:textId="3A193D94" w:rsidR="00FB5C45" w:rsidRDefault="0021616F" w:rsidP="009F1DCF">
                    <w:pPr>
                      <w:jc w:val="center"/>
                    </w:pPr>
                    <w:r>
                      <w:rPr>
                        <w:b/>
                        <w:sz w:val="22"/>
                      </w:rPr>
                      <w:t xml:space="preserve">CAMWATER – </w:t>
                    </w:r>
                    <w:ins w:id="771" w:author="Bertille TAGNE" w:date="2025-12-04T16:39:00Z" w16du:dateUtc="2025-12-04T15:39:00Z">
                      <w:r w:rsidR="00A41F44">
                        <w:rPr>
                          <w:b/>
                          <w:sz w:val="22"/>
                        </w:rPr>
                        <w:t>CRM</w:t>
                      </w:r>
                    </w:ins>
                    <w:del w:id="772" w:author="Bertille TAGNE" w:date="2025-12-04T16:39:00Z" w16du:dateUtc="2025-12-04T15:39:00Z">
                      <w:r w:rsidDel="00A41F44">
                        <w:rPr>
                          <w:b/>
                          <w:sz w:val="22"/>
                        </w:rPr>
                        <w:delText>GESCOM</w:delText>
                      </w:r>
                    </w:del>
                    <w:r>
                      <w:rPr>
                        <w:b/>
                        <w:sz w:val="22"/>
                      </w:rPr>
                      <w:t xml:space="preserve"> – PROGRAMME D’EXECUTION</w:t>
                    </w:r>
                    <w:ins w:id="773" w:author="Bertille TAGNE" w:date="2025-12-04T16:39:00Z" w16du:dateUtc="2025-12-04T15:39:00Z">
                      <w:r w:rsidR="00A41F44">
                        <w:rPr>
                          <w:b/>
                          <w:sz w:val="22"/>
                        </w:rPr>
                        <w:t>-1.0</w:t>
                      </w:r>
                    </w:ins>
                  </w:p>
                </w:txbxContent>
              </v:textbox>
              <w10:wrap anchorx="page"/>
            </v:shape>
          </w:pict>
        </mc:Fallback>
      </mc:AlternateContent>
    </w:r>
    <w:r w:rsidR="00FB5C45">
      <w:rPr>
        <w:noProof/>
        <w:lang w:eastAsia="fr-FR"/>
      </w:rPr>
      <w:drawing>
        <wp:anchor distT="0" distB="0" distL="114300" distR="114300" simplePos="0" relativeHeight="251659264" behindDoc="1" locked="0" layoutInCell="1" allowOverlap="1" wp14:anchorId="2E5670E5" wp14:editId="4535C2E7">
          <wp:simplePos x="0" y="0"/>
          <wp:positionH relativeFrom="column">
            <wp:posOffset>-1191260</wp:posOffset>
          </wp:positionH>
          <wp:positionV relativeFrom="paragraph">
            <wp:posOffset>719455</wp:posOffset>
          </wp:positionV>
          <wp:extent cx="8141970" cy="121920"/>
          <wp:effectExtent l="0" t="0" r="0" b="0"/>
          <wp:wrapNone/>
          <wp:docPr id="9" name="Image 9" descr="Letterh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2"/>
                  <pic:cNvPicPr>
                    <a:picLocks noChangeAspect="1" noChangeArrowheads="1"/>
                  </pic:cNvPicPr>
                </pic:nvPicPr>
                <pic:blipFill>
                  <a:blip r:embed="rId5">
                    <a:extLst>
                      <a:ext uri="{28A0092B-C50C-407E-A947-70E740481C1C}">
                        <a14:useLocalDpi xmlns:a14="http://schemas.microsoft.com/office/drawing/2010/main" val="0"/>
                      </a:ext>
                    </a:extLst>
                  </a:blip>
                  <a:srcRect t="64462" b="14014"/>
                  <a:stretch>
                    <a:fillRect/>
                  </a:stretch>
                </pic:blipFill>
                <pic:spPr bwMode="auto">
                  <a:xfrm>
                    <a:off x="0" y="0"/>
                    <a:ext cx="8141970" cy="121920"/>
                  </a:xfrm>
                  <a:prstGeom prst="rect">
                    <a:avLst/>
                  </a:prstGeom>
                  <a:noFill/>
                </pic:spPr>
              </pic:pic>
            </a:graphicData>
          </a:graphic>
          <wp14:sizeRelH relativeFrom="page">
            <wp14:pctWidth>0</wp14:pctWidth>
          </wp14:sizeRelH>
          <wp14:sizeRelV relativeFrom="page">
            <wp14:pctHeight>0</wp14:pctHeight>
          </wp14:sizeRelV>
        </wp:anchor>
      </w:drawing>
    </w:r>
    <w:r w:rsidR="00FB5C45" w:rsidRPr="002A55BD">
      <w:rPr>
        <w:noProof/>
        <w:lang w:eastAsia="fr-FR"/>
      </w:rPr>
      <mc:AlternateContent>
        <mc:Choice Requires="wps">
          <w:drawing>
            <wp:anchor distT="0" distB="0" distL="114300" distR="114300" simplePos="0" relativeHeight="251656192" behindDoc="0" locked="0" layoutInCell="1" allowOverlap="1" wp14:anchorId="3A82FD39" wp14:editId="0CE5F44A">
              <wp:simplePos x="0" y="0"/>
              <wp:positionH relativeFrom="margin">
                <wp:align>left</wp:align>
              </wp:positionH>
              <wp:positionV relativeFrom="paragraph">
                <wp:posOffset>-29845</wp:posOffset>
              </wp:positionV>
              <wp:extent cx="1579245" cy="688340"/>
              <wp:effectExtent l="0" t="0" r="20955" b="16510"/>
              <wp:wrapNone/>
              <wp:docPr id="17" name="Zone de texte 17"/>
              <wp:cNvGraphicFramePr/>
              <a:graphic xmlns:a="http://schemas.openxmlformats.org/drawingml/2006/main">
                <a:graphicData uri="http://schemas.microsoft.com/office/word/2010/wordprocessingShape">
                  <wps:wsp>
                    <wps:cNvSpPr txBox="1"/>
                    <wps:spPr>
                      <a:xfrm>
                        <a:off x="0" y="0"/>
                        <a:ext cx="1579245" cy="68834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28CE3EE" w14:textId="77777777" w:rsidR="00FB5C45" w:rsidRDefault="00FB5C45">
                          <w:r>
                            <w:rPr>
                              <w:noProof/>
                              <w:lang w:eastAsia="fr-FR"/>
                            </w:rPr>
                            <w:drawing>
                              <wp:inline distT="0" distB="0" distL="0" distR="0" wp14:anchorId="5E2A6028" wp14:editId="1AB7C4F6">
                                <wp:extent cx="1390015" cy="583565"/>
                                <wp:effectExtent l="0" t="0" r="635" b="6985"/>
                                <wp:docPr id="15" name="Image 15"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82FD39" id="Zone de texte 17" o:spid="_x0000_s1036" type="#_x0000_t202" style="position:absolute;left:0;text-align:left;margin-left:0;margin-top:-2.35pt;width:124.35pt;height:54.2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" filled="f" strokecolor="white [3212]" strokeweight=".5pt">
              <v:textbox>
                <w:txbxContent>
                  <w:p w14:paraId="628CE3EE" w14:textId="77777777" w:rsidR="00FB5C45" w:rsidRDefault="00FB5C45">
                    <w:r>
                      <w:rPr>
                        <w:noProof/>
                        <w:lang w:eastAsia="fr-FR"/>
                      </w:rPr>
                      <w:drawing>
                        <wp:inline distT="0" distB="0" distL="0" distR="0" wp14:anchorId="5E2A6028" wp14:editId="1AB7C4F6">
                          <wp:extent cx="1390015" cy="583565"/>
                          <wp:effectExtent l="0" t="0" r="635" b="6985"/>
                          <wp:docPr id="15" name="Image 15"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v:textbox>
              <w10:wrap anchorx="margin"/>
            </v:shape>
          </w:pict>
        </mc:Fallback>
      </mc:AlternateContent>
    </w:r>
    <w:r w:rsidR="00FB5C45" w:rsidRPr="00AC2FDB">
      <w:rPr>
        <w:noProof/>
        <w:lang w:eastAsia="fr-FR"/>
      </w:rPr>
      <w:t xml:space="preserve"> </w:t>
    </w:r>
    <w:r w:rsidR="00FB5C45" w:rsidRPr="0033649F">
      <w:rPr>
        <w:noProof/>
        <w:lang w:eastAsia="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205"/>
    <w:multiLevelType w:val="hybridMultilevel"/>
    <w:tmpl w:val="8FB487F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D1263"/>
    <w:multiLevelType w:val="hybridMultilevel"/>
    <w:tmpl w:val="3BAA64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5D4D34"/>
    <w:multiLevelType w:val="hybridMultilevel"/>
    <w:tmpl w:val="77A09C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80732A"/>
    <w:multiLevelType w:val="hybridMultilevel"/>
    <w:tmpl w:val="DFBE30F4"/>
    <w:lvl w:ilvl="0" w:tplc="FB0EE8CA">
      <w:start w:val="1"/>
      <w:numFmt w:val="bullet"/>
      <w:pStyle w:val="Listeniveau3"/>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4" w15:restartNumberingAfterBreak="0">
    <w:nsid w:val="0B5A1B49"/>
    <w:multiLevelType w:val="hybridMultilevel"/>
    <w:tmpl w:val="C9B48E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4E497B"/>
    <w:multiLevelType w:val="hybridMultilevel"/>
    <w:tmpl w:val="4F54E28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234D78D2"/>
    <w:multiLevelType w:val="hybridMultilevel"/>
    <w:tmpl w:val="CC4E40DC"/>
    <w:lvl w:ilvl="0" w:tplc="35F8EFAA">
      <w:start w:val="1"/>
      <w:numFmt w:val="decimal"/>
      <w:pStyle w:val="INDEXATION"/>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23A64FDA"/>
    <w:multiLevelType w:val="hybridMultilevel"/>
    <w:tmpl w:val="297864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ED05C7"/>
    <w:multiLevelType w:val="hybridMultilevel"/>
    <w:tmpl w:val="A73AE6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4B2B5B"/>
    <w:multiLevelType w:val="hybridMultilevel"/>
    <w:tmpl w:val="1A14BC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BB09D6"/>
    <w:multiLevelType w:val="multilevel"/>
    <w:tmpl w:val="0E96D19E"/>
    <w:lvl w:ilvl="0">
      <w:start w:val="1"/>
      <w:numFmt w:val="decimal"/>
      <w:pStyle w:val="Lsitenumrote"/>
      <w:lvlText w:val="%1)"/>
      <w:lvlJc w:val="left"/>
      <w:pPr>
        <w:ind w:left="791" w:hanging="360"/>
      </w:pPr>
    </w:lvl>
    <w:lvl w:ilvl="1">
      <w:start w:val="1"/>
      <w:numFmt w:val="lowerLetter"/>
      <w:lvlText w:val="%2)"/>
      <w:lvlJc w:val="left"/>
      <w:pPr>
        <w:ind w:left="1151" w:hanging="360"/>
      </w:pPr>
    </w:lvl>
    <w:lvl w:ilvl="2">
      <w:start w:val="1"/>
      <w:numFmt w:val="lowerRoman"/>
      <w:lvlText w:val="%3)"/>
      <w:lvlJc w:val="left"/>
      <w:pPr>
        <w:ind w:left="1511" w:hanging="360"/>
      </w:pPr>
    </w:lvl>
    <w:lvl w:ilvl="3">
      <w:start w:val="1"/>
      <w:numFmt w:val="decimal"/>
      <w:lvlText w:val="(%4)"/>
      <w:lvlJc w:val="left"/>
      <w:pPr>
        <w:ind w:left="1871" w:hanging="360"/>
      </w:pPr>
    </w:lvl>
    <w:lvl w:ilvl="4">
      <w:start w:val="1"/>
      <w:numFmt w:val="lowerLetter"/>
      <w:lvlText w:val="(%5)"/>
      <w:lvlJc w:val="left"/>
      <w:pPr>
        <w:ind w:left="2231" w:hanging="360"/>
      </w:pPr>
    </w:lvl>
    <w:lvl w:ilvl="5">
      <w:start w:val="1"/>
      <w:numFmt w:val="lowerRoman"/>
      <w:lvlText w:val="(%6)"/>
      <w:lvlJc w:val="left"/>
      <w:pPr>
        <w:ind w:left="2591" w:hanging="360"/>
      </w:pPr>
    </w:lvl>
    <w:lvl w:ilvl="6">
      <w:start w:val="1"/>
      <w:numFmt w:val="decimal"/>
      <w:lvlText w:val="%7."/>
      <w:lvlJc w:val="left"/>
      <w:pPr>
        <w:ind w:left="2951" w:hanging="360"/>
      </w:pPr>
    </w:lvl>
    <w:lvl w:ilvl="7">
      <w:start w:val="1"/>
      <w:numFmt w:val="lowerLetter"/>
      <w:lvlText w:val="%8."/>
      <w:lvlJc w:val="left"/>
      <w:pPr>
        <w:ind w:left="3311" w:hanging="360"/>
      </w:pPr>
    </w:lvl>
    <w:lvl w:ilvl="8">
      <w:start w:val="1"/>
      <w:numFmt w:val="lowerRoman"/>
      <w:lvlText w:val="%9."/>
      <w:lvlJc w:val="left"/>
      <w:pPr>
        <w:ind w:left="3671" w:hanging="360"/>
      </w:pPr>
    </w:lvl>
  </w:abstractNum>
  <w:abstractNum w:abstractNumId="11" w15:restartNumberingAfterBreak="0">
    <w:nsid w:val="33F57741"/>
    <w:multiLevelType w:val="multilevel"/>
    <w:tmpl w:val="8DB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B6434"/>
    <w:multiLevelType w:val="hybridMultilevel"/>
    <w:tmpl w:val="C17408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4A1B30"/>
    <w:multiLevelType w:val="hybridMultilevel"/>
    <w:tmpl w:val="820458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6E62682"/>
    <w:multiLevelType w:val="hybridMultilevel"/>
    <w:tmpl w:val="14C2B8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A84B1F"/>
    <w:multiLevelType w:val="hybridMultilevel"/>
    <w:tmpl w:val="51AA593E"/>
    <w:lvl w:ilvl="0" w:tplc="040C000B">
      <w:start w:val="1"/>
      <w:numFmt w:val="bullet"/>
      <w:pStyle w:val="Listepuce1"/>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91B6106"/>
    <w:multiLevelType w:val="hybridMultilevel"/>
    <w:tmpl w:val="F4B458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601946"/>
    <w:multiLevelType w:val="hybridMultilevel"/>
    <w:tmpl w:val="8D4E4B18"/>
    <w:lvl w:ilvl="0" w:tplc="5698872E">
      <w:start w:val="1"/>
      <w:numFmt w:val="bullet"/>
      <w:pStyle w:val="Listeniveau1"/>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8" w15:restartNumberingAfterBreak="0">
    <w:nsid w:val="50E23D44"/>
    <w:multiLevelType w:val="multilevel"/>
    <w:tmpl w:val="9F98F69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b w:val="0"/>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rPr>
        <w:b w:val="0"/>
      </w:rPr>
    </w:lvl>
    <w:lvl w:ilvl="7">
      <w:start w:val="1"/>
      <w:numFmt w:val="decimal"/>
      <w:pStyle w:val="Titre8"/>
      <w:lvlText w:val="%1.%2.%3.%4.%5.%6.%7.%8"/>
      <w:lvlJc w:val="left"/>
      <w:pPr>
        <w:ind w:left="1440" w:hanging="1440"/>
      </w:pPr>
      <w:rPr>
        <w:b w:val="0"/>
      </w:rPr>
    </w:lvl>
    <w:lvl w:ilvl="8">
      <w:start w:val="1"/>
      <w:numFmt w:val="decimal"/>
      <w:pStyle w:val="Titre9"/>
      <w:lvlText w:val="%1.%2.%3.%4.%5.%6.%7.%8.%9"/>
      <w:lvlJc w:val="left"/>
      <w:pPr>
        <w:ind w:left="1584" w:hanging="1584"/>
      </w:pPr>
    </w:lvl>
  </w:abstractNum>
  <w:abstractNum w:abstractNumId="19" w15:restartNumberingAfterBreak="0">
    <w:nsid w:val="5110138F"/>
    <w:multiLevelType w:val="hybridMultilevel"/>
    <w:tmpl w:val="2D92BD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2A493E"/>
    <w:multiLevelType w:val="hybridMultilevel"/>
    <w:tmpl w:val="06A42148"/>
    <w:lvl w:ilvl="0" w:tplc="3C482418">
      <w:start w:val="1"/>
      <w:numFmt w:val="bullet"/>
      <w:pStyle w:val="Listeniveau2"/>
      <w:lvlText w:val=""/>
      <w:lvlJc w:val="left"/>
      <w:pPr>
        <w:ind w:left="1131" w:hanging="360"/>
      </w:pPr>
      <w:rPr>
        <w:rFonts w:ascii="Wingdings" w:hAnsi="Wingdings" w:hint="default"/>
      </w:rPr>
    </w:lvl>
    <w:lvl w:ilvl="1" w:tplc="040C0003" w:tentative="1">
      <w:start w:val="1"/>
      <w:numFmt w:val="bullet"/>
      <w:lvlText w:val="o"/>
      <w:lvlJc w:val="left"/>
      <w:pPr>
        <w:ind w:left="1851" w:hanging="360"/>
      </w:pPr>
      <w:rPr>
        <w:rFonts w:ascii="Courier New" w:hAnsi="Courier New" w:cs="Courier New" w:hint="default"/>
      </w:rPr>
    </w:lvl>
    <w:lvl w:ilvl="2" w:tplc="040C0005" w:tentative="1">
      <w:start w:val="1"/>
      <w:numFmt w:val="bullet"/>
      <w:lvlText w:val=""/>
      <w:lvlJc w:val="left"/>
      <w:pPr>
        <w:ind w:left="2571" w:hanging="360"/>
      </w:pPr>
      <w:rPr>
        <w:rFonts w:ascii="Wingdings" w:hAnsi="Wingdings" w:hint="default"/>
      </w:rPr>
    </w:lvl>
    <w:lvl w:ilvl="3" w:tplc="040C0001" w:tentative="1">
      <w:start w:val="1"/>
      <w:numFmt w:val="bullet"/>
      <w:lvlText w:val=""/>
      <w:lvlJc w:val="left"/>
      <w:pPr>
        <w:ind w:left="3291" w:hanging="360"/>
      </w:pPr>
      <w:rPr>
        <w:rFonts w:ascii="Symbol" w:hAnsi="Symbol" w:hint="default"/>
      </w:rPr>
    </w:lvl>
    <w:lvl w:ilvl="4" w:tplc="040C0003" w:tentative="1">
      <w:start w:val="1"/>
      <w:numFmt w:val="bullet"/>
      <w:lvlText w:val="o"/>
      <w:lvlJc w:val="left"/>
      <w:pPr>
        <w:ind w:left="4011" w:hanging="360"/>
      </w:pPr>
      <w:rPr>
        <w:rFonts w:ascii="Courier New" w:hAnsi="Courier New" w:cs="Courier New" w:hint="default"/>
      </w:rPr>
    </w:lvl>
    <w:lvl w:ilvl="5" w:tplc="040C0005" w:tentative="1">
      <w:start w:val="1"/>
      <w:numFmt w:val="bullet"/>
      <w:lvlText w:val=""/>
      <w:lvlJc w:val="left"/>
      <w:pPr>
        <w:ind w:left="4731" w:hanging="360"/>
      </w:pPr>
      <w:rPr>
        <w:rFonts w:ascii="Wingdings" w:hAnsi="Wingdings" w:hint="default"/>
      </w:rPr>
    </w:lvl>
    <w:lvl w:ilvl="6" w:tplc="040C0001" w:tentative="1">
      <w:start w:val="1"/>
      <w:numFmt w:val="bullet"/>
      <w:lvlText w:val=""/>
      <w:lvlJc w:val="left"/>
      <w:pPr>
        <w:ind w:left="5451" w:hanging="360"/>
      </w:pPr>
      <w:rPr>
        <w:rFonts w:ascii="Symbol" w:hAnsi="Symbol" w:hint="default"/>
      </w:rPr>
    </w:lvl>
    <w:lvl w:ilvl="7" w:tplc="040C0003" w:tentative="1">
      <w:start w:val="1"/>
      <w:numFmt w:val="bullet"/>
      <w:lvlText w:val="o"/>
      <w:lvlJc w:val="left"/>
      <w:pPr>
        <w:ind w:left="6171" w:hanging="360"/>
      </w:pPr>
      <w:rPr>
        <w:rFonts w:ascii="Courier New" w:hAnsi="Courier New" w:cs="Courier New" w:hint="default"/>
      </w:rPr>
    </w:lvl>
    <w:lvl w:ilvl="8" w:tplc="040C0005" w:tentative="1">
      <w:start w:val="1"/>
      <w:numFmt w:val="bullet"/>
      <w:lvlText w:val=""/>
      <w:lvlJc w:val="left"/>
      <w:pPr>
        <w:ind w:left="6891" w:hanging="360"/>
      </w:pPr>
      <w:rPr>
        <w:rFonts w:ascii="Wingdings" w:hAnsi="Wingdings" w:hint="default"/>
      </w:rPr>
    </w:lvl>
  </w:abstractNum>
  <w:abstractNum w:abstractNumId="21" w15:restartNumberingAfterBreak="0">
    <w:nsid w:val="5C474E29"/>
    <w:multiLevelType w:val="hybridMultilevel"/>
    <w:tmpl w:val="5EDC96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E97D6D"/>
    <w:multiLevelType w:val="hybridMultilevel"/>
    <w:tmpl w:val="FEC0BA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9F0CC2"/>
    <w:multiLevelType w:val="hybridMultilevel"/>
    <w:tmpl w:val="40B0FF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4A24B39"/>
    <w:multiLevelType w:val="hybridMultilevel"/>
    <w:tmpl w:val="6DC80CCC"/>
    <w:lvl w:ilvl="0" w:tplc="040C0001">
      <w:start w:val="1"/>
      <w:numFmt w:val="bullet"/>
      <w:lvlText w:val=""/>
      <w:lvlJc w:val="left"/>
      <w:pPr>
        <w:tabs>
          <w:tab w:val="num" w:pos="720"/>
        </w:tabs>
        <w:ind w:left="720" w:hanging="360"/>
      </w:pPr>
      <w:rPr>
        <w:rFonts w:ascii="Symbol" w:hAnsi="Symbol" w:hint="default"/>
        <w:color w:val="auto"/>
      </w:rPr>
    </w:lvl>
    <w:lvl w:ilvl="1" w:tplc="040C000B">
      <w:start w:val="1"/>
      <w:numFmt w:val="bullet"/>
      <w:lvlText w:val=""/>
      <w:lvlJc w:val="left"/>
      <w:pPr>
        <w:tabs>
          <w:tab w:val="num" w:pos="1440"/>
        </w:tabs>
        <w:ind w:left="1440" w:hanging="360"/>
      </w:pPr>
      <w:rPr>
        <w:rFonts w:ascii="Wingdings" w:hAnsi="Wingdings" w:hint="default"/>
      </w:rPr>
    </w:lvl>
    <w:lvl w:ilvl="2" w:tplc="35CC4A28">
      <w:start w:val="1"/>
      <w:numFmt w:val="bullet"/>
      <w:pStyle w:val="Listeniveau4"/>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num w:numId="1" w16cid:durableId="60640379">
    <w:abstractNumId w:val="18"/>
  </w:num>
  <w:num w:numId="2" w16cid:durableId="1773671635">
    <w:abstractNumId w:val="17"/>
  </w:num>
  <w:num w:numId="3" w16cid:durableId="1251620659">
    <w:abstractNumId w:val="20"/>
  </w:num>
  <w:num w:numId="4" w16cid:durableId="1295527910">
    <w:abstractNumId w:val="3"/>
  </w:num>
  <w:num w:numId="5" w16cid:durableId="879778736">
    <w:abstractNumId w:val="24"/>
  </w:num>
  <w:num w:numId="6" w16cid:durableId="710229256">
    <w:abstractNumId w:val="18"/>
  </w:num>
  <w:num w:numId="7" w16cid:durableId="1732193157">
    <w:abstractNumId w:val="6"/>
  </w:num>
  <w:num w:numId="8" w16cid:durableId="128868472">
    <w:abstractNumId w:val="15"/>
  </w:num>
  <w:num w:numId="9" w16cid:durableId="975985167">
    <w:abstractNumId w:val="10"/>
  </w:num>
  <w:num w:numId="10" w16cid:durableId="1174951225">
    <w:abstractNumId w:val="19"/>
  </w:num>
  <w:num w:numId="11" w16cid:durableId="1052191769">
    <w:abstractNumId w:val="14"/>
  </w:num>
  <w:num w:numId="12" w16cid:durableId="1831360349">
    <w:abstractNumId w:val="8"/>
  </w:num>
  <w:num w:numId="13" w16cid:durableId="2038432737">
    <w:abstractNumId w:val="4"/>
  </w:num>
  <w:num w:numId="14" w16cid:durableId="870919009">
    <w:abstractNumId w:val="23"/>
  </w:num>
  <w:num w:numId="15" w16cid:durableId="1496334351">
    <w:abstractNumId w:val="22"/>
  </w:num>
  <w:num w:numId="16" w16cid:durableId="1056978590">
    <w:abstractNumId w:val="1"/>
  </w:num>
  <w:num w:numId="17" w16cid:durableId="166483579">
    <w:abstractNumId w:val="7"/>
  </w:num>
  <w:num w:numId="18" w16cid:durableId="1977445498">
    <w:abstractNumId w:val="16"/>
  </w:num>
  <w:num w:numId="19" w16cid:durableId="1956671076">
    <w:abstractNumId w:val="0"/>
  </w:num>
  <w:num w:numId="20" w16cid:durableId="1912545559">
    <w:abstractNumId w:val="13"/>
  </w:num>
  <w:num w:numId="21" w16cid:durableId="257643013">
    <w:abstractNumId w:val="9"/>
  </w:num>
  <w:num w:numId="22" w16cid:durableId="1036274008">
    <w:abstractNumId w:val="21"/>
  </w:num>
  <w:num w:numId="23" w16cid:durableId="263805587">
    <w:abstractNumId w:val="11"/>
  </w:num>
  <w:num w:numId="24" w16cid:durableId="916399969">
    <w:abstractNumId w:val="5"/>
  </w:num>
  <w:num w:numId="25" w16cid:durableId="2064717396">
    <w:abstractNumId w:val="17"/>
  </w:num>
  <w:num w:numId="26" w16cid:durableId="1178887764">
    <w:abstractNumId w:val="17"/>
  </w:num>
  <w:num w:numId="27" w16cid:durableId="168957348">
    <w:abstractNumId w:val="12"/>
  </w:num>
  <w:num w:numId="28" w16cid:durableId="1301498650">
    <w:abstractNumId w:val="2"/>
  </w:num>
  <w:num w:numId="29" w16cid:durableId="208734572">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tille TAGNE">
    <w15:presenceInfo w15:providerId="AD" w15:userId="S-1-5-21-2699897893-2933009312-1212985588-1105"/>
  </w15:person>
  <w15:person w15:author="CDP Groupe 1">
    <w15:presenceInfo w15:providerId="AD" w15:userId="S::mbs_cdp_1@afreetech.com::0431dadd-47a5-42f7-b639-05e4cb1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B3A"/>
    <w:rsid w:val="0000073C"/>
    <w:rsid w:val="00005300"/>
    <w:rsid w:val="000176F6"/>
    <w:rsid w:val="00020D9A"/>
    <w:rsid w:val="0002306F"/>
    <w:rsid w:val="00027390"/>
    <w:rsid w:val="00032F41"/>
    <w:rsid w:val="00036035"/>
    <w:rsid w:val="000401E2"/>
    <w:rsid w:val="00040991"/>
    <w:rsid w:val="00041806"/>
    <w:rsid w:val="00050FD7"/>
    <w:rsid w:val="0005472A"/>
    <w:rsid w:val="00055F9E"/>
    <w:rsid w:val="0005797D"/>
    <w:rsid w:val="00065938"/>
    <w:rsid w:val="00065D7F"/>
    <w:rsid w:val="00067B4A"/>
    <w:rsid w:val="00073BA4"/>
    <w:rsid w:val="000774ED"/>
    <w:rsid w:val="00080A83"/>
    <w:rsid w:val="000811EB"/>
    <w:rsid w:val="00081FC3"/>
    <w:rsid w:val="00090CB7"/>
    <w:rsid w:val="00094A00"/>
    <w:rsid w:val="000A0331"/>
    <w:rsid w:val="000A2B69"/>
    <w:rsid w:val="000A4444"/>
    <w:rsid w:val="000A6509"/>
    <w:rsid w:val="000B0FE0"/>
    <w:rsid w:val="000B35D2"/>
    <w:rsid w:val="000C317A"/>
    <w:rsid w:val="000C69E9"/>
    <w:rsid w:val="000D15C5"/>
    <w:rsid w:val="000D2516"/>
    <w:rsid w:val="000E1854"/>
    <w:rsid w:val="000E1B5F"/>
    <w:rsid w:val="000E20D4"/>
    <w:rsid w:val="000E681E"/>
    <w:rsid w:val="000F158C"/>
    <w:rsid w:val="000F2B93"/>
    <w:rsid w:val="000F669A"/>
    <w:rsid w:val="00105E60"/>
    <w:rsid w:val="001065B0"/>
    <w:rsid w:val="00122075"/>
    <w:rsid w:val="0012545F"/>
    <w:rsid w:val="001325D6"/>
    <w:rsid w:val="00132B45"/>
    <w:rsid w:val="00135981"/>
    <w:rsid w:val="00135F05"/>
    <w:rsid w:val="00142D26"/>
    <w:rsid w:val="001478B6"/>
    <w:rsid w:val="00151331"/>
    <w:rsid w:val="0015639E"/>
    <w:rsid w:val="00165126"/>
    <w:rsid w:val="001713F2"/>
    <w:rsid w:val="00171D88"/>
    <w:rsid w:val="0017448A"/>
    <w:rsid w:val="001747E4"/>
    <w:rsid w:val="00185B3F"/>
    <w:rsid w:val="00186AA6"/>
    <w:rsid w:val="00186C70"/>
    <w:rsid w:val="00187FF3"/>
    <w:rsid w:val="001921E3"/>
    <w:rsid w:val="001A3F81"/>
    <w:rsid w:val="001A700B"/>
    <w:rsid w:val="001B259B"/>
    <w:rsid w:val="001C40B0"/>
    <w:rsid w:val="001C5BB6"/>
    <w:rsid w:val="001C62F5"/>
    <w:rsid w:val="001C64AE"/>
    <w:rsid w:val="001D0E41"/>
    <w:rsid w:val="001E1F6B"/>
    <w:rsid w:val="001E771B"/>
    <w:rsid w:val="001F3940"/>
    <w:rsid w:val="001F6E56"/>
    <w:rsid w:val="00201477"/>
    <w:rsid w:val="0020332D"/>
    <w:rsid w:val="00203D35"/>
    <w:rsid w:val="0021616F"/>
    <w:rsid w:val="00217190"/>
    <w:rsid w:val="00231F1D"/>
    <w:rsid w:val="002330FB"/>
    <w:rsid w:val="00234338"/>
    <w:rsid w:val="002359C8"/>
    <w:rsid w:val="002369B1"/>
    <w:rsid w:val="002437A0"/>
    <w:rsid w:val="00244207"/>
    <w:rsid w:val="00245FCB"/>
    <w:rsid w:val="00250BAE"/>
    <w:rsid w:val="0025648F"/>
    <w:rsid w:val="002642AB"/>
    <w:rsid w:val="002660A6"/>
    <w:rsid w:val="00275477"/>
    <w:rsid w:val="002814EF"/>
    <w:rsid w:val="00286E9F"/>
    <w:rsid w:val="00292160"/>
    <w:rsid w:val="00297B58"/>
    <w:rsid w:val="002A022B"/>
    <w:rsid w:val="002A0E00"/>
    <w:rsid w:val="002A0FC0"/>
    <w:rsid w:val="002A51FB"/>
    <w:rsid w:val="002A55BD"/>
    <w:rsid w:val="002B4363"/>
    <w:rsid w:val="002B66D9"/>
    <w:rsid w:val="002C0F43"/>
    <w:rsid w:val="002C25DA"/>
    <w:rsid w:val="002C4692"/>
    <w:rsid w:val="002C749C"/>
    <w:rsid w:val="002D3CD0"/>
    <w:rsid w:val="002D4F38"/>
    <w:rsid w:val="002D5826"/>
    <w:rsid w:val="002D63C9"/>
    <w:rsid w:val="002D74EB"/>
    <w:rsid w:val="002D77EE"/>
    <w:rsid w:val="002D78D9"/>
    <w:rsid w:val="002E1D4F"/>
    <w:rsid w:val="002E4854"/>
    <w:rsid w:val="002E5975"/>
    <w:rsid w:val="002E65D3"/>
    <w:rsid w:val="002E79D5"/>
    <w:rsid w:val="002F18CF"/>
    <w:rsid w:val="002F6184"/>
    <w:rsid w:val="00300217"/>
    <w:rsid w:val="003002D7"/>
    <w:rsid w:val="003020BC"/>
    <w:rsid w:val="00304EF7"/>
    <w:rsid w:val="00316007"/>
    <w:rsid w:val="003172B3"/>
    <w:rsid w:val="00322B88"/>
    <w:rsid w:val="0032305A"/>
    <w:rsid w:val="00323615"/>
    <w:rsid w:val="00323CAD"/>
    <w:rsid w:val="003251D7"/>
    <w:rsid w:val="003254A3"/>
    <w:rsid w:val="003276F6"/>
    <w:rsid w:val="003279F8"/>
    <w:rsid w:val="00330EE9"/>
    <w:rsid w:val="0033649F"/>
    <w:rsid w:val="0034166A"/>
    <w:rsid w:val="003436D4"/>
    <w:rsid w:val="003441E0"/>
    <w:rsid w:val="00346C11"/>
    <w:rsid w:val="003476B2"/>
    <w:rsid w:val="00347BAD"/>
    <w:rsid w:val="00352987"/>
    <w:rsid w:val="00355843"/>
    <w:rsid w:val="00355F44"/>
    <w:rsid w:val="00356D7D"/>
    <w:rsid w:val="003722DE"/>
    <w:rsid w:val="00372BDB"/>
    <w:rsid w:val="00377A5B"/>
    <w:rsid w:val="00382E8D"/>
    <w:rsid w:val="0038798B"/>
    <w:rsid w:val="00392226"/>
    <w:rsid w:val="00392755"/>
    <w:rsid w:val="003A7C15"/>
    <w:rsid w:val="003B6997"/>
    <w:rsid w:val="003B737F"/>
    <w:rsid w:val="003C2849"/>
    <w:rsid w:val="003C5328"/>
    <w:rsid w:val="003C6449"/>
    <w:rsid w:val="003C6779"/>
    <w:rsid w:val="003C73B3"/>
    <w:rsid w:val="003D2C7F"/>
    <w:rsid w:val="003D36A0"/>
    <w:rsid w:val="003D390A"/>
    <w:rsid w:val="003D4656"/>
    <w:rsid w:val="003D5022"/>
    <w:rsid w:val="003D63BE"/>
    <w:rsid w:val="003E044D"/>
    <w:rsid w:val="003E5BEA"/>
    <w:rsid w:val="003F1C6D"/>
    <w:rsid w:val="00410350"/>
    <w:rsid w:val="00410A5F"/>
    <w:rsid w:val="004134B1"/>
    <w:rsid w:val="0041475A"/>
    <w:rsid w:val="004214E4"/>
    <w:rsid w:val="00421AA3"/>
    <w:rsid w:val="004242CD"/>
    <w:rsid w:val="00427060"/>
    <w:rsid w:val="00427679"/>
    <w:rsid w:val="00441588"/>
    <w:rsid w:val="004420F6"/>
    <w:rsid w:val="00444473"/>
    <w:rsid w:val="004556F2"/>
    <w:rsid w:val="0045647A"/>
    <w:rsid w:val="004602DD"/>
    <w:rsid w:val="00461152"/>
    <w:rsid w:val="00463D05"/>
    <w:rsid w:val="00464738"/>
    <w:rsid w:val="004736F8"/>
    <w:rsid w:val="00475400"/>
    <w:rsid w:val="00476AE1"/>
    <w:rsid w:val="0048133F"/>
    <w:rsid w:val="004928C8"/>
    <w:rsid w:val="00496173"/>
    <w:rsid w:val="00496672"/>
    <w:rsid w:val="004A17FD"/>
    <w:rsid w:val="004A296E"/>
    <w:rsid w:val="004A3FF4"/>
    <w:rsid w:val="004A4516"/>
    <w:rsid w:val="004A6FA4"/>
    <w:rsid w:val="004A7E2A"/>
    <w:rsid w:val="004B0CC0"/>
    <w:rsid w:val="004B130D"/>
    <w:rsid w:val="004B1FCB"/>
    <w:rsid w:val="004C5815"/>
    <w:rsid w:val="004D77CA"/>
    <w:rsid w:val="004E1AED"/>
    <w:rsid w:val="004E3FC8"/>
    <w:rsid w:val="004F20FB"/>
    <w:rsid w:val="004F2ADC"/>
    <w:rsid w:val="004F3E8D"/>
    <w:rsid w:val="004F561C"/>
    <w:rsid w:val="004F5C23"/>
    <w:rsid w:val="00502334"/>
    <w:rsid w:val="005050E3"/>
    <w:rsid w:val="00505280"/>
    <w:rsid w:val="00505A46"/>
    <w:rsid w:val="00510E56"/>
    <w:rsid w:val="005226B9"/>
    <w:rsid w:val="00536025"/>
    <w:rsid w:val="005371C5"/>
    <w:rsid w:val="00544318"/>
    <w:rsid w:val="005462ED"/>
    <w:rsid w:val="0054666E"/>
    <w:rsid w:val="005473E0"/>
    <w:rsid w:val="00547CED"/>
    <w:rsid w:val="00551638"/>
    <w:rsid w:val="0055351C"/>
    <w:rsid w:val="0055397B"/>
    <w:rsid w:val="00557FD7"/>
    <w:rsid w:val="005638EB"/>
    <w:rsid w:val="00563DB8"/>
    <w:rsid w:val="005746D7"/>
    <w:rsid w:val="00574F4A"/>
    <w:rsid w:val="00575B43"/>
    <w:rsid w:val="0057771C"/>
    <w:rsid w:val="005809FC"/>
    <w:rsid w:val="005922B9"/>
    <w:rsid w:val="00595CA6"/>
    <w:rsid w:val="00596734"/>
    <w:rsid w:val="00596787"/>
    <w:rsid w:val="00597F98"/>
    <w:rsid w:val="005A0062"/>
    <w:rsid w:val="005A0E22"/>
    <w:rsid w:val="005A2385"/>
    <w:rsid w:val="005A4DE8"/>
    <w:rsid w:val="005A5469"/>
    <w:rsid w:val="005A7B01"/>
    <w:rsid w:val="005B229D"/>
    <w:rsid w:val="005C11A1"/>
    <w:rsid w:val="005C7585"/>
    <w:rsid w:val="005D0D8E"/>
    <w:rsid w:val="005D0E58"/>
    <w:rsid w:val="005D5A92"/>
    <w:rsid w:val="005E5BA3"/>
    <w:rsid w:val="00601A89"/>
    <w:rsid w:val="00605E91"/>
    <w:rsid w:val="006115EA"/>
    <w:rsid w:val="00611B25"/>
    <w:rsid w:val="00612E13"/>
    <w:rsid w:val="00616F98"/>
    <w:rsid w:val="00623FC8"/>
    <w:rsid w:val="006278C8"/>
    <w:rsid w:val="00627D06"/>
    <w:rsid w:val="006331F9"/>
    <w:rsid w:val="00633722"/>
    <w:rsid w:val="00635517"/>
    <w:rsid w:val="006355BD"/>
    <w:rsid w:val="00635BA5"/>
    <w:rsid w:val="00640DCD"/>
    <w:rsid w:val="00643053"/>
    <w:rsid w:val="00666CB3"/>
    <w:rsid w:val="00672C0E"/>
    <w:rsid w:val="006749B4"/>
    <w:rsid w:val="00674D4D"/>
    <w:rsid w:val="00677765"/>
    <w:rsid w:val="0068418D"/>
    <w:rsid w:val="00684BAC"/>
    <w:rsid w:val="00687D18"/>
    <w:rsid w:val="00690CF0"/>
    <w:rsid w:val="00692C1D"/>
    <w:rsid w:val="00693E6F"/>
    <w:rsid w:val="00696E03"/>
    <w:rsid w:val="006A15B5"/>
    <w:rsid w:val="006A2C9A"/>
    <w:rsid w:val="006A3FD9"/>
    <w:rsid w:val="006A49A4"/>
    <w:rsid w:val="006B3378"/>
    <w:rsid w:val="006B52CE"/>
    <w:rsid w:val="006B7D4A"/>
    <w:rsid w:val="006C13E8"/>
    <w:rsid w:val="006C79C3"/>
    <w:rsid w:val="006D0B43"/>
    <w:rsid w:val="006D0C63"/>
    <w:rsid w:val="006D4A03"/>
    <w:rsid w:val="006E2E9F"/>
    <w:rsid w:val="006E2F95"/>
    <w:rsid w:val="006E2F9C"/>
    <w:rsid w:val="006E3161"/>
    <w:rsid w:val="006E5F58"/>
    <w:rsid w:val="006F1131"/>
    <w:rsid w:val="006F26AA"/>
    <w:rsid w:val="006F693F"/>
    <w:rsid w:val="0070005B"/>
    <w:rsid w:val="00700B3A"/>
    <w:rsid w:val="00714132"/>
    <w:rsid w:val="00720A2F"/>
    <w:rsid w:val="00732B5C"/>
    <w:rsid w:val="007361D0"/>
    <w:rsid w:val="00740657"/>
    <w:rsid w:val="007517D2"/>
    <w:rsid w:val="00751B7B"/>
    <w:rsid w:val="00754813"/>
    <w:rsid w:val="00780E74"/>
    <w:rsid w:val="00782047"/>
    <w:rsid w:val="0078519C"/>
    <w:rsid w:val="007A4391"/>
    <w:rsid w:val="007B1947"/>
    <w:rsid w:val="007B5B86"/>
    <w:rsid w:val="007C0188"/>
    <w:rsid w:val="007C4BCC"/>
    <w:rsid w:val="007C7624"/>
    <w:rsid w:val="007D2F04"/>
    <w:rsid w:val="007E3087"/>
    <w:rsid w:val="007E4702"/>
    <w:rsid w:val="007E6D8D"/>
    <w:rsid w:val="00801537"/>
    <w:rsid w:val="00802344"/>
    <w:rsid w:val="008179A4"/>
    <w:rsid w:val="0082283A"/>
    <w:rsid w:val="00826C3C"/>
    <w:rsid w:val="00830996"/>
    <w:rsid w:val="00837BDC"/>
    <w:rsid w:val="00837EDD"/>
    <w:rsid w:val="00841F56"/>
    <w:rsid w:val="008452C2"/>
    <w:rsid w:val="00846A9F"/>
    <w:rsid w:val="00847BE0"/>
    <w:rsid w:val="00855570"/>
    <w:rsid w:val="008562C2"/>
    <w:rsid w:val="00860104"/>
    <w:rsid w:val="008604E2"/>
    <w:rsid w:val="00864660"/>
    <w:rsid w:val="008648E9"/>
    <w:rsid w:val="00867A3B"/>
    <w:rsid w:val="00876139"/>
    <w:rsid w:val="00886704"/>
    <w:rsid w:val="00886C8A"/>
    <w:rsid w:val="0089163E"/>
    <w:rsid w:val="008A127F"/>
    <w:rsid w:val="008A2A53"/>
    <w:rsid w:val="008A42A9"/>
    <w:rsid w:val="008B0525"/>
    <w:rsid w:val="008B20E3"/>
    <w:rsid w:val="008B3017"/>
    <w:rsid w:val="008B5708"/>
    <w:rsid w:val="008D0FE3"/>
    <w:rsid w:val="008D22C0"/>
    <w:rsid w:val="008E545A"/>
    <w:rsid w:val="00901791"/>
    <w:rsid w:val="00904D22"/>
    <w:rsid w:val="00907EAC"/>
    <w:rsid w:val="009104E1"/>
    <w:rsid w:val="009305DE"/>
    <w:rsid w:val="009317C9"/>
    <w:rsid w:val="00944D49"/>
    <w:rsid w:val="00951F95"/>
    <w:rsid w:val="009541CB"/>
    <w:rsid w:val="00961335"/>
    <w:rsid w:val="00963B42"/>
    <w:rsid w:val="00972265"/>
    <w:rsid w:val="009769D1"/>
    <w:rsid w:val="00977C30"/>
    <w:rsid w:val="00982D5C"/>
    <w:rsid w:val="009865C5"/>
    <w:rsid w:val="00987BED"/>
    <w:rsid w:val="00990E27"/>
    <w:rsid w:val="0099109C"/>
    <w:rsid w:val="0099500B"/>
    <w:rsid w:val="00995F8A"/>
    <w:rsid w:val="00996CFA"/>
    <w:rsid w:val="009A13D0"/>
    <w:rsid w:val="009A700F"/>
    <w:rsid w:val="009B6FBA"/>
    <w:rsid w:val="009B71D3"/>
    <w:rsid w:val="009C04E4"/>
    <w:rsid w:val="009C0BAD"/>
    <w:rsid w:val="009C13FE"/>
    <w:rsid w:val="009D3063"/>
    <w:rsid w:val="009E0901"/>
    <w:rsid w:val="009E523F"/>
    <w:rsid w:val="009E5F65"/>
    <w:rsid w:val="009E61C6"/>
    <w:rsid w:val="009F1DCF"/>
    <w:rsid w:val="00A01FDD"/>
    <w:rsid w:val="00A038C8"/>
    <w:rsid w:val="00A0435F"/>
    <w:rsid w:val="00A111BB"/>
    <w:rsid w:val="00A23E0B"/>
    <w:rsid w:val="00A257C7"/>
    <w:rsid w:val="00A30EF9"/>
    <w:rsid w:val="00A33455"/>
    <w:rsid w:val="00A374D3"/>
    <w:rsid w:val="00A41F44"/>
    <w:rsid w:val="00A50E42"/>
    <w:rsid w:val="00A5301C"/>
    <w:rsid w:val="00A5606A"/>
    <w:rsid w:val="00A578BF"/>
    <w:rsid w:val="00A617D7"/>
    <w:rsid w:val="00A64C94"/>
    <w:rsid w:val="00A72BA6"/>
    <w:rsid w:val="00A80C89"/>
    <w:rsid w:val="00A83188"/>
    <w:rsid w:val="00A90B24"/>
    <w:rsid w:val="00AA60C8"/>
    <w:rsid w:val="00AA7A4C"/>
    <w:rsid w:val="00AB56BF"/>
    <w:rsid w:val="00AB78DD"/>
    <w:rsid w:val="00AC2FDB"/>
    <w:rsid w:val="00AD1297"/>
    <w:rsid w:val="00AD2328"/>
    <w:rsid w:val="00AE6678"/>
    <w:rsid w:val="00AF04BE"/>
    <w:rsid w:val="00AF07A6"/>
    <w:rsid w:val="00B0186B"/>
    <w:rsid w:val="00B036F3"/>
    <w:rsid w:val="00B04711"/>
    <w:rsid w:val="00B05972"/>
    <w:rsid w:val="00B07889"/>
    <w:rsid w:val="00B1340A"/>
    <w:rsid w:val="00B13680"/>
    <w:rsid w:val="00B13C6B"/>
    <w:rsid w:val="00B153C9"/>
    <w:rsid w:val="00B16651"/>
    <w:rsid w:val="00B221EB"/>
    <w:rsid w:val="00B33756"/>
    <w:rsid w:val="00B36D84"/>
    <w:rsid w:val="00B5149C"/>
    <w:rsid w:val="00B65F66"/>
    <w:rsid w:val="00B71485"/>
    <w:rsid w:val="00B72CCE"/>
    <w:rsid w:val="00B73034"/>
    <w:rsid w:val="00B746E1"/>
    <w:rsid w:val="00B834AF"/>
    <w:rsid w:val="00B86EED"/>
    <w:rsid w:val="00B87524"/>
    <w:rsid w:val="00B95D14"/>
    <w:rsid w:val="00BA34E7"/>
    <w:rsid w:val="00BA63E6"/>
    <w:rsid w:val="00BA6AF1"/>
    <w:rsid w:val="00BC07C0"/>
    <w:rsid w:val="00BD2A4C"/>
    <w:rsid w:val="00BD33F0"/>
    <w:rsid w:val="00BD4587"/>
    <w:rsid w:val="00BD6487"/>
    <w:rsid w:val="00BE42DC"/>
    <w:rsid w:val="00BF0630"/>
    <w:rsid w:val="00BF0A1F"/>
    <w:rsid w:val="00BF37B8"/>
    <w:rsid w:val="00BF570B"/>
    <w:rsid w:val="00C026A2"/>
    <w:rsid w:val="00C03C41"/>
    <w:rsid w:val="00C048AB"/>
    <w:rsid w:val="00C10C3E"/>
    <w:rsid w:val="00C11344"/>
    <w:rsid w:val="00C1397E"/>
    <w:rsid w:val="00C17EA0"/>
    <w:rsid w:val="00C23781"/>
    <w:rsid w:val="00C24D44"/>
    <w:rsid w:val="00C327C7"/>
    <w:rsid w:val="00C35882"/>
    <w:rsid w:val="00C45949"/>
    <w:rsid w:val="00C50B77"/>
    <w:rsid w:val="00C51E69"/>
    <w:rsid w:val="00C53E26"/>
    <w:rsid w:val="00C56707"/>
    <w:rsid w:val="00C62029"/>
    <w:rsid w:val="00C711F2"/>
    <w:rsid w:val="00C73068"/>
    <w:rsid w:val="00C777C3"/>
    <w:rsid w:val="00C908B3"/>
    <w:rsid w:val="00C93EDE"/>
    <w:rsid w:val="00C9409D"/>
    <w:rsid w:val="00CA6049"/>
    <w:rsid w:val="00CB1A6A"/>
    <w:rsid w:val="00CB5686"/>
    <w:rsid w:val="00CC06B5"/>
    <w:rsid w:val="00CD0485"/>
    <w:rsid w:val="00CD3CF1"/>
    <w:rsid w:val="00CD6DC1"/>
    <w:rsid w:val="00CD7821"/>
    <w:rsid w:val="00CE2F68"/>
    <w:rsid w:val="00CE3A4F"/>
    <w:rsid w:val="00CF1EBD"/>
    <w:rsid w:val="00CF311C"/>
    <w:rsid w:val="00D00E6D"/>
    <w:rsid w:val="00D046AE"/>
    <w:rsid w:val="00D0646C"/>
    <w:rsid w:val="00D073A9"/>
    <w:rsid w:val="00D12FA1"/>
    <w:rsid w:val="00D15733"/>
    <w:rsid w:val="00D1720A"/>
    <w:rsid w:val="00D17991"/>
    <w:rsid w:val="00D17F5C"/>
    <w:rsid w:val="00D23549"/>
    <w:rsid w:val="00D27521"/>
    <w:rsid w:val="00D343EC"/>
    <w:rsid w:val="00D377B6"/>
    <w:rsid w:val="00D455CC"/>
    <w:rsid w:val="00D47FA2"/>
    <w:rsid w:val="00D56624"/>
    <w:rsid w:val="00D60C63"/>
    <w:rsid w:val="00D617B3"/>
    <w:rsid w:val="00D633C4"/>
    <w:rsid w:val="00D668C2"/>
    <w:rsid w:val="00D7361B"/>
    <w:rsid w:val="00D86644"/>
    <w:rsid w:val="00D9128D"/>
    <w:rsid w:val="00D93F3B"/>
    <w:rsid w:val="00D9447D"/>
    <w:rsid w:val="00DB0550"/>
    <w:rsid w:val="00DB4641"/>
    <w:rsid w:val="00DD25BA"/>
    <w:rsid w:val="00DD7852"/>
    <w:rsid w:val="00DE12C0"/>
    <w:rsid w:val="00DE2266"/>
    <w:rsid w:val="00DF1620"/>
    <w:rsid w:val="00DF4903"/>
    <w:rsid w:val="00DF5845"/>
    <w:rsid w:val="00E048EC"/>
    <w:rsid w:val="00E10AC4"/>
    <w:rsid w:val="00E11255"/>
    <w:rsid w:val="00E11F85"/>
    <w:rsid w:val="00E14096"/>
    <w:rsid w:val="00E15906"/>
    <w:rsid w:val="00E15E7C"/>
    <w:rsid w:val="00E211BB"/>
    <w:rsid w:val="00E21698"/>
    <w:rsid w:val="00E23E62"/>
    <w:rsid w:val="00E25EF6"/>
    <w:rsid w:val="00E33BA7"/>
    <w:rsid w:val="00E371F4"/>
    <w:rsid w:val="00E40E7A"/>
    <w:rsid w:val="00E42EEC"/>
    <w:rsid w:val="00E44776"/>
    <w:rsid w:val="00E46C17"/>
    <w:rsid w:val="00E563DD"/>
    <w:rsid w:val="00E61A4E"/>
    <w:rsid w:val="00E66178"/>
    <w:rsid w:val="00E7364C"/>
    <w:rsid w:val="00E74ECF"/>
    <w:rsid w:val="00E757CE"/>
    <w:rsid w:val="00E77317"/>
    <w:rsid w:val="00E77775"/>
    <w:rsid w:val="00E77DAE"/>
    <w:rsid w:val="00E82141"/>
    <w:rsid w:val="00E8502B"/>
    <w:rsid w:val="00EA0892"/>
    <w:rsid w:val="00EA1298"/>
    <w:rsid w:val="00EA2BA6"/>
    <w:rsid w:val="00EA589C"/>
    <w:rsid w:val="00EB0288"/>
    <w:rsid w:val="00EB5845"/>
    <w:rsid w:val="00EB6857"/>
    <w:rsid w:val="00ED198A"/>
    <w:rsid w:val="00ED5CA5"/>
    <w:rsid w:val="00ED7DBB"/>
    <w:rsid w:val="00EE54A6"/>
    <w:rsid w:val="00EF31DE"/>
    <w:rsid w:val="00F02264"/>
    <w:rsid w:val="00F05B61"/>
    <w:rsid w:val="00F07776"/>
    <w:rsid w:val="00F133CF"/>
    <w:rsid w:val="00F15F3F"/>
    <w:rsid w:val="00F16102"/>
    <w:rsid w:val="00F206EC"/>
    <w:rsid w:val="00F276D5"/>
    <w:rsid w:val="00F34CDB"/>
    <w:rsid w:val="00F36C04"/>
    <w:rsid w:val="00F37600"/>
    <w:rsid w:val="00F403DF"/>
    <w:rsid w:val="00F40716"/>
    <w:rsid w:val="00F429AC"/>
    <w:rsid w:val="00F436A3"/>
    <w:rsid w:val="00F4420F"/>
    <w:rsid w:val="00F47F2D"/>
    <w:rsid w:val="00F5360C"/>
    <w:rsid w:val="00F60EB7"/>
    <w:rsid w:val="00F6346B"/>
    <w:rsid w:val="00F659D8"/>
    <w:rsid w:val="00F77FC7"/>
    <w:rsid w:val="00F8488B"/>
    <w:rsid w:val="00F9765C"/>
    <w:rsid w:val="00FB26B5"/>
    <w:rsid w:val="00FB2A89"/>
    <w:rsid w:val="00FB3FC1"/>
    <w:rsid w:val="00FB4221"/>
    <w:rsid w:val="00FB5C45"/>
    <w:rsid w:val="00FC3531"/>
    <w:rsid w:val="00FD7817"/>
    <w:rsid w:val="00FE0779"/>
    <w:rsid w:val="00FF00F6"/>
    <w:rsid w:val="00FF6D0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671ED"/>
  <w15:chartTrackingRefBased/>
  <w15:docId w15:val="{ED29F2B6-2105-4AB6-A64B-939E6D91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imes New Roman"/>
        <w:sz w:val="24"/>
        <w:szCs w:val="24"/>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178"/>
    <w:pPr>
      <w:spacing w:after="0" w:line="360" w:lineRule="auto"/>
      <w:jc w:val="both"/>
    </w:pPr>
  </w:style>
  <w:style w:type="paragraph" w:styleId="Titre1">
    <w:name w:val="heading 1"/>
    <w:aliases w:val="H1"/>
    <w:basedOn w:val="Normal"/>
    <w:next w:val="Normal"/>
    <w:link w:val="Titre1Car"/>
    <w:autoRedefine/>
    <w:uiPriority w:val="9"/>
    <w:qFormat/>
    <w:rsid w:val="00F5360C"/>
    <w:pPr>
      <w:numPr>
        <w:numId w:val="6"/>
      </w:numPr>
      <w:pBdr>
        <w:bottom w:val="single" w:sz="12" w:space="1" w:color="365F91"/>
      </w:pBdr>
      <w:spacing w:before="480" w:after="240" w:line="276" w:lineRule="auto"/>
      <w:ind w:left="431" w:hanging="431"/>
      <w:outlineLvl w:val="0"/>
    </w:pPr>
    <w:rPr>
      <w:b/>
      <w:bCs/>
      <w:color w:val="365F91"/>
      <w:sz w:val="28"/>
      <w:lang w:eastAsia="fr-FR"/>
    </w:rPr>
  </w:style>
  <w:style w:type="paragraph" w:styleId="Titre2">
    <w:name w:val="heading 2"/>
    <w:aliases w:val="H2"/>
    <w:basedOn w:val="Normal"/>
    <w:next w:val="Normal"/>
    <w:link w:val="Titre2Car"/>
    <w:autoRedefine/>
    <w:uiPriority w:val="9"/>
    <w:qFormat/>
    <w:rsid w:val="00F5360C"/>
    <w:pPr>
      <w:numPr>
        <w:ilvl w:val="1"/>
        <w:numId w:val="6"/>
      </w:numPr>
      <w:pBdr>
        <w:bottom w:val="single" w:sz="8" w:space="1" w:color="4F81BD"/>
      </w:pBdr>
      <w:spacing w:before="240" w:after="240" w:line="276" w:lineRule="auto"/>
      <w:ind w:left="578" w:hanging="578"/>
      <w:contextualSpacing/>
      <w:outlineLvl w:val="1"/>
    </w:pPr>
    <w:rPr>
      <w:color w:val="365F91"/>
      <w:lang w:eastAsia="fr-FR"/>
    </w:rPr>
  </w:style>
  <w:style w:type="paragraph" w:styleId="Titre3">
    <w:name w:val="heading 3"/>
    <w:aliases w:val="H3"/>
    <w:basedOn w:val="Normal"/>
    <w:next w:val="Normal"/>
    <w:link w:val="Titre3Car"/>
    <w:autoRedefine/>
    <w:uiPriority w:val="9"/>
    <w:qFormat/>
    <w:rsid w:val="00F5360C"/>
    <w:pPr>
      <w:numPr>
        <w:ilvl w:val="2"/>
        <w:numId w:val="6"/>
      </w:numPr>
      <w:pBdr>
        <w:bottom w:val="single" w:sz="4" w:space="1" w:color="95B3D7"/>
      </w:pBdr>
      <w:spacing w:before="120" w:after="240" w:line="276" w:lineRule="auto"/>
      <w:contextualSpacing/>
      <w:outlineLvl w:val="2"/>
    </w:pPr>
    <w:rPr>
      <w:color w:val="4F81BD"/>
      <w:lang w:eastAsia="fr-FR"/>
    </w:rPr>
  </w:style>
  <w:style w:type="paragraph" w:styleId="Titre4">
    <w:name w:val="heading 4"/>
    <w:aliases w:val="H4"/>
    <w:basedOn w:val="Normal"/>
    <w:next w:val="Normal"/>
    <w:link w:val="Titre4Car"/>
    <w:autoRedefine/>
    <w:uiPriority w:val="9"/>
    <w:qFormat/>
    <w:rsid w:val="00F5360C"/>
    <w:pPr>
      <w:numPr>
        <w:ilvl w:val="3"/>
        <w:numId w:val="6"/>
      </w:numPr>
      <w:pBdr>
        <w:bottom w:val="single" w:sz="4" w:space="2" w:color="B8CCE4"/>
      </w:pBdr>
      <w:spacing w:before="120" w:after="240" w:line="276" w:lineRule="auto"/>
      <w:ind w:left="862" w:hanging="862"/>
      <w:contextualSpacing/>
      <w:outlineLvl w:val="3"/>
    </w:pPr>
    <w:rPr>
      <w:i/>
      <w:iCs/>
      <w:color w:val="4F81BD"/>
      <w:lang w:eastAsia="fr-FR"/>
    </w:rPr>
  </w:style>
  <w:style w:type="paragraph" w:styleId="Titre5">
    <w:name w:val="heading 5"/>
    <w:aliases w:val="H5"/>
    <w:basedOn w:val="Normal"/>
    <w:next w:val="Normal"/>
    <w:link w:val="Titre5Car"/>
    <w:autoRedefine/>
    <w:uiPriority w:val="99"/>
    <w:qFormat/>
    <w:rsid w:val="00F5360C"/>
    <w:pPr>
      <w:numPr>
        <w:ilvl w:val="4"/>
        <w:numId w:val="6"/>
      </w:numPr>
      <w:pBdr>
        <w:bottom w:val="single" w:sz="4" w:space="1" w:color="DEEAF6" w:themeColor="accent1" w:themeTint="33"/>
      </w:pBdr>
      <w:spacing w:before="120" w:after="240" w:line="276" w:lineRule="auto"/>
      <w:ind w:left="1009" w:hanging="1009"/>
      <w:contextualSpacing/>
      <w:outlineLvl w:val="4"/>
    </w:pPr>
    <w:rPr>
      <w:i/>
      <w:color w:val="4F81BD"/>
      <w:sz w:val="22"/>
      <w:szCs w:val="20"/>
      <w:lang w:eastAsia="fr-FR"/>
    </w:rPr>
  </w:style>
  <w:style w:type="paragraph" w:styleId="Titre6">
    <w:name w:val="heading 6"/>
    <w:aliases w:val="H6"/>
    <w:basedOn w:val="Normal"/>
    <w:next w:val="Normal"/>
    <w:link w:val="Titre6Car"/>
    <w:autoRedefine/>
    <w:uiPriority w:val="9"/>
    <w:qFormat/>
    <w:rsid w:val="00F5360C"/>
    <w:pPr>
      <w:numPr>
        <w:ilvl w:val="5"/>
        <w:numId w:val="6"/>
      </w:numPr>
      <w:pBdr>
        <w:bottom w:val="single" w:sz="4" w:space="1" w:color="D5DCE4" w:themeColor="text2" w:themeTint="33"/>
      </w:pBdr>
      <w:spacing w:before="120" w:after="240" w:line="276" w:lineRule="auto"/>
      <w:ind w:left="1151" w:hanging="1151"/>
      <w:contextualSpacing/>
      <w:outlineLvl w:val="5"/>
    </w:pPr>
    <w:rPr>
      <w:i/>
      <w:iCs/>
      <w:color w:val="4F81BD"/>
      <w:sz w:val="20"/>
      <w:szCs w:val="20"/>
      <w:lang w:eastAsia="fr-FR"/>
    </w:rPr>
  </w:style>
  <w:style w:type="paragraph" w:styleId="Titre7">
    <w:name w:val="heading 7"/>
    <w:aliases w:val="h7,Picard T7,letter list,T7,Paragraph 2,figure caption,Heading7_Titre7,Annexe2,H7,(Shift Ctrl 7),Aston T7,Lev 7,lettered list,7,Heading 7 (do not use),(Alt+7),Sous-titre 4,Do Not Use3,Annexe 21,Annexe 22,Annexe 23,Annexe 24,Annexe 25,Annexe 1"/>
    <w:basedOn w:val="Normal"/>
    <w:next w:val="Normal"/>
    <w:link w:val="Titre7Car"/>
    <w:autoRedefine/>
    <w:uiPriority w:val="9"/>
    <w:qFormat/>
    <w:rsid w:val="00F5360C"/>
    <w:pPr>
      <w:numPr>
        <w:ilvl w:val="6"/>
        <w:numId w:val="6"/>
      </w:numPr>
      <w:spacing w:before="120" w:after="240"/>
      <w:ind w:left="1298" w:hanging="1298"/>
      <w:outlineLvl w:val="6"/>
    </w:pPr>
    <w:rPr>
      <w:bCs/>
      <w:i/>
      <w:color w:val="2E74B5" w:themeColor="accent1" w:themeShade="BF"/>
      <w:sz w:val="20"/>
      <w:szCs w:val="20"/>
      <w:lang w:eastAsia="fr-FR"/>
    </w:rPr>
  </w:style>
  <w:style w:type="paragraph" w:styleId="Titre8">
    <w:name w:val="heading 8"/>
    <w:aliases w:val="h8,Picard T8,action,T8,OurHeadings,Paragraph 3,table caption,Heading8_Titre8,Annexe3,Aston Légende,Lev 8,Center Bold,8,Heading 8 (do not use),(Alt+8),Sous-titre 5,Do Not Use2,Annexe 2,heading 8,Annexe 31,Annexe 32,Annexe 33,L1 Heading"/>
    <w:basedOn w:val="Normal"/>
    <w:next w:val="Normal"/>
    <w:link w:val="Titre8Car"/>
    <w:autoRedefine/>
    <w:uiPriority w:val="9"/>
    <w:qFormat/>
    <w:rsid w:val="00F5360C"/>
    <w:pPr>
      <w:numPr>
        <w:ilvl w:val="7"/>
        <w:numId w:val="6"/>
      </w:numPr>
      <w:spacing w:before="120" w:after="240"/>
      <w:outlineLvl w:val="7"/>
    </w:pPr>
    <w:rPr>
      <w:bCs/>
      <w:i/>
      <w:iCs/>
      <w:color w:val="2E74B5" w:themeColor="accent1" w:themeShade="BF"/>
      <w:sz w:val="20"/>
      <w:szCs w:val="20"/>
      <w:lang w:eastAsia="fr-FR"/>
    </w:rPr>
  </w:style>
  <w:style w:type="paragraph" w:styleId="Titre9">
    <w:name w:val="heading 9"/>
    <w:aliases w:val="Titre 10,h9,RFP Reference,Picard colonne,progress, progress,App Heading,T9,Paragraph 4,Titre 101,Titre 102,Titre 103,Titre 1011,Heading9_Titre9,Annexe4,Lev 9,Titre 1012,Titre 104,Titre 1013,Titre 105,Titre 1014,Titre 106,Titre 1015,9,Total jou"/>
    <w:basedOn w:val="Normal"/>
    <w:next w:val="Normal"/>
    <w:link w:val="Titre9Car"/>
    <w:uiPriority w:val="9"/>
    <w:rsid w:val="00323615"/>
    <w:pPr>
      <w:numPr>
        <w:ilvl w:val="8"/>
        <w:numId w:val="6"/>
      </w:numPr>
      <w:spacing w:before="320" w:after="100"/>
      <w:outlineLvl w:val="8"/>
    </w:pPr>
    <w:rPr>
      <w:rFonts w:ascii="Cambria" w:hAnsi="Cambria"/>
      <w:i/>
      <w:iCs/>
      <w:color w:val="9BBB59"/>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ttention">
    <w:name w:val="attention"/>
    <w:basedOn w:val="Normal"/>
    <w:qFormat/>
    <w:rsid w:val="00323615"/>
    <w:pPr>
      <w:spacing w:line="240" w:lineRule="auto"/>
      <w:ind w:left="851"/>
    </w:pPr>
    <w:rPr>
      <w:b/>
      <w:i/>
      <w:color w:val="1F4E79" w:themeColor="accent1" w:themeShade="80"/>
    </w:rPr>
  </w:style>
  <w:style w:type="paragraph" w:customStyle="1" w:styleId="code">
    <w:name w:val="code"/>
    <w:basedOn w:val="Normal"/>
    <w:link w:val="codeCar"/>
    <w:qFormat/>
    <w:rsid w:val="006278C8"/>
    <w:pPr>
      <w:pBdr>
        <w:top w:val="single" w:sz="4" w:space="1" w:color="auto"/>
        <w:left w:val="single" w:sz="4" w:space="4" w:color="auto"/>
        <w:bottom w:val="single" w:sz="4" w:space="1" w:color="auto"/>
        <w:right w:val="single" w:sz="4" w:space="4" w:color="auto"/>
      </w:pBdr>
      <w:shd w:val="clear" w:color="auto" w:fill="D9D9D9" w:themeFill="background1" w:themeFillShade="D9"/>
      <w:spacing w:after="60" w:line="276" w:lineRule="auto"/>
    </w:pPr>
    <w:rPr>
      <w:rFonts w:ascii="Courier New" w:hAnsi="Courier New" w:cs="Courier New"/>
      <w:b/>
      <w:sz w:val="20"/>
    </w:rPr>
  </w:style>
  <w:style w:type="character" w:customStyle="1" w:styleId="codeCar">
    <w:name w:val="code Car"/>
    <w:basedOn w:val="Policepardfaut"/>
    <w:link w:val="code"/>
    <w:rsid w:val="006278C8"/>
    <w:rPr>
      <w:rFonts w:ascii="Courier New" w:eastAsia="Times New Roman" w:hAnsi="Courier New" w:cs="Courier New"/>
      <w:b/>
      <w:sz w:val="20"/>
      <w:shd w:val="clear" w:color="auto" w:fill="D9D9D9" w:themeFill="background1" w:themeFillShade="D9"/>
      <w:lang w:bidi="en-US"/>
    </w:rPr>
  </w:style>
  <w:style w:type="paragraph" w:styleId="En-tte">
    <w:name w:val="header"/>
    <w:basedOn w:val="Normal"/>
    <w:link w:val="En-tteCar"/>
    <w:rsid w:val="00323615"/>
    <w:pPr>
      <w:tabs>
        <w:tab w:val="center" w:pos="4536"/>
        <w:tab w:val="right" w:pos="9072"/>
      </w:tabs>
      <w:spacing w:line="240" w:lineRule="auto"/>
      <w:jc w:val="center"/>
    </w:pPr>
    <w:rPr>
      <w:sz w:val="20"/>
    </w:rPr>
  </w:style>
  <w:style w:type="character" w:customStyle="1" w:styleId="En-tteCar">
    <w:name w:val="En-tête Car"/>
    <w:link w:val="En-tte"/>
    <w:rsid w:val="00323615"/>
    <w:rPr>
      <w:rFonts w:ascii="Times New Roman" w:eastAsia="Times New Roman" w:hAnsi="Times New Roman" w:cs="Times New Roman"/>
      <w:sz w:val="20"/>
      <w:lang w:bidi="en-US"/>
    </w:rPr>
  </w:style>
  <w:style w:type="character" w:customStyle="1" w:styleId="Titre2Car">
    <w:name w:val="Titre 2 Car"/>
    <w:aliases w:val="H2 Car"/>
    <w:link w:val="Titre2"/>
    <w:uiPriority w:val="9"/>
    <w:rsid w:val="00F5360C"/>
    <w:rPr>
      <w:color w:val="365F91"/>
      <w:lang w:eastAsia="fr-FR"/>
    </w:rPr>
  </w:style>
  <w:style w:type="character" w:customStyle="1" w:styleId="Titre1Car">
    <w:name w:val="Titre 1 Car"/>
    <w:aliases w:val="H1 Car"/>
    <w:link w:val="Titre1"/>
    <w:uiPriority w:val="9"/>
    <w:rsid w:val="00F5360C"/>
    <w:rPr>
      <w:b/>
      <w:bCs/>
      <w:color w:val="365F91"/>
      <w:sz w:val="28"/>
      <w:lang w:eastAsia="fr-FR"/>
    </w:rPr>
  </w:style>
  <w:style w:type="paragraph" w:styleId="En-ttedetabledesmatires">
    <w:name w:val="TOC Heading"/>
    <w:basedOn w:val="Titre2"/>
    <w:next w:val="Normal"/>
    <w:uiPriority w:val="39"/>
    <w:qFormat/>
    <w:rsid w:val="007A4391"/>
    <w:pPr>
      <w:numPr>
        <w:ilvl w:val="0"/>
        <w:numId w:val="0"/>
      </w:numPr>
      <w:outlineLvl w:val="9"/>
    </w:pPr>
  </w:style>
  <w:style w:type="paragraph" w:styleId="Lgende">
    <w:name w:val="caption"/>
    <w:basedOn w:val="Normal"/>
    <w:next w:val="Normal"/>
    <w:uiPriority w:val="35"/>
    <w:qFormat/>
    <w:rsid w:val="008A127F"/>
    <w:pPr>
      <w:spacing w:after="120" w:line="240" w:lineRule="auto"/>
      <w:jc w:val="center"/>
    </w:pPr>
    <w:rPr>
      <w:b/>
      <w:bCs/>
      <w:sz w:val="18"/>
      <w:szCs w:val="18"/>
    </w:rPr>
  </w:style>
  <w:style w:type="character" w:styleId="Lienhypertexte">
    <w:name w:val="Hyperlink"/>
    <w:uiPriority w:val="99"/>
    <w:qFormat/>
    <w:rsid w:val="00005300"/>
    <w:rPr>
      <w:rFonts w:ascii="Candara" w:hAnsi="Candara"/>
      <w:color w:val="0000FF"/>
      <w:u w:val="single"/>
    </w:rPr>
  </w:style>
  <w:style w:type="paragraph" w:styleId="Paragraphedeliste">
    <w:name w:val="List Paragraph"/>
    <w:aliases w:val="Desmond 2,References,Titre1,Liste 1,lp1,grand_titre,Numbered List Paragraph,Liste couleur - Accent 11,List Paragraph (numbered (a)),Bullets,Medium Grid 1 - Accent 21,ReferencesCxSpLast,List Paragraph1,List Bullet Mary,Ha,TITRE 2,List"/>
    <w:basedOn w:val="Normal"/>
    <w:link w:val="ParagraphedelisteCar"/>
    <w:uiPriority w:val="34"/>
    <w:qFormat/>
    <w:rsid w:val="00323615"/>
    <w:pPr>
      <w:ind w:left="720"/>
      <w:contextualSpacing/>
    </w:pPr>
  </w:style>
  <w:style w:type="character" w:customStyle="1" w:styleId="ParagraphedelisteCar">
    <w:name w:val="Paragraphe de liste Car"/>
    <w:aliases w:val="Desmond 2 Car,References Car,Titre1 Car,Liste 1 Car,lp1 Car,grand_titre Car,Numbered List Paragraph Car,Liste couleur - Accent 11 Car,List Paragraph (numbered (a)) Car,Bullets Car,Medium Grid 1 - Accent 21 Car,List Paragraph1 Car"/>
    <w:basedOn w:val="Policepardfaut"/>
    <w:link w:val="Paragraphedeliste"/>
    <w:uiPriority w:val="34"/>
    <w:qFormat/>
    <w:rsid w:val="00323615"/>
    <w:rPr>
      <w:rFonts w:ascii="Times New Roman" w:eastAsia="Times New Roman" w:hAnsi="Times New Roman" w:cs="Times New Roman"/>
      <w:sz w:val="24"/>
      <w:lang w:bidi="en-US"/>
    </w:rPr>
  </w:style>
  <w:style w:type="paragraph" w:customStyle="1" w:styleId="Listeniveau1">
    <w:name w:val="Liste niveau 1"/>
    <w:basedOn w:val="Paragraphedeliste"/>
    <w:link w:val="Listeniveau1Car"/>
    <w:qFormat/>
    <w:rsid w:val="00496672"/>
    <w:pPr>
      <w:numPr>
        <w:numId w:val="2"/>
      </w:numPr>
      <w:spacing w:before="120" w:line="276" w:lineRule="auto"/>
      <w:contextualSpacing w:val="0"/>
    </w:pPr>
  </w:style>
  <w:style w:type="character" w:customStyle="1" w:styleId="Listeniveau1Car">
    <w:name w:val="Liste niveau 1 Car"/>
    <w:basedOn w:val="ParagraphedelisteCar"/>
    <w:link w:val="Listeniveau1"/>
    <w:rsid w:val="00496672"/>
    <w:rPr>
      <w:rFonts w:ascii="Times New Roman" w:eastAsia="Times New Roman" w:hAnsi="Times New Roman" w:cs="Times New Roman"/>
      <w:sz w:val="24"/>
      <w:lang w:bidi="en-US"/>
    </w:rPr>
  </w:style>
  <w:style w:type="paragraph" w:customStyle="1" w:styleId="Listeniveau2">
    <w:name w:val="Liste niveau 2"/>
    <w:basedOn w:val="Listeniveau1"/>
    <w:link w:val="Listeniveau2Car"/>
    <w:qFormat/>
    <w:rsid w:val="00496672"/>
    <w:pPr>
      <w:numPr>
        <w:numId w:val="3"/>
      </w:numPr>
      <w:spacing w:before="60"/>
    </w:pPr>
  </w:style>
  <w:style w:type="character" w:customStyle="1" w:styleId="Listeniveau2Car">
    <w:name w:val="Liste niveau 2 Car"/>
    <w:basedOn w:val="ParagraphedelisteCar"/>
    <w:link w:val="Listeniveau2"/>
    <w:rsid w:val="00496672"/>
    <w:rPr>
      <w:rFonts w:ascii="Times New Roman" w:eastAsia="Times New Roman" w:hAnsi="Times New Roman" w:cs="Times New Roman"/>
      <w:sz w:val="24"/>
      <w:lang w:bidi="en-US"/>
    </w:rPr>
  </w:style>
  <w:style w:type="paragraph" w:customStyle="1" w:styleId="Listeniveau3">
    <w:name w:val="Liste niveau 3"/>
    <w:basedOn w:val="Listeniveau2"/>
    <w:link w:val="Listeniveau3Car"/>
    <w:qFormat/>
    <w:rsid w:val="003D63BE"/>
    <w:pPr>
      <w:numPr>
        <w:numId w:val="4"/>
      </w:numPr>
      <w:ind w:left="1474" w:hanging="340"/>
    </w:pPr>
  </w:style>
  <w:style w:type="character" w:customStyle="1" w:styleId="Listeniveau3Car">
    <w:name w:val="Liste niveau 3 Car"/>
    <w:basedOn w:val="ParagraphedelisteCar"/>
    <w:link w:val="Listeniveau3"/>
    <w:rsid w:val="003D63BE"/>
    <w:rPr>
      <w:rFonts w:ascii="Times New Roman" w:eastAsia="Times New Roman" w:hAnsi="Times New Roman" w:cs="Times New Roman"/>
      <w:sz w:val="24"/>
      <w:lang w:bidi="en-US"/>
    </w:rPr>
  </w:style>
  <w:style w:type="paragraph" w:customStyle="1" w:styleId="Listeniveau4">
    <w:name w:val="Liste niveau 4"/>
    <w:basedOn w:val="Listeniveau3"/>
    <w:link w:val="Listeniveau4Car"/>
    <w:qFormat/>
    <w:rsid w:val="003D63BE"/>
    <w:pPr>
      <w:numPr>
        <w:ilvl w:val="2"/>
        <w:numId w:val="5"/>
      </w:numPr>
      <w:tabs>
        <w:tab w:val="clear" w:pos="2160"/>
      </w:tabs>
      <w:ind w:left="1814" w:hanging="340"/>
    </w:pPr>
  </w:style>
  <w:style w:type="character" w:customStyle="1" w:styleId="Listeniveau4Car">
    <w:name w:val="Liste niveau 4 Car"/>
    <w:basedOn w:val="ParagraphedelisteCar"/>
    <w:link w:val="Listeniveau4"/>
    <w:rsid w:val="003D63BE"/>
    <w:rPr>
      <w:rFonts w:ascii="Times New Roman" w:eastAsia="Times New Roman" w:hAnsi="Times New Roman" w:cs="Times New Roman"/>
      <w:sz w:val="24"/>
      <w:lang w:bidi="en-US"/>
    </w:rPr>
  </w:style>
  <w:style w:type="paragraph" w:styleId="NormalWeb">
    <w:name w:val="Normal (Web)"/>
    <w:basedOn w:val="Normal"/>
    <w:uiPriority w:val="99"/>
    <w:unhideWhenUsed/>
    <w:rsid w:val="00323615"/>
    <w:pPr>
      <w:spacing w:before="100" w:beforeAutospacing="1" w:after="100" w:afterAutospacing="1" w:line="240" w:lineRule="auto"/>
      <w:jc w:val="left"/>
    </w:pPr>
    <w:rPr>
      <w:lang w:eastAsia="fr-FR"/>
    </w:rPr>
  </w:style>
  <w:style w:type="paragraph" w:styleId="Pieddepage">
    <w:name w:val="footer"/>
    <w:basedOn w:val="Normal"/>
    <w:link w:val="PieddepageCar"/>
    <w:uiPriority w:val="99"/>
    <w:unhideWhenUsed/>
    <w:rsid w:val="00323615"/>
    <w:pPr>
      <w:tabs>
        <w:tab w:val="center" w:pos="5103"/>
        <w:tab w:val="right" w:pos="10206"/>
      </w:tabs>
      <w:spacing w:line="240" w:lineRule="auto"/>
      <w:jc w:val="center"/>
    </w:pPr>
    <w:rPr>
      <w:rFonts w:cstheme="minorBidi"/>
      <w:sz w:val="16"/>
    </w:rPr>
  </w:style>
  <w:style w:type="character" w:customStyle="1" w:styleId="PieddepageCar">
    <w:name w:val="Pied de page Car"/>
    <w:basedOn w:val="Policepardfaut"/>
    <w:link w:val="Pieddepage"/>
    <w:uiPriority w:val="99"/>
    <w:rsid w:val="00323615"/>
    <w:rPr>
      <w:rFonts w:ascii="Times New Roman" w:hAnsi="Times New Roman"/>
      <w:sz w:val="16"/>
    </w:rPr>
  </w:style>
  <w:style w:type="paragraph" w:styleId="Sansinterligne">
    <w:name w:val="No Spacing"/>
    <w:basedOn w:val="Normal"/>
    <w:link w:val="SansinterligneCar"/>
    <w:uiPriority w:val="1"/>
    <w:qFormat/>
    <w:rsid w:val="00323615"/>
    <w:pPr>
      <w:spacing w:line="240" w:lineRule="auto"/>
    </w:pPr>
  </w:style>
  <w:style w:type="character" w:customStyle="1" w:styleId="SansinterligneCar">
    <w:name w:val="Sans interligne Car"/>
    <w:basedOn w:val="Policepardfaut"/>
    <w:link w:val="Sansinterligne"/>
    <w:uiPriority w:val="1"/>
    <w:rsid w:val="00323615"/>
    <w:rPr>
      <w:rFonts w:ascii="Times New Roman" w:eastAsia="Times New Roman" w:hAnsi="Times New Roman" w:cs="Times New Roman"/>
      <w:sz w:val="24"/>
      <w:lang w:bidi="en-US"/>
    </w:rPr>
  </w:style>
  <w:style w:type="paragraph" w:styleId="Sous-titre">
    <w:name w:val="Subtitle"/>
    <w:basedOn w:val="Normal"/>
    <w:next w:val="Normal"/>
    <w:link w:val="Sous-titreCar"/>
    <w:uiPriority w:val="11"/>
    <w:qFormat/>
    <w:rsid w:val="00323615"/>
    <w:pPr>
      <w:spacing w:before="240" w:after="120"/>
      <w:jc w:val="center"/>
    </w:pPr>
    <w:rPr>
      <w:i/>
      <w:iCs/>
      <w:sz w:val="28"/>
      <w:lang w:eastAsia="fr-FR"/>
    </w:rPr>
  </w:style>
  <w:style w:type="character" w:customStyle="1" w:styleId="Sous-titreCar">
    <w:name w:val="Sous-titre Car"/>
    <w:link w:val="Sous-titre"/>
    <w:uiPriority w:val="11"/>
    <w:rsid w:val="00323615"/>
    <w:rPr>
      <w:rFonts w:ascii="Times New Roman" w:eastAsia="Times New Roman" w:hAnsi="Times New Roman" w:cs="Times New Roman"/>
      <w:i/>
      <w:iCs/>
      <w:sz w:val="28"/>
      <w:szCs w:val="24"/>
      <w:lang w:eastAsia="fr-FR"/>
    </w:rPr>
  </w:style>
  <w:style w:type="paragraph" w:customStyle="1" w:styleId="SousTitreTableau">
    <w:name w:val="SousTitre Tableau"/>
    <w:basedOn w:val="Sansinterligne"/>
    <w:qFormat/>
    <w:rsid w:val="00323615"/>
    <w:pPr>
      <w:spacing w:before="60" w:after="60"/>
      <w:jc w:val="center"/>
    </w:pPr>
    <w:rPr>
      <w:b/>
      <w:i/>
      <w:sz w:val="22"/>
    </w:rPr>
  </w:style>
  <w:style w:type="paragraph" w:styleId="Tabledesillustrations">
    <w:name w:val="table of figures"/>
    <w:basedOn w:val="Normal"/>
    <w:next w:val="Normal"/>
    <w:uiPriority w:val="99"/>
    <w:unhideWhenUsed/>
    <w:rsid w:val="004242CD"/>
    <w:pPr>
      <w:tabs>
        <w:tab w:val="right" w:leader="dot" w:pos="10081"/>
      </w:tabs>
      <w:spacing w:line="240" w:lineRule="auto"/>
    </w:pPr>
    <w:rPr>
      <w:i/>
      <w:noProof/>
      <w:color w:val="4F81BD"/>
      <w:sz w:val="22"/>
    </w:rPr>
  </w:style>
  <w:style w:type="paragraph" w:customStyle="1" w:styleId="TexteTableau">
    <w:name w:val="Texte Tableau"/>
    <w:basedOn w:val="Normal"/>
    <w:qFormat/>
    <w:rsid w:val="00323615"/>
    <w:pPr>
      <w:keepNext/>
      <w:keepLines/>
      <w:spacing w:before="60" w:after="60" w:line="240" w:lineRule="auto"/>
      <w:ind w:left="57" w:right="57"/>
    </w:pPr>
    <w:rPr>
      <w:sz w:val="20"/>
      <w:lang w:eastAsia="fr-FR"/>
    </w:rPr>
  </w:style>
  <w:style w:type="paragraph" w:styleId="Titre">
    <w:name w:val="Title"/>
    <w:basedOn w:val="Normal"/>
    <w:next w:val="Normal"/>
    <w:link w:val="TitreCar"/>
    <w:uiPriority w:val="10"/>
    <w:qFormat/>
    <w:rsid w:val="00323615"/>
    <w:pPr>
      <w:tabs>
        <w:tab w:val="left" w:pos="8280"/>
      </w:tabs>
      <w:jc w:val="center"/>
    </w:pPr>
    <w:rPr>
      <w:b/>
      <w:color w:val="5B9BD5" w:themeColor="accent1"/>
      <w:sz w:val="64"/>
      <w:szCs w:val="64"/>
    </w:rPr>
  </w:style>
  <w:style w:type="character" w:customStyle="1" w:styleId="TitreCar">
    <w:name w:val="Titre Car"/>
    <w:link w:val="Titre"/>
    <w:uiPriority w:val="10"/>
    <w:rsid w:val="00323615"/>
    <w:rPr>
      <w:rFonts w:ascii="Times New Roman" w:eastAsia="Times New Roman" w:hAnsi="Times New Roman" w:cs="Times New Roman"/>
      <w:b/>
      <w:color w:val="5B9BD5" w:themeColor="accent1"/>
      <w:sz w:val="64"/>
      <w:szCs w:val="64"/>
      <w:lang w:bidi="en-US"/>
    </w:rPr>
  </w:style>
  <w:style w:type="character" w:customStyle="1" w:styleId="Titre3Car">
    <w:name w:val="Titre 3 Car"/>
    <w:aliases w:val="H3 Car"/>
    <w:link w:val="Titre3"/>
    <w:uiPriority w:val="9"/>
    <w:rsid w:val="00F5360C"/>
    <w:rPr>
      <w:color w:val="4F81BD"/>
      <w:lang w:eastAsia="fr-FR"/>
    </w:rPr>
  </w:style>
  <w:style w:type="character" w:customStyle="1" w:styleId="Titre4Car">
    <w:name w:val="Titre 4 Car"/>
    <w:aliases w:val="H4 Car"/>
    <w:link w:val="Titre4"/>
    <w:uiPriority w:val="9"/>
    <w:rsid w:val="00F5360C"/>
    <w:rPr>
      <w:i/>
      <w:iCs/>
      <w:color w:val="4F81BD"/>
      <w:lang w:eastAsia="fr-FR"/>
    </w:rPr>
  </w:style>
  <w:style w:type="character" w:customStyle="1" w:styleId="Titre5Car">
    <w:name w:val="Titre 5 Car"/>
    <w:aliases w:val="H5 Car"/>
    <w:link w:val="Titre5"/>
    <w:uiPriority w:val="99"/>
    <w:rsid w:val="00F5360C"/>
    <w:rPr>
      <w:i/>
      <w:color w:val="4F81BD"/>
      <w:sz w:val="22"/>
      <w:szCs w:val="20"/>
      <w:lang w:eastAsia="fr-FR"/>
    </w:rPr>
  </w:style>
  <w:style w:type="character" w:customStyle="1" w:styleId="Titre6Car">
    <w:name w:val="Titre 6 Car"/>
    <w:aliases w:val="H6 Car"/>
    <w:link w:val="Titre6"/>
    <w:uiPriority w:val="9"/>
    <w:rsid w:val="00F5360C"/>
    <w:rPr>
      <w:i/>
      <w:iCs/>
      <w:color w:val="4F81BD"/>
      <w:sz w:val="20"/>
      <w:szCs w:val="20"/>
      <w:lang w:eastAsia="fr-FR"/>
    </w:rPr>
  </w:style>
  <w:style w:type="character" w:customStyle="1" w:styleId="Titre7Car">
    <w:name w:val="Titre 7 Car"/>
    <w:aliases w:val="h7 Car,Picard T7 Car,letter list Car,T7 Car,Paragraph 2 Car,figure caption Car,Heading7_Titre7 Car,Annexe2 Car,H7 Car,(Shift Ctrl 7) Car,Aston T7 Car,Lev 7 Car,lettered list Car,7 Car,Heading 7 (do not use) Car,(Alt+7) Car,Sous-titre 4 Car"/>
    <w:link w:val="Titre7"/>
    <w:uiPriority w:val="9"/>
    <w:rsid w:val="00F5360C"/>
    <w:rPr>
      <w:bCs/>
      <w:i/>
      <w:color w:val="2E74B5" w:themeColor="accent1" w:themeShade="BF"/>
      <w:sz w:val="20"/>
      <w:szCs w:val="20"/>
      <w:lang w:eastAsia="fr-FR"/>
    </w:rPr>
  </w:style>
  <w:style w:type="character" w:customStyle="1" w:styleId="Titre8Car">
    <w:name w:val="Titre 8 Car"/>
    <w:aliases w:val="h8 Car,Picard T8 Car,action Car,T8 Car,OurHeadings Car,Paragraph 3 Car,table caption Car,Heading8_Titre8 Car,Annexe3 Car,Aston Légende Car,Lev 8 Car,Center Bold Car,8 Car,Heading 8 (do not use) Car,(Alt+8) Car,Sous-titre 5 Car,Annexe 2 Car"/>
    <w:link w:val="Titre8"/>
    <w:uiPriority w:val="9"/>
    <w:rsid w:val="00F5360C"/>
    <w:rPr>
      <w:bCs/>
      <w:i/>
      <w:iCs/>
      <w:color w:val="2E74B5" w:themeColor="accent1" w:themeShade="BF"/>
      <w:sz w:val="20"/>
      <w:szCs w:val="20"/>
      <w:lang w:eastAsia="fr-FR"/>
    </w:rPr>
  </w:style>
  <w:style w:type="character" w:customStyle="1" w:styleId="Titre9Car">
    <w:name w:val="Titre 9 Car"/>
    <w:aliases w:val="Titre 10 Car,h9 Car,RFP Reference Car,Picard colonne Car,progress Car, progress Car,App Heading Car,T9 Car,Paragraph 4 Car,Titre 101 Car,Titre 102 Car,Titre 103 Car,Titre 1011 Car,Heading9_Titre9 Car,Annexe4 Car,Lev 9 Car,Titre 1012 Car"/>
    <w:link w:val="Titre9"/>
    <w:uiPriority w:val="9"/>
    <w:rsid w:val="00323615"/>
    <w:rPr>
      <w:rFonts w:ascii="Cambria" w:hAnsi="Cambria"/>
      <w:i/>
      <w:iCs/>
      <w:color w:val="9BBB59"/>
      <w:sz w:val="20"/>
      <w:szCs w:val="20"/>
      <w:lang w:eastAsia="fr-FR"/>
    </w:rPr>
  </w:style>
  <w:style w:type="paragraph" w:customStyle="1" w:styleId="Titretableau">
    <w:name w:val="Titre tableau"/>
    <w:basedOn w:val="Normal"/>
    <w:qFormat/>
    <w:rsid w:val="003D63BE"/>
    <w:pPr>
      <w:spacing w:line="240" w:lineRule="auto"/>
      <w:jc w:val="center"/>
    </w:pPr>
    <w:rPr>
      <w:b/>
      <w:lang w:eastAsia="fr-FR"/>
    </w:rPr>
  </w:style>
  <w:style w:type="paragraph" w:styleId="TM1">
    <w:name w:val="toc 1"/>
    <w:basedOn w:val="Normal"/>
    <w:next w:val="Normal"/>
    <w:autoRedefine/>
    <w:uiPriority w:val="39"/>
    <w:rsid w:val="00323615"/>
    <w:pPr>
      <w:tabs>
        <w:tab w:val="left" w:pos="720"/>
        <w:tab w:val="right" w:leader="dot" w:pos="10081"/>
      </w:tabs>
      <w:spacing w:before="120" w:after="120" w:line="240" w:lineRule="auto"/>
      <w:jc w:val="left"/>
    </w:pPr>
    <w:rPr>
      <w:b/>
      <w:bCs/>
      <w:caps/>
      <w:color w:val="4F81BD"/>
      <w:sz w:val="22"/>
      <w:szCs w:val="20"/>
    </w:rPr>
  </w:style>
  <w:style w:type="paragraph" w:styleId="TM2">
    <w:name w:val="toc 2"/>
    <w:basedOn w:val="Normal"/>
    <w:next w:val="Normal"/>
    <w:autoRedefine/>
    <w:uiPriority w:val="39"/>
    <w:rsid w:val="00323615"/>
    <w:pPr>
      <w:tabs>
        <w:tab w:val="left" w:pos="1200"/>
        <w:tab w:val="right" w:leader="dot" w:pos="10081"/>
      </w:tabs>
      <w:spacing w:line="240" w:lineRule="auto"/>
      <w:ind w:left="240"/>
      <w:jc w:val="left"/>
    </w:pPr>
    <w:rPr>
      <w:color w:val="4F81BD"/>
      <w:sz w:val="20"/>
      <w:szCs w:val="20"/>
    </w:rPr>
  </w:style>
  <w:style w:type="paragraph" w:styleId="TM3">
    <w:name w:val="toc 3"/>
    <w:basedOn w:val="Normal"/>
    <w:next w:val="Normal"/>
    <w:autoRedefine/>
    <w:uiPriority w:val="39"/>
    <w:rsid w:val="00323615"/>
    <w:pPr>
      <w:tabs>
        <w:tab w:val="left" w:pos="1680"/>
        <w:tab w:val="right" w:leader="dot" w:pos="10081"/>
      </w:tabs>
      <w:spacing w:line="240" w:lineRule="auto"/>
      <w:ind w:left="480"/>
      <w:jc w:val="left"/>
    </w:pPr>
    <w:rPr>
      <w:i/>
      <w:iCs/>
      <w:color w:val="4F81BD"/>
      <w:sz w:val="20"/>
      <w:szCs w:val="20"/>
    </w:rPr>
  </w:style>
  <w:style w:type="paragraph" w:styleId="TM4">
    <w:name w:val="toc 4"/>
    <w:basedOn w:val="Normal"/>
    <w:next w:val="Normal"/>
    <w:autoRedefine/>
    <w:uiPriority w:val="39"/>
    <w:unhideWhenUsed/>
    <w:rsid w:val="00065938"/>
    <w:pPr>
      <w:spacing w:line="240" w:lineRule="auto"/>
      <w:ind w:left="720"/>
      <w:jc w:val="left"/>
    </w:pPr>
    <w:rPr>
      <w:color w:val="4F81BD"/>
      <w:sz w:val="18"/>
      <w:szCs w:val="18"/>
    </w:rPr>
  </w:style>
  <w:style w:type="paragraph" w:styleId="TM5">
    <w:name w:val="toc 5"/>
    <w:basedOn w:val="Normal"/>
    <w:next w:val="Normal"/>
    <w:autoRedefine/>
    <w:uiPriority w:val="39"/>
    <w:unhideWhenUsed/>
    <w:rsid w:val="00323615"/>
    <w:pPr>
      <w:ind w:left="960"/>
      <w:jc w:val="left"/>
    </w:pPr>
    <w:rPr>
      <w:color w:val="4F81BD"/>
      <w:sz w:val="18"/>
      <w:szCs w:val="18"/>
    </w:rPr>
  </w:style>
  <w:style w:type="paragraph" w:styleId="TM6">
    <w:name w:val="toc 6"/>
    <w:basedOn w:val="Normal"/>
    <w:next w:val="Normal"/>
    <w:autoRedefine/>
    <w:uiPriority w:val="39"/>
    <w:unhideWhenUsed/>
    <w:rsid w:val="00323615"/>
    <w:pPr>
      <w:ind w:left="1200"/>
      <w:jc w:val="left"/>
    </w:pPr>
    <w:rPr>
      <w:color w:val="4F81BD"/>
      <w:sz w:val="18"/>
      <w:szCs w:val="18"/>
    </w:rPr>
  </w:style>
  <w:style w:type="paragraph" w:styleId="TM7">
    <w:name w:val="toc 7"/>
    <w:basedOn w:val="Normal"/>
    <w:next w:val="Normal"/>
    <w:autoRedefine/>
    <w:uiPriority w:val="39"/>
    <w:unhideWhenUsed/>
    <w:rsid w:val="00323615"/>
    <w:pPr>
      <w:ind w:left="1440"/>
      <w:jc w:val="left"/>
    </w:pPr>
    <w:rPr>
      <w:color w:val="4F81BD"/>
      <w:sz w:val="18"/>
      <w:szCs w:val="18"/>
    </w:rPr>
  </w:style>
  <w:style w:type="paragraph" w:styleId="TM8">
    <w:name w:val="toc 8"/>
    <w:basedOn w:val="Normal"/>
    <w:next w:val="Normal"/>
    <w:autoRedefine/>
    <w:uiPriority w:val="39"/>
    <w:unhideWhenUsed/>
    <w:rsid w:val="00323615"/>
    <w:pPr>
      <w:ind w:left="1680"/>
      <w:jc w:val="left"/>
    </w:pPr>
    <w:rPr>
      <w:color w:val="4F81BD"/>
      <w:sz w:val="18"/>
      <w:szCs w:val="18"/>
    </w:rPr>
  </w:style>
  <w:style w:type="paragraph" w:styleId="TM9">
    <w:name w:val="toc 9"/>
    <w:basedOn w:val="Normal"/>
    <w:next w:val="Normal"/>
    <w:autoRedefine/>
    <w:uiPriority w:val="39"/>
    <w:unhideWhenUsed/>
    <w:rsid w:val="00323615"/>
    <w:pPr>
      <w:ind w:left="1920"/>
      <w:jc w:val="left"/>
    </w:pPr>
    <w:rPr>
      <w:color w:val="4F81BD"/>
      <w:sz w:val="18"/>
      <w:szCs w:val="18"/>
    </w:rPr>
  </w:style>
  <w:style w:type="paragraph" w:customStyle="1" w:styleId="Typedocument">
    <w:name w:val="Type document"/>
    <w:basedOn w:val="Normal"/>
    <w:link w:val="TypedocumentCar"/>
    <w:qFormat/>
    <w:rsid w:val="00323615"/>
    <w:pPr>
      <w:tabs>
        <w:tab w:val="left" w:pos="8280"/>
      </w:tabs>
      <w:spacing w:line="240" w:lineRule="auto"/>
      <w:jc w:val="center"/>
    </w:pPr>
    <w:rPr>
      <w:b/>
      <w:color w:val="5B9BD5" w:themeColor="accent1"/>
      <w:sz w:val="44"/>
      <w:szCs w:val="96"/>
    </w:rPr>
  </w:style>
  <w:style w:type="character" w:customStyle="1" w:styleId="TypedocumentCar">
    <w:name w:val="Type document Car"/>
    <w:basedOn w:val="Policepardfaut"/>
    <w:link w:val="Typedocument"/>
    <w:rsid w:val="00323615"/>
    <w:rPr>
      <w:rFonts w:ascii="Times New Roman" w:eastAsia="Times New Roman" w:hAnsi="Times New Roman" w:cs="Times New Roman"/>
      <w:b/>
      <w:color w:val="5B9BD5" w:themeColor="accent1"/>
      <w:sz w:val="44"/>
      <w:szCs w:val="96"/>
      <w:lang w:bidi="en-US"/>
    </w:rPr>
  </w:style>
  <w:style w:type="paragraph" w:customStyle="1" w:styleId="TexteTableau0">
    <w:name w:val="TexteTableau"/>
    <w:basedOn w:val="Normal"/>
    <w:rsid w:val="001325D6"/>
    <w:pPr>
      <w:keepNext/>
      <w:keepLines/>
      <w:spacing w:before="60" w:after="60" w:line="240" w:lineRule="auto"/>
      <w:ind w:left="57" w:right="57"/>
    </w:pPr>
    <w:rPr>
      <w:rFonts w:ascii="Optima" w:hAnsi="Optima"/>
      <w:lang w:val="en-GB" w:eastAsia="fr-FR"/>
    </w:rPr>
  </w:style>
  <w:style w:type="paragraph" w:customStyle="1" w:styleId="INDEXATION">
    <w:name w:val="INDEXATION"/>
    <w:basedOn w:val="Titre1"/>
    <w:next w:val="Corpsdetexte"/>
    <w:autoRedefine/>
    <w:rsid w:val="004242CD"/>
    <w:pPr>
      <w:keepNext/>
      <w:numPr>
        <w:numId w:val="7"/>
      </w:numPr>
      <w:pBdr>
        <w:bottom w:val="none" w:sz="0" w:space="0" w:color="auto"/>
      </w:pBdr>
      <w:spacing w:before="240" w:after="60"/>
    </w:pPr>
    <w:rPr>
      <w:rFonts w:ascii="Times New Roman" w:hAnsi="Times New Roman"/>
      <w:b w:val="0"/>
      <w:caps/>
      <w:smallCaps/>
      <w:color w:val="auto"/>
      <w:kern w:val="32"/>
      <w:sz w:val="20"/>
      <w:szCs w:val="20"/>
      <w:lang w:eastAsia="en-GB"/>
    </w:rPr>
  </w:style>
  <w:style w:type="paragraph" w:customStyle="1" w:styleId="Listepuce1">
    <w:name w:val="Liste à puce 1"/>
    <w:basedOn w:val="Sansinterligne"/>
    <w:rsid w:val="004242CD"/>
    <w:pPr>
      <w:numPr>
        <w:numId w:val="8"/>
      </w:numPr>
      <w:spacing w:before="120" w:line="276" w:lineRule="auto"/>
    </w:pPr>
  </w:style>
  <w:style w:type="paragraph" w:styleId="Corpsdetexte">
    <w:name w:val="Body Text"/>
    <w:basedOn w:val="Normal"/>
    <w:link w:val="CorpsdetexteCar"/>
    <w:uiPriority w:val="99"/>
    <w:unhideWhenUsed/>
    <w:rsid w:val="004242CD"/>
    <w:pPr>
      <w:spacing w:after="120"/>
    </w:pPr>
  </w:style>
  <w:style w:type="character" w:customStyle="1" w:styleId="CorpsdetexteCar">
    <w:name w:val="Corps de texte Car"/>
    <w:basedOn w:val="Policepardfaut"/>
    <w:link w:val="Corpsdetexte"/>
    <w:uiPriority w:val="99"/>
    <w:rsid w:val="004242CD"/>
    <w:rPr>
      <w:rFonts w:ascii="Times New Roman" w:eastAsia="Times New Roman" w:hAnsi="Times New Roman" w:cs="Times New Roman"/>
      <w:sz w:val="24"/>
      <w:lang w:bidi="en-US"/>
    </w:rPr>
  </w:style>
  <w:style w:type="paragraph" w:customStyle="1" w:styleId="Lsitenumrote">
    <w:name w:val="Lsite numérotée"/>
    <w:basedOn w:val="Paragraphedeliste"/>
    <w:link w:val="LsitenumroteCar"/>
    <w:qFormat/>
    <w:rsid w:val="00CB5686"/>
    <w:pPr>
      <w:numPr>
        <w:numId w:val="9"/>
      </w:numPr>
    </w:pPr>
    <w:rPr>
      <w:lang w:eastAsia="fr-FR"/>
    </w:rPr>
  </w:style>
  <w:style w:type="table" w:styleId="Grilledutableau">
    <w:name w:val="Table Grid"/>
    <w:basedOn w:val="TableauNormal"/>
    <w:uiPriority w:val="39"/>
    <w:rsid w:val="002E7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sitenumroteCar">
    <w:name w:val="Lsite numérotée Car"/>
    <w:basedOn w:val="ParagraphedelisteCar"/>
    <w:link w:val="Lsitenumrote"/>
    <w:rsid w:val="00557FD7"/>
    <w:rPr>
      <w:rFonts w:ascii="Times New Roman" w:eastAsia="Times New Roman" w:hAnsi="Times New Roman" w:cs="Times New Roman"/>
      <w:sz w:val="24"/>
      <w:lang w:eastAsia="fr-FR" w:bidi="en-US"/>
    </w:rPr>
  </w:style>
  <w:style w:type="table" w:styleId="TableauGrille4-Accentuation1">
    <w:name w:val="Grid Table 4 Accent 1"/>
    <w:basedOn w:val="TableauNormal"/>
    <w:uiPriority w:val="49"/>
    <w:rsid w:val="002E79D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Style1">
    <w:name w:val="Style1"/>
    <w:basedOn w:val="Listeclaire"/>
    <w:uiPriority w:val="99"/>
    <w:rsid w:val="002330FB"/>
    <w:rPr>
      <w:sz w:val="20"/>
      <w:szCs w:val="20"/>
      <w:lang w:val="en-US" w:eastAsia="fr-FR"/>
    </w:rPr>
    <w:tblPr/>
    <w:tblStylePr w:type="firstRow">
      <w:pPr>
        <w:spacing w:before="0" w:after="0" w:line="240" w:lineRule="auto"/>
      </w:pPr>
      <w:rPr>
        <w:b/>
        <w:bCs/>
        <w:i/>
        <w:i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i/>
        <w:i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swCell">
      <w:rPr>
        <w:b/>
        <w:bCs/>
        <w:i w:val="0"/>
        <w:iCs w:val="0"/>
      </w:rPr>
    </w:tblStylePr>
  </w:style>
  <w:style w:type="table" w:styleId="Listeclaire">
    <w:name w:val="Light List"/>
    <w:basedOn w:val="TableauNormal"/>
    <w:uiPriority w:val="61"/>
    <w:semiHidden/>
    <w:unhideWhenUsed/>
    <w:rsid w:val="002330F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1Clair-Accentuation5">
    <w:name w:val="Grid Table 1 Light Accent 5"/>
    <w:basedOn w:val="TableauNormal"/>
    <w:uiPriority w:val="46"/>
    <w:rsid w:val="005922B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8A2A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Liste2-Accentuation5">
    <w:name w:val="List Table 2 Accent 5"/>
    <w:basedOn w:val="TableauNormal"/>
    <w:uiPriority w:val="47"/>
    <w:rsid w:val="008A2A53"/>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5">
    <w:name w:val="Grid Table 5 Dark Accent 5"/>
    <w:basedOn w:val="TableauNormal"/>
    <w:uiPriority w:val="50"/>
    <w:rsid w:val="008A2A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3-Accentuation5">
    <w:name w:val="Grid Table 3 Accent 5"/>
    <w:basedOn w:val="TableauNormal"/>
    <w:uiPriority w:val="48"/>
    <w:rsid w:val="008A2A5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6Couleur-Accentuation1">
    <w:name w:val="Grid Table 6 Colorful Accent 1"/>
    <w:basedOn w:val="TableauNormal"/>
    <w:uiPriority w:val="51"/>
    <w:rsid w:val="008A2A5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5">
    <w:name w:val="Grid Table 6 Colorful Accent 5"/>
    <w:basedOn w:val="TableauNormal"/>
    <w:uiPriority w:val="51"/>
    <w:rsid w:val="00907EA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5">
    <w:name w:val="Grid Table 2 Accent 5"/>
    <w:basedOn w:val="TableauNormal"/>
    <w:uiPriority w:val="47"/>
    <w:rsid w:val="005A4DE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5">
    <w:name w:val="Grid Table 4 Accent 5"/>
    <w:basedOn w:val="TableauNormal"/>
    <w:uiPriority w:val="49"/>
    <w:rsid w:val="005A4DE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2">
    <w:name w:val="Style2"/>
    <w:basedOn w:val="Lsitenumrote"/>
    <w:link w:val="Style2Car"/>
    <w:qFormat/>
    <w:rsid w:val="00CB5686"/>
    <w:pPr>
      <w:numPr>
        <w:numId w:val="0"/>
      </w:numPr>
      <w:ind w:left="709" w:hanging="357"/>
      <w:jc w:val="center"/>
    </w:pPr>
  </w:style>
  <w:style w:type="character" w:customStyle="1" w:styleId="Style2Car">
    <w:name w:val="Style2 Car"/>
    <w:basedOn w:val="LsitenumroteCar"/>
    <w:link w:val="Style2"/>
    <w:rsid w:val="00CB5686"/>
    <w:rPr>
      <w:rFonts w:ascii="Candara" w:eastAsia="Times New Roman" w:hAnsi="Candara" w:cs="Times New Roman"/>
      <w:sz w:val="24"/>
      <w:lang w:eastAsia="fr-FR" w:bidi="en-US"/>
    </w:rPr>
  </w:style>
  <w:style w:type="table" w:styleId="TableauGrille4-Accentuation4">
    <w:name w:val="Grid Table 4 Accent 4"/>
    <w:basedOn w:val="TableauNormal"/>
    <w:uiPriority w:val="49"/>
    <w:rsid w:val="00C3588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lledutableau1">
    <w:name w:val="Grille du tableau1"/>
    <w:basedOn w:val="TableauNormal"/>
    <w:next w:val="Grilledutableau"/>
    <w:uiPriority w:val="39"/>
    <w:rsid w:val="004B1FCB"/>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olicepardfaut"/>
    <w:rsid w:val="00E40E7A"/>
    <w:rPr>
      <w:rFonts w:ascii="TimesNewRomanPS-BoldMT" w:hAnsi="TimesNewRomanPS-BoldMT" w:hint="default"/>
      <w:b/>
      <w:bCs/>
      <w:i w:val="0"/>
      <w:iCs w:val="0"/>
      <w:color w:val="000000"/>
      <w:sz w:val="32"/>
      <w:szCs w:val="32"/>
    </w:rPr>
  </w:style>
  <w:style w:type="character" w:styleId="lev">
    <w:name w:val="Strong"/>
    <w:basedOn w:val="Policepardfaut"/>
    <w:uiPriority w:val="22"/>
    <w:qFormat/>
    <w:rsid w:val="003002D7"/>
    <w:rPr>
      <w:b/>
      <w:bCs/>
    </w:rPr>
  </w:style>
  <w:style w:type="table" w:customStyle="1" w:styleId="TableauGrille4-Accentuation111">
    <w:name w:val="Tableau Grille 4 - Accentuation 111"/>
    <w:basedOn w:val="TableauNormal"/>
    <w:uiPriority w:val="49"/>
    <w:rsid w:val="006B7D4A"/>
    <w:pPr>
      <w:spacing w:after="0" w:line="240" w:lineRule="auto"/>
    </w:pPr>
    <w:rPr>
      <w:rFonts w:ascii="Times New Roman" w:eastAsia="Times New Roman" w:hAnsi="Times New Roman"/>
      <w:lang w:eastAsia="fr-F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auGrille4-Accentuation51">
    <w:name w:val="Tableau Grille 4 - Accentuation 51"/>
    <w:basedOn w:val="TableauNormal"/>
    <w:next w:val="TableauGrille4-Accentuation5"/>
    <w:uiPriority w:val="49"/>
    <w:rsid w:val="003279F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auGrille4-Accentuation52">
    <w:name w:val="Tableau Grille 4 - Accentuation 52"/>
    <w:basedOn w:val="TableauNormal"/>
    <w:next w:val="TableauGrille4-Accentuation5"/>
    <w:uiPriority w:val="49"/>
    <w:rsid w:val="00C908B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auGrille4-Accentuation121">
    <w:name w:val="Tableau Grille 4 - Accentuation 121"/>
    <w:basedOn w:val="TableauNormal"/>
    <w:uiPriority w:val="49"/>
    <w:rsid w:val="007B5B86"/>
    <w:pPr>
      <w:spacing w:after="0" w:line="240" w:lineRule="auto"/>
    </w:pPr>
    <w:rPr>
      <w:rFonts w:ascii="Calibri" w:eastAsia="Calibri" w:hAnsi="Calibri"/>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Rvision">
    <w:name w:val="Revision"/>
    <w:hidden/>
    <w:uiPriority w:val="99"/>
    <w:semiHidden/>
    <w:rsid w:val="00B746E1"/>
    <w:pPr>
      <w:spacing w:after="0" w:line="240" w:lineRule="auto"/>
    </w:pPr>
  </w:style>
  <w:style w:type="character" w:styleId="Mentionnonrsolue">
    <w:name w:val="Unresolved Mention"/>
    <w:basedOn w:val="Policepardfaut"/>
    <w:uiPriority w:val="99"/>
    <w:semiHidden/>
    <w:unhideWhenUsed/>
    <w:rsid w:val="00AA7A4C"/>
    <w:rPr>
      <w:color w:val="605E5C"/>
      <w:shd w:val="clear" w:color="auto" w:fill="E1DFDD"/>
    </w:rPr>
  </w:style>
  <w:style w:type="table" w:customStyle="1" w:styleId="TableNormal">
    <w:name w:val="Table Normal"/>
    <w:uiPriority w:val="2"/>
    <w:semiHidden/>
    <w:unhideWhenUsed/>
    <w:qFormat/>
    <w:rsid w:val="00D668C2"/>
    <w:pPr>
      <w:widowControl w:val="0"/>
      <w:autoSpaceDE w:val="0"/>
      <w:autoSpaceDN w:val="0"/>
      <w:spacing w:after="0" w:line="240" w:lineRule="auto"/>
    </w:pPr>
    <w:rPr>
      <w:rFonts w:asciiTheme="minorHAnsi" w:eastAsiaTheme="minorEastAsia"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668C2"/>
    <w:pPr>
      <w:widowControl w:val="0"/>
      <w:autoSpaceDE w:val="0"/>
      <w:autoSpaceDN w:val="0"/>
      <w:spacing w:line="240" w:lineRule="auto"/>
      <w:jc w:val="left"/>
    </w:pPr>
    <w:rPr>
      <w:rFonts w:eastAsia="Candara" w:cs="Candara"/>
      <w:sz w:val="22"/>
      <w:szCs w:val="22"/>
    </w:rPr>
  </w:style>
  <w:style w:type="character" w:styleId="Marquedecommentaire">
    <w:name w:val="annotation reference"/>
    <w:basedOn w:val="Policepardfaut"/>
    <w:uiPriority w:val="99"/>
    <w:semiHidden/>
    <w:unhideWhenUsed/>
    <w:rsid w:val="00901791"/>
    <w:rPr>
      <w:sz w:val="16"/>
      <w:szCs w:val="16"/>
    </w:rPr>
  </w:style>
  <w:style w:type="paragraph" w:styleId="Commentaire">
    <w:name w:val="annotation text"/>
    <w:basedOn w:val="Normal"/>
    <w:link w:val="CommentaireCar"/>
    <w:uiPriority w:val="99"/>
    <w:unhideWhenUsed/>
    <w:rsid w:val="00901791"/>
    <w:pPr>
      <w:spacing w:line="240" w:lineRule="auto"/>
    </w:pPr>
    <w:rPr>
      <w:sz w:val="20"/>
      <w:szCs w:val="20"/>
    </w:rPr>
  </w:style>
  <w:style w:type="character" w:customStyle="1" w:styleId="CommentaireCar">
    <w:name w:val="Commentaire Car"/>
    <w:basedOn w:val="Policepardfaut"/>
    <w:link w:val="Commentaire"/>
    <w:uiPriority w:val="99"/>
    <w:rsid w:val="00901791"/>
    <w:rPr>
      <w:sz w:val="20"/>
      <w:szCs w:val="20"/>
    </w:rPr>
  </w:style>
  <w:style w:type="paragraph" w:styleId="Objetducommentaire">
    <w:name w:val="annotation subject"/>
    <w:basedOn w:val="Commentaire"/>
    <w:next w:val="Commentaire"/>
    <w:link w:val="ObjetducommentaireCar"/>
    <w:uiPriority w:val="99"/>
    <w:semiHidden/>
    <w:unhideWhenUsed/>
    <w:rsid w:val="00901791"/>
    <w:rPr>
      <w:b/>
      <w:bCs/>
    </w:rPr>
  </w:style>
  <w:style w:type="character" w:customStyle="1" w:styleId="ObjetducommentaireCar">
    <w:name w:val="Objet du commentaire Car"/>
    <w:basedOn w:val="CommentaireCar"/>
    <w:link w:val="Objetducommentaire"/>
    <w:uiPriority w:val="99"/>
    <w:semiHidden/>
    <w:rsid w:val="009017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705">
      <w:bodyDiv w:val="1"/>
      <w:marLeft w:val="0"/>
      <w:marRight w:val="0"/>
      <w:marTop w:val="0"/>
      <w:marBottom w:val="0"/>
      <w:divBdr>
        <w:top w:val="none" w:sz="0" w:space="0" w:color="auto"/>
        <w:left w:val="none" w:sz="0" w:space="0" w:color="auto"/>
        <w:bottom w:val="none" w:sz="0" w:space="0" w:color="auto"/>
        <w:right w:val="none" w:sz="0" w:space="0" w:color="auto"/>
      </w:divBdr>
    </w:div>
    <w:div w:id="107748332">
      <w:bodyDiv w:val="1"/>
      <w:marLeft w:val="0"/>
      <w:marRight w:val="0"/>
      <w:marTop w:val="0"/>
      <w:marBottom w:val="0"/>
      <w:divBdr>
        <w:top w:val="none" w:sz="0" w:space="0" w:color="auto"/>
        <w:left w:val="none" w:sz="0" w:space="0" w:color="auto"/>
        <w:bottom w:val="none" w:sz="0" w:space="0" w:color="auto"/>
        <w:right w:val="none" w:sz="0" w:space="0" w:color="auto"/>
      </w:divBdr>
    </w:div>
    <w:div w:id="283318551">
      <w:bodyDiv w:val="1"/>
      <w:marLeft w:val="0"/>
      <w:marRight w:val="0"/>
      <w:marTop w:val="0"/>
      <w:marBottom w:val="0"/>
      <w:divBdr>
        <w:top w:val="none" w:sz="0" w:space="0" w:color="auto"/>
        <w:left w:val="none" w:sz="0" w:space="0" w:color="auto"/>
        <w:bottom w:val="none" w:sz="0" w:space="0" w:color="auto"/>
        <w:right w:val="none" w:sz="0" w:space="0" w:color="auto"/>
      </w:divBdr>
    </w:div>
    <w:div w:id="619262245">
      <w:bodyDiv w:val="1"/>
      <w:marLeft w:val="0"/>
      <w:marRight w:val="0"/>
      <w:marTop w:val="0"/>
      <w:marBottom w:val="0"/>
      <w:divBdr>
        <w:top w:val="none" w:sz="0" w:space="0" w:color="auto"/>
        <w:left w:val="none" w:sz="0" w:space="0" w:color="auto"/>
        <w:bottom w:val="none" w:sz="0" w:space="0" w:color="auto"/>
        <w:right w:val="none" w:sz="0" w:space="0" w:color="auto"/>
      </w:divBdr>
    </w:div>
    <w:div w:id="741562693">
      <w:bodyDiv w:val="1"/>
      <w:marLeft w:val="0"/>
      <w:marRight w:val="0"/>
      <w:marTop w:val="0"/>
      <w:marBottom w:val="0"/>
      <w:divBdr>
        <w:top w:val="none" w:sz="0" w:space="0" w:color="auto"/>
        <w:left w:val="none" w:sz="0" w:space="0" w:color="auto"/>
        <w:bottom w:val="none" w:sz="0" w:space="0" w:color="auto"/>
        <w:right w:val="none" w:sz="0" w:space="0" w:color="auto"/>
      </w:divBdr>
      <w:divsChild>
        <w:div w:id="774256255">
          <w:marLeft w:val="547"/>
          <w:marRight w:val="0"/>
          <w:marTop w:val="0"/>
          <w:marBottom w:val="0"/>
          <w:divBdr>
            <w:top w:val="none" w:sz="0" w:space="0" w:color="auto"/>
            <w:left w:val="none" w:sz="0" w:space="0" w:color="auto"/>
            <w:bottom w:val="none" w:sz="0" w:space="0" w:color="auto"/>
            <w:right w:val="none" w:sz="0" w:space="0" w:color="auto"/>
          </w:divBdr>
        </w:div>
      </w:divsChild>
    </w:div>
    <w:div w:id="890574169">
      <w:bodyDiv w:val="1"/>
      <w:marLeft w:val="0"/>
      <w:marRight w:val="0"/>
      <w:marTop w:val="0"/>
      <w:marBottom w:val="0"/>
      <w:divBdr>
        <w:top w:val="none" w:sz="0" w:space="0" w:color="auto"/>
        <w:left w:val="none" w:sz="0" w:space="0" w:color="auto"/>
        <w:bottom w:val="none" w:sz="0" w:space="0" w:color="auto"/>
        <w:right w:val="none" w:sz="0" w:space="0" w:color="auto"/>
      </w:divBdr>
    </w:div>
    <w:div w:id="919682140">
      <w:bodyDiv w:val="1"/>
      <w:marLeft w:val="0"/>
      <w:marRight w:val="0"/>
      <w:marTop w:val="0"/>
      <w:marBottom w:val="0"/>
      <w:divBdr>
        <w:top w:val="none" w:sz="0" w:space="0" w:color="auto"/>
        <w:left w:val="none" w:sz="0" w:space="0" w:color="auto"/>
        <w:bottom w:val="none" w:sz="0" w:space="0" w:color="auto"/>
        <w:right w:val="none" w:sz="0" w:space="0" w:color="auto"/>
      </w:divBdr>
    </w:div>
    <w:div w:id="953172927">
      <w:bodyDiv w:val="1"/>
      <w:marLeft w:val="0"/>
      <w:marRight w:val="0"/>
      <w:marTop w:val="0"/>
      <w:marBottom w:val="0"/>
      <w:divBdr>
        <w:top w:val="none" w:sz="0" w:space="0" w:color="auto"/>
        <w:left w:val="none" w:sz="0" w:space="0" w:color="auto"/>
        <w:bottom w:val="none" w:sz="0" w:space="0" w:color="auto"/>
        <w:right w:val="none" w:sz="0" w:space="0" w:color="auto"/>
      </w:divBdr>
    </w:div>
    <w:div w:id="1009873097">
      <w:bodyDiv w:val="1"/>
      <w:marLeft w:val="0"/>
      <w:marRight w:val="0"/>
      <w:marTop w:val="0"/>
      <w:marBottom w:val="0"/>
      <w:divBdr>
        <w:top w:val="none" w:sz="0" w:space="0" w:color="auto"/>
        <w:left w:val="none" w:sz="0" w:space="0" w:color="auto"/>
        <w:bottom w:val="none" w:sz="0" w:space="0" w:color="auto"/>
        <w:right w:val="none" w:sz="0" w:space="0" w:color="auto"/>
      </w:divBdr>
      <w:divsChild>
        <w:div w:id="556748160">
          <w:marLeft w:val="547"/>
          <w:marRight w:val="0"/>
          <w:marTop w:val="0"/>
          <w:marBottom w:val="0"/>
          <w:divBdr>
            <w:top w:val="none" w:sz="0" w:space="0" w:color="auto"/>
            <w:left w:val="none" w:sz="0" w:space="0" w:color="auto"/>
            <w:bottom w:val="none" w:sz="0" w:space="0" w:color="auto"/>
            <w:right w:val="none" w:sz="0" w:space="0" w:color="auto"/>
          </w:divBdr>
        </w:div>
      </w:divsChild>
    </w:div>
    <w:div w:id="1110853922">
      <w:bodyDiv w:val="1"/>
      <w:marLeft w:val="0"/>
      <w:marRight w:val="0"/>
      <w:marTop w:val="0"/>
      <w:marBottom w:val="0"/>
      <w:divBdr>
        <w:top w:val="none" w:sz="0" w:space="0" w:color="auto"/>
        <w:left w:val="none" w:sz="0" w:space="0" w:color="auto"/>
        <w:bottom w:val="none" w:sz="0" w:space="0" w:color="auto"/>
        <w:right w:val="none" w:sz="0" w:space="0" w:color="auto"/>
      </w:divBdr>
      <w:divsChild>
        <w:div w:id="520509294">
          <w:marLeft w:val="547"/>
          <w:marRight w:val="0"/>
          <w:marTop w:val="0"/>
          <w:marBottom w:val="0"/>
          <w:divBdr>
            <w:top w:val="none" w:sz="0" w:space="0" w:color="auto"/>
            <w:left w:val="none" w:sz="0" w:space="0" w:color="auto"/>
            <w:bottom w:val="none" w:sz="0" w:space="0" w:color="auto"/>
            <w:right w:val="none" w:sz="0" w:space="0" w:color="auto"/>
          </w:divBdr>
        </w:div>
      </w:divsChild>
    </w:div>
    <w:div w:id="1150713693">
      <w:bodyDiv w:val="1"/>
      <w:marLeft w:val="0"/>
      <w:marRight w:val="0"/>
      <w:marTop w:val="0"/>
      <w:marBottom w:val="0"/>
      <w:divBdr>
        <w:top w:val="none" w:sz="0" w:space="0" w:color="auto"/>
        <w:left w:val="none" w:sz="0" w:space="0" w:color="auto"/>
        <w:bottom w:val="none" w:sz="0" w:space="0" w:color="auto"/>
        <w:right w:val="none" w:sz="0" w:space="0" w:color="auto"/>
      </w:divBdr>
    </w:div>
    <w:div w:id="1441028163">
      <w:bodyDiv w:val="1"/>
      <w:marLeft w:val="0"/>
      <w:marRight w:val="0"/>
      <w:marTop w:val="0"/>
      <w:marBottom w:val="0"/>
      <w:divBdr>
        <w:top w:val="none" w:sz="0" w:space="0" w:color="auto"/>
        <w:left w:val="none" w:sz="0" w:space="0" w:color="auto"/>
        <w:bottom w:val="none" w:sz="0" w:space="0" w:color="auto"/>
        <w:right w:val="none" w:sz="0" w:space="0" w:color="auto"/>
      </w:divBdr>
    </w:div>
    <w:div w:id="1492526729">
      <w:bodyDiv w:val="1"/>
      <w:marLeft w:val="0"/>
      <w:marRight w:val="0"/>
      <w:marTop w:val="0"/>
      <w:marBottom w:val="0"/>
      <w:divBdr>
        <w:top w:val="none" w:sz="0" w:space="0" w:color="auto"/>
        <w:left w:val="none" w:sz="0" w:space="0" w:color="auto"/>
        <w:bottom w:val="none" w:sz="0" w:space="0" w:color="auto"/>
        <w:right w:val="none" w:sz="0" w:space="0" w:color="auto"/>
      </w:divBdr>
      <w:divsChild>
        <w:div w:id="1168836277">
          <w:marLeft w:val="547"/>
          <w:marRight w:val="0"/>
          <w:marTop w:val="0"/>
          <w:marBottom w:val="0"/>
          <w:divBdr>
            <w:top w:val="none" w:sz="0" w:space="0" w:color="auto"/>
            <w:left w:val="none" w:sz="0" w:space="0" w:color="auto"/>
            <w:bottom w:val="none" w:sz="0" w:space="0" w:color="auto"/>
            <w:right w:val="none" w:sz="0" w:space="0" w:color="auto"/>
          </w:divBdr>
        </w:div>
      </w:divsChild>
    </w:div>
    <w:div w:id="1736926421">
      <w:bodyDiv w:val="1"/>
      <w:marLeft w:val="0"/>
      <w:marRight w:val="0"/>
      <w:marTop w:val="0"/>
      <w:marBottom w:val="0"/>
      <w:divBdr>
        <w:top w:val="none" w:sz="0" w:space="0" w:color="auto"/>
        <w:left w:val="none" w:sz="0" w:space="0" w:color="auto"/>
        <w:bottom w:val="none" w:sz="0" w:space="0" w:color="auto"/>
        <w:right w:val="none" w:sz="0" w:space="0" w:color="auto"/>
      </w:divBdr>
    </w:div>
    <w:div w:id="1754426593">
      <w:bodyDiv w:val="1"/>
      <w:marLeft w:val="0"/>
      <w:marRight w:val="0"/>
      <w:marTop w:val="0"/>
      <w:marBottom w:val="0"/>
      <w:divBdr>
        <w:top w:val="none" w:sz="0" w:space="0" w:color="auto"/>
        <w:left w:val="none" w:sz="0" w:space="0" w:color="auto"/>
        <w:bottom w:val="none" w:sz="0" w:space="0" w:color="auto"/>
        <w:right w:val="none" w:sz="0" w:space="0" w:color="auto"/>
      </w:divBdr>
      <w:divsChild>
        <w:div w:id="1512717903">
          <w:marLeft w:val="547"/>
          <w:marRight w:val="0"/>
          <w:marTop w:val="0"/>
          <w:marBottom w:val="0"/>
          <w:divBdr>
            <w:top w:val="none" w:sz="0" w:space="0" w:color="auto"/>
            <w:left w:val="none" w:sz="0" w:space="0" w:color="auto"/>
            <w:bottom w:val="none" w:sz="0" w:space="0" w:color="auto"/>
            <w:right w:val="none" w:sz="0" w:space="0" w:color="auto"/>
          </w:divBdr>
        </w:div>
      </w:divsChild>
    </w:div>
    <w:div w:id="1762602954">
      <w:bodyDiv w:val="1"/>
      <w:marLeft w:val="0"/>
      <w:marRight w:val="0"/>
      <w:marTop w:val="0"/>
      <w:marBottom w:val="0"/>
      <w:divBdr>
        <w:top w:val="none" w:sz="0" w:space="0" w:color="auto"/>
        <w:left w:val="none" w:sz="0" w:space="0" w:color="auto"/>
        <w:bottom w:val="none" w:sz="0" w:space="0" w:color="auto"/>
        <w:right w:val="none" w:sz="0" w:space="0" w:color="auto"/>
      </w:divBdr>
    </w:div>
    <w:div w:id="1764916359">
      <w:bodyDiv w:val="1"/>
      <w:marLeft w:val="0"/>
      <w:marRight w:val="0"/>
      <w:marTop w:val="0"/>
      <w:marBottom w:val="0"/>
      <w:divBdr>
        <w:top w:val="none" w:sz="0" w:space="0" w:color="auto"/>
        <w:left w:val="none" w:sz="0" w:space="0" w:color="auto"/>
        <w:bottom w:val="none" w:sz="0" w:space="0" w:color="auto"/>
        <w:right w:val="none" w:sz="0" w:space="0" w:color="auto"/>
      </w:divBdr>
    </w:div>
    <w:div w:id="1777676080">
      <w:bodyDiv w:val="1"/>
      <w:marLeft w:val="0"/>
      <w:marRight w:val="0"/>
      <w:marTop w:val="0"/>
      <w:marBottom w:val="0"/>
      <w:divBdr>
        <w:top w:val="none" w:sz="0" w:space="0" w:color="auto"/>
        <w:left w:val="none" w:sz="0" w:space="0" w:color="auto"/>
        <w:bottom w:val="none" w:sz="0" w:space="0" w:color="auto"/>
        <w:right w:val="none" w:sz="0" w:space="0" w:color="auto"/>
      </w:divBdr>
      <w:divsChild>
        <w:div w:id="1161887993">
          <w:marLeft w:val="547"/>
          <w:marRight w:val="0"/>
          <w:marTop w:val="0"/>
          <w:marBottom w:val="0"/>
          <w:divBdr>
            <w:top w:val="none" w:sz="0" w:space="0" w:color="auto"/>
            <w:left w:val="none" w:sz="0" w:space="0" w:color="auto"/>
            <w:bottom w:val="none" w:sz="0" w:space="0" w:color="auto"/>
            <w:right w:val="none" w:sz="0" w:space="0" w:color="auto"/>
          </w:divBdr>
        </w:div>
      </w:divsChild>
    </w:div>
    <w:div w:id="1812744950">
      <w:bodyDiv w:val="1"/>
      <w:marLeft w:val="0"/>
      <w:marRight w:val="0"/>
      <w:marTop w:val="0"/>
      <w:marBottom w:val="0"/>
      <w:divBdr>
        <w:top w:val="none" w:sz="0" w:space="0" w:color="auto"/>
        <w:left w:val="none" w:sz="0" w:space="0" w:color="auto"/>
        <w:bottom w:val="none" w:sz="0" w:space="0" w:color="auto"/>
        <w:right w:val="none" w:sz="0" w:space="0" w:color="auto"/>
      </w:divBdr>
      <w:divsChild>
        <w:div w:id="576093102">
          <w:marLeft w:val="547"/>
          <w:marRight w:val="0"/>
          <w:marTop w:val="0"/>
          <w:marBottom w:val="0"/>
          <w:divBdr>
            <w:top w:val="none" w:sz="0" w:space="0" w:color="auto"/>
            <w:left w:val="none" w:sz="0" w:space="0" w:color="auto"/>
            <w:bottom w:val="none" w:sz="0" w:space="0" w:color="auto"/>
            <w:right w:val="none" w:sz="0" w:space="0" w:color="auto"/>
          </w:divBdr>
        </w:div>
      </w:divsChild>
    </w:div>
    <w:div w:id="1835029614">
      <w:bodyDiv w:val="1"/>
      <w:marLeft w:val="0"/>
      <w:marRight w:val="0"/>
      <w:marTop w:val="0"/>
      <w:marBottom w:val="0"/>
      <w:divBdr>
        <w:top w:val="none" w:sz="0" w:space="0" w:color="auto"/>
        <w:left w:val="none" w:sz="0" w:space="0" w:color="auto"/>
        <w:bottom w:val="none" w:sz="0" w:space="0" w:color="auto"/>
        <w:right w:val="none" w:sz="0" w:space="0" w:color="auto"/>
      </w:divBdr>
    </w:div>
    <w:div w:id="1949316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microsoft.com/office/2007/relationships/diagramDrawing" Target="diagrams/drawing1.xml"/><Relationship Id="rId42" Type="http://schemas.openxmlformats.org/officeDocument/2006/relationships/diagramData" Target="diagrams/data6.xml"/><Relationship Id="rId47" Type="http://schemas.openxmlformats.org/officeDocument/2006/relationships/diagramData" Target="diagrams/data7.xml"/><Relationship Id="rId63" Type="http://schemas.openxmlformats.org/officeDocument/2006/relationships/diagramLayout" Target="diagrams/layout9.xml"/><Relationship Id="rId68" Type="http://schemas.openxmlformats.org/officeDocument/2006/relationships/image" Target="media/image10.png"/><Relationship Id="rId16" Type="http://schemas.openxmlformats.org/officeDocument/2006/relationships/footer" Target="footer1.xml"/><Relationship Id="rId11" Type="http://schemas.openxmlformats.org/officeDocument/2006/relationships/image" Target="media/image20.jpg"/><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diagramColors" Target="diagrams/colors6.xml"/><Relationship Id="rId53" Type="http://schemas.microsoft.com/office/2011/relationships/commentsExtended" Target="commentsExtended.xml"/><Relationship Id="rId58" Type="http://schemas.openxmlformats.org/officeDocument/2006/relationships/diagramLayout" Target="diagrams/layout8.xml"/><Relationship Id="rId66" Type="http://schemas.microsoft.com/office/2007/relationships/diagramDrawing" Target="diagrams/drawing9.xml"/><Relationship Id="rId74" Type="http://schemas.microsoft.com/office/2007/relationships/diagramDrawing" Target="diagrams/drawing10.xml"/><Relationship Id="rId5" Type="http://schemas.openxmlformats.org/officeDocument/2006/relationships/webSettings" Target="webSettings.xml"/><Relationship Id="rId61" Type="http://schemas.microsoft.com/office/2007/relationships/diagramDrawing" Target="diagrams/drawing8.xml"/><Relationship Id="rId19" Type="http://schemas.openxmlformats.org/officeDocument/2006/relationships/diagramQuickStyle" Target="diagrams/quickStyle1.xml"/><Relationship Id="rId14" Type="http://schemas.openxmlformats.org/officeDocument/2006/relationships/image" Target="media/image5.pn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diagramLayout" Target="diagrams/layout6.xml"/><Relationship Id="rId48" Type="http://schemas.openxmlformats.org/officeDocument/2006/relationships/diagramLayout" Target="diagrams/layout7.xml"/><Relationship Id="rId56" Type="http://schemas.openxmlformats.org/officeDocument/2006/relationships/image" Target="media/image8.png"/><Relationship Id="rId64" Type="http://schemas.openxmlformats.org/officeDocument/2006/relationships/diagramQuickStyle" Target="diagrams/quickStyle9.xml"/><Relationship Id="rId69" Type="http://schemas.openxmlformats.org/officeDocument/2006/relationships/image" Target="media/image11.WMF"/><Relationship Id="rId77" Type="http://schemas.openxmlformats.org/officeDocument/2006/relationships/theme" Target="theme/theme1.xml"/><Relationship Id="rId8" Type="http://schemas.openxmlformats.org/officeDocument/2006/relationships/image" Target="media/image1.png"/><Relationship Id="rId51" Type="http://schemas.microsoft.com/office/2007/relationships/diagramDrawing" Target="diagrams/drawing7.xml"/><Relationship Id="rId72" Type="http://schemas.openxmlformats.org/officeDocument/2006/relationships/diagramQuickStyle" Target="diagrams/quickStyle10.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microsoft.com/office/2007/relationships/diagramDrawing" Target="diagrams/drawing6.xml"/><Relationship Id="rId59" Type="http://schemas.openxmlformats.org/officeDocument/2006/relationships/diagramQuickStyle" Target="diagrams/quickStyle8.xml"/><Relationship Id="rId67" Type="http://schemas.openxmlformats.org/officeDocument/2006/relationships/image" Target="media/image9.png"/><Relationship Id="rId20" Type="http://schemas.openxmlformats.org/officeDocument/2006/relationships/diagramColors" Target="diagrams/colors1.xml"/><Relationship Id="rId41" Type="http://schemas.microsoft.com/office/2007/relationships/diagramDrawing" Target="diagrams/drawing5.xml"/><Relationship Id="rId54" Type="http://schemas.microsoft.com/office/2016/09/relationships/commentsIds" Target="commentsIds.xml"/><Relationship Id="rId62" Type="http://schemas.openxmlformats.org/officeDocument/2006/relationships/diagramData" Target="diagrams/data9.xml"/><Relationship Id="rId70" Type="http://schemas.openxmlformats.org/officeDocument/2006/relationships/diagramData" Target="diagrams/data10.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diagramQuickStyle" Target="diagrams/quickStyle7.xml"/><Relationship Id="rId57" Type="http://schemas.openxmlformats.org/officeDocument/2006/relationships/diagramData" Target="diagrams/data8.xml"/><Relationship Id="rId10" Type="http://schemas.openxmlformats.org/officeDocument/2006/relationships/image" Target="media/image11.png"/><Relationship Id="rId31" Type="http://schemas.microsoft.com/office/2007/relationships/diagramDrawing" Target="diagrams/drawing3.xml"/><Relationship Id="rId44" Type="http://schemas.openxmlformats.org/officeDocument/2006/relationships/diagramQuickStyle" Target="diagrams/quickStyle6.xml"/><Relationship Id="rId52" Type="http://schemas.openxmlformats.org/officeDocument/2006/relationships/comments" Target="comments.xml"/><Relationship Id="rId60" Type="http://schemas.openxmlformats.org/officeDocument/2006/relationships/diagramColors" Target="diagrams/colors8.xml"/><Relationship Id="rId65" Type="http://schemas.openxmlformats.org/officeDocument/2006/relationships/diagramColors" Target="diagrams/colors9.xml"/><Relationship Id="rId73" Type="http://schemas.openxmlformats.org/officeDocument/2006/relationships/diagramColors" Target="diagrams/colors10.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diagramLayout" Target="diagrams/layout1.xml"/><Relationship Id="rId39" Type="http://schemas.openxmlformats.org/officeDocument/2006/relationships/diagramQuickStyle" Target="diagrams/quickStyle5.xml"/><Relationship Id="rId34" Type="http://schemas.openxmlformats.org/officeDocument/2006/relationships/diagramQuickStyle" Target="diagrams/quickStyle4.xml"/><Relationship Id="rId50" Type="http://schemas.openxmlformats.org/officeDocument/2006/relationships/diagramColors" Target="diagrams/colors7.xml"/><Relationship Id="rId55" Type="http://schemas.microsoft.com/office/2018/08/relationships/commentsExtensible" Target="commentsExtensible.xm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diagramLayout" Target="diagrams/layout10.xml"/><Relationship Id="rId2" Type="http://schemas.openxmlformats.org/officeDocument/2006/relationships/numbering" Target="numbering.xml"/><Relationship Id="rId29" Type="http://schemas.openxmlformats.org/officeDocument/2006/relationships/diagramQuickStyle" Target="diagrams/quickStyle3.xml"/></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70.jpe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20.jp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67C307-194B-45B8-81D2-94F0FE630288}" type="doc">
      <dgm:prSet loTypeId="urn:microsoft.com/office/officeart/2005/8/layout/list1" loCatId="list" qsTypeId="urn:microsoft.com/office/officeart/2005/8/quickstyle/simple4" qsCatId="simple" csTypeId="urn:microsoft.com/office/officeart/2005/8/colors/colorful5" csCatId="colorful" phldr="1"/>
      <dgm:spPr/>
      <dgm:t>
        <a:bodyPr/>
        <a:lstStyle/>
        <a:p>
          <a:endParaRPr lang="fr-FR"/>
        </a:p>
      </dgm:t>
    </dgm:pt>
    <dgm:pt modelId="{B3B4B09D-58B3-456A-9CB9-E2A362C11205}">
      <dgm:prSet phldrT="[Texte]" custT="1"/>
      <dgm:spPr/>
      <dgm:t>
        <a:bodyPr/>
        <a:lstStyle/>
        <a:p>
          <a:pPr>
            <a:buNone/>
          </a:pPr>
          <a:r>
            <a:rPr lang="fr-FR" sz="1600" b="1" i="1">
              <a:latin typeface="Candara" panose="020E0502030303020204" pitchFamily="34" charset="0"/>
            </a:rPr>
            <a:t>ENJEUX STRATÉGIQUES</a:t>
          </a:r>
          <a:endParaRPr lang="fr-FR" sz="1600">
            <a:latin typeface="Candara" panose="020E0502030303020204" pitchFamily="34" charset="0"/>
          </a:endParaRPr>
        </a:p>
      </dgm:t>
    </dgm:pt>
    <dgm:pt modelId="{7EA42DF1-5E14-459F-8F76-E106EED9EF67}" type="parTrans" cxnId="{BF644DA7-69ED-4B7A-B964-87A0AA3903D7}">
      <dgm:prSet/>
      <dgm:spPr/>
      <dgm:t>
        <a:bodyPr/>
        <a:lstStyle/>
        <a:p>
          <a:endParaRPr lang="fr-FR" sz="1200">
            <a:latin typeface="Candara" panose="020E0502030303020204" pitchFamily="34" charset="0"/>
          </a:endParaRPr>
        </a:p>
      </dgm:t>
    </dgm:pt>
    <dgm:pt modelId="{98AFC456-BE2B-4C48-B42B-6C436BBB6AA2}" type="sibTrans" cxnId="{BF644DA7-69ED-4B7A-B964-87A0AA3903D7}">
      <dgm:prSet/>
      <dgm:spPr/>
      <dgm:t>
        <a:bodyPr/>
        <a:lstStyle/>
        <a:p>
          <a:endParaRPr lang="fr-FR" sz="1200">
            <a:latin typeface="Candara" panose="020E0502030303020204" pitchFamily="34" charset="0"/>
          </a:endParaRPr>
        </a:p>
      </dgm:t>
    </dgm:pt>
    <dgm:pt modelId="{C6C6E724-C9CD-408D-BEBB-A485B225F472}">
      <dgm:prSet phldrT="[Texte]" custT="1"/>
      <dgm:spPr/>
      <dgm:t>
        <a:bodyPr/>
        <a:lstStyle/>
        <a:p>
          <a:pPr>
            <a:buNone/>
          </a:pPr>
          <a:r>
            <a:rPr lang="fr-FR" sz="1600" b="1" i="1">
              <a:latin typeface="Candara" panose="020E0502030303020204" pitchFamily="34" charset="0"/>
            </a:rPr>
            <a:t>ENJEUX OPÉRATIONNELS</a:t>
          </a:r>
          <a:endParaRPr lang="fr-FR" sz="1600">
            <a:latin typeface="Candara" panose="020E0502030303020204" pitchFamily="34" charset="0"/>
          </a:endParaRPr>
        </a:p>
      </dgm:t>
    </dgm:pt>
    <dgm:pt modelId="{13FF1E75-85BB-4004-922B-3ED9D53F6493}" type="parTrans" cxnId="{C48DEA3D-1587-4B32-B95D-0B0DC9985A55}">
      <dgm:prSet/>
      <dgm:spPr/>
      <dgm:t>
        <a:bodyPr/>
        <a:lstStyle/>
        <a:p>
          <a:endParaRPr lang="fr-FR" sz="1200">
            <a:latin typeface="Candara" panose="020E0502030303020204" pitchFamily="34" charset="0"/>
          </a:endParaRPr>
        </a:p>
      </dgm:t>
    </dgm:pt>
    <dgm:pt modelId="{D1DC7803-0864-4B06-BF71-A91E26646A12}" type="sibTrans" cxnId="{C48DEA3D-1587-4B32-B95D-0B0DC9985A55}">
      <dgm:prSet/>
      <dgm:spPr/>
      <dgm:t>
        <a:bodyPr/>
        <a:lstStyle/>
        <a:p>
          <a:endParaRPr lang="fr-FR" sz="1200">
            <a:latin typeface="Candara" panose="020E0502030303020204" pitchFamily="34" charset="0"/>
          </a:endParaRPr>
        </a:p>
      </dgm:t>
    </dgm:pt>
    <dgm:pt modelId="{DAE24E39-86A7-416C-BDB0-1CF714D65291}">
      <dgm:prSet phldrT="[Texte]" custT="1"/>
      <dgm:spPr/>
      <dgm:t>
        <a:bodyPr/>
        <a:lstStyle/>
        <a:p>
          <a:pPr>
            <a:buNone/>
          </a:pPr>
          <a:r>
            <a:rPr lang="fr-FR" sz="1600" b="1" i="1">
              <a:latin typeface="Candara" panose="020E0502030303020204" pitchFamily="34" charset="0"/>
            </a:rPr>
            <a:t>ENJEUX TECHNOLOGIQUES</a:t>
          </a:r>
        </a:p>
      </dgm:t>
    </dgm:pt>
    <dgm:pt modelId="{EEB981C3-7BD6-4902-9B20-3ECF0122BC0E}" type="parTrans" cxnId="{6B6455DD-57B7-4C0E-898B-609CA7BE92FB}">
      <dgm:prSet/>
      <dgm:spPr/>
      <dgm:t>
        <a:bodyPr/>
        <a:lstStyle/>
        <a:p>
          <a:endParaRPr lang="fr-FR" sz="1200">
            <a:latin typeface="Candara" panose="020E0502030303020204" pitchFamily="34" charset="0"/>
          </a:endParaRPr>
        </a:p>
      </dgm:t>
    </dgm:pt>
    <dgm:pt modelId="{D5EBCED9-DBEF-451F-8B55-A7EA7C3E2A70}" type="sibTrans" cxnId="{6B6455DD-57B7-4C0E-898B-609CA7BE92FB}">
      <dgm:prSet/>
      <dgm:spPr/>
      <dgm:t>
        <a:bodyPr/>
        <a:lstStyle/>
        <a:p>
          <a:endParaRPr lang="fr-FR" sz="1200">
            <a:latin typeface="Candara" panose="020E0502030303020204" pitchFamily="34" charset="0"/>
          </a:endParaRPr>
        </a:p>
      </dgm:t>
    </dgm:pt>
    <dgm:pt modelId="{A46B9AC1-E575-4D55-882C-E9E53E8A9C2B}">
      <dgm:prSet custT="1"/>
      <dgm:spPr/>
      <dgm:t>
        <a:bodyPr/>
        <a:lstStyle/>
        <a:p>
          <a:r>
            <a:rPr lang="fr-FR" sz="1200" b="1">
              <a:latin typeface="Candara" panose="020E0502030303020204" pitchFamily="34" charset="0"/>
            </a:rPr>
            <a:t> Renforcer la performance financière de l’entreprise</a:t>
          </a:r>
          <a:r>
            <a:rPr lang="fr-FR" sz="1200">
              <a:latin typeface="Candara" panose="020E0502030303020204" pitchFamily="34" charset="0"/>
            </a:rPr>
            <a:t> en optimisant le recouvrement et la maîtrise des recettes ;</a:t>
          </a:r>
        </a:p>
      </dgm:t>
    </dgm:pt>
    <dgm:pt modelId="{C1FB732A-320F-4B58-AAA0-3679F07E3032}" type="parTrans" cxnId="{4341072F-78E7-4663-8E46-A5BCB33B770E}">
      <dgm:prSet/>
      <dgm:spPr/>
      <dgm:t>
        <a:bodyPr/>
        <a:lstStyle/>
        <a:p>
          <a:endParaRPr lang="fr-FR" sz="1200">
            <a:latin typeface="Candara" panose="020E0502030303020204" pitchFamily="34" charset="0"/>
          </a:endParaRPr>
        </a:p>
      </dgm:t>
    </dgm:pt>
    <dgm:pt modelId="{1CBED37C-BE2D-4C7C-8DDC-8B639AAF9854}" type="sibTrans" cxnId="{4341072F-78E7-4663-8E46-A5BCB33B770E}">
      <dgm:prSet/>
      <dgm:spPr/>
      <dgm:t>
        <a:bodyPr/>
        <a:lstStyle/>
        <a:p>
          <a:endParaRPr lang="fr-FR" sz="1200">
            <a:latin typeface="Candara" panose="020E0502030303020204" pitchFamily="34" charset="0"/>
          </a:endParaRPr>
        </a:p>
      </dgm:t>
    </dgm:pt>
    <dgm:pt modelId="{3DD43121-7E53-4569-AB9D-438B3C682F92}">
      <dgm:prSet custT="1"/>
      <dgm:spPr/>
      <dgm:t>
        <a:bodyPr/>
        <a:lstStyle/>
        <a:p>
          <a:r>
            <a:rPr lang="fr-FR" sz="1200" b="1">
              <a:latin typeface="Candara" panose="020E0502030303020204" pitchFamily="34" charset="0"/>
            </a:rPr>
            <a:t> Améliorer la qualité du service rendu aux usagers</a:t>
          </a:r>
          <a:r>
            <a:rPr lang="fr-FR" sz="1200">
              <a:latin typeface="Candara" panose="020E0502030303020204" pitchFamily="34" charset="0"/>
            </a:rPr>
            <a:t> en garantissant une facturation fiable, transparente et rapide ;</a:t>
          </a:r>
        </a:p>
      </dgm:t>
    </dgm:pt>
    <dgm:pt modelId="{7DCEC007-4719-49A6-B927-E81E41303934}" type="parTrans" cxnId="{E18CCB02-9F88-4F4F-888B-66DDDBE46FE0}">
      <dgm:prSet/>
      <dgm:spPr/>
      <dgm:t>
        <a:bodyPr/>
        <a:lstStyle/>
        <a:p>
          <a:endParaRPr lang="fr-FR" sz="1200">
            <a:latin typeface="Candara" panose="020E0502030303020204" pitchFamily="34" charset="0"/>
          </a:endParaRPr>
        </a:p>
      </dgm:t>
    </dgm:pt>
    <dgm:pt modelId="{F98CC67C-DD42-4006-ACC4-9CC5E4061AF4}" type="sibTrans" cxnId="{E18CCB02-9F88-4F4F-888B-66DDDBE46FE0}">
      <dgm:prSet/>
      <dgm:spPr/>
      <dgm:t>
        <a:bodyPr/>
        <a:lstStyle/>
        <a:p>
          <a:endParaRPr lang="fr-FR" sz="1200">
            <a:latin typeface="Candara" panose="020E0502030303020204" pitchFamily="34" charset="0"/>
          </a:endParaRPr>
        </a:p>
      </dgm:t>
    </dgm:pt>
    <dgm:pt modelId="{907C239E-E689-4CF4-B447-A0BBFC765336}">
      <dgm:prSet custT="1"/>
      <dgm:spPr/>
      <dgm:t>
        <a:bodyPr/>
        <a:lstStyle/>
        <a:p>
          <a:r>
            <a:rPr lang="fr-FR" sz="1200" b="1">
              <a:latin typeface="Candara" panose="020E0502030303020204" pitchFamily="34" charset="0"/>
            </a:rPr>
            <a:t> Moderniser le système d’information</a:t>
          </a:r>
          <a:r>
            <a:rPr lang="fr-FR" sz="1200">
              <a:latin typeface="Candara" panose="020E0502030303020204" pitchFamily="34" charset="0"/>
            </a:rPr>
            <a:t> pour soutenir la vision du Top-Management et les priorités de développement durable.</a:t>
          </a:r>
        </a:p>
      </dgm:t>
    </dgm:pt>
    <dgm:pt modelId="{426D6B48-B42E-4387-902F-61C813814A30}" type="parTrans" cxnId="{77349C7F-CC4A-43FD-9F37-74359FE901FE}">
      <dgm:prSet/>
      <dgm:spPr/>
      <dgm:t>
        <a:bodyPr/>
        <a:lstStyle/>
        <a:p>
          <a:endParaRPr lang="fr-FR" sz="1200">
            <a:latin typeface="Candara" panose="020E0502030303020204" pitchFamily="34" charset="0"/>
          </a:endParaRPr>
        </a:p>
      </dgm:t>
    </dgm:pt>
    <dgm:pt modelId="{2FAD662B-3DD7-47F8-8A50-F40A97017743}" type="sibTrans" cxnId="{77349C7F-CC4A-43FD-9F37-74359FE901FE}">
      <dgm:prSet/>
      <dgm:spPr/>
      <dgm:t>
        <a:bodyPr/>
        <a:lstStyle/>
        <a:p>
          <a:endParaRPr lang="fr-FR" sz="1200">
            <a:latin typeface="Candara" panose="020E0502030303020204" pitchFamily="34" charset="0"/>
          </a:endParaRPr>
        </a:p>
      </dgm:t>
    </dgm:pt>
    <dgm:pt modelId="{68588378-D1D4-4213-AFCF-1F4D901FFD23}">
      <dgm:prSet custT="1"/>
      <dgm:spPr/>
      <dgm:t>
        <a:bodyPr/>
        <a:lstStyle/>
        <a:p>
          <a:r>
            <a:rPr lang="fr-FR" sz="1200" b="1">
              <a:latin typeface="Candara" panose="020E0502030303020204" pitchFamily="34" charset="0"/>
            </a:rPr>
            <a:t> Fluidifier et automatiser les processus commerciaux</a:t>
          </a:r>
          <a:r>
            <a:rPr lang="fr-FR" sz="1200">
              <a:latin typeface="Candara" panose="020E0502030303020204" pitchFamily="34" charset="0"/>
            </a:rPr>
            <a:t> : gestion des contrats, dossiers clients, facturation, recouvrement et suivi des stocks ;</a:t>
          </a:r>
        </a:p>
      </dgm:t>
    </dgm:pt>
    <dgm:pt modelId="{8262B77C-90E1-41CA-A9E1-2EE663402F33}" type="parTrans" cxnId="{1E2E7DC7-2508-4BAA-8BB7-B88895258DA8}">
      <dgm:prSet/>
      <dgm:spPr/>
      <dgm:t>
        <a:bodyPr/>
        <a:lstStyle/>
        <a:p>
          <a:endParaRPr lang="fr-FR" sz="1200">
            <a:latin typeface="Candara" panose="020E0502030303020204" pitchFamily="34" charset="0"/>
          </a:endParaRPr>
        </a:p>
      </dgm:t>
    </dgm:pt>
    <dgm:pt modelId="{BEAE63BA-ECD6-43D0-B557-BC22ECFB6B5C}" type="sibTrans" cxnId="{1E2E7DC7-2508-4BAA-8BB7-B88895258DA8}">
      <dgm:prSet/>
      <dgm:spPr/>
      <dgm:t>
        <a:bodyPr/>
        <a:lstStyle/>
        <a:p>
          <a:endParaRPr lang="fr-FR" sz="1200">
            <a:latin typeface="Candara" panose="020E0502030303020204" pitchFamily="34" charset="0"/>
          </a:endParaRPr>
        </a:p>
      </dgm:t>
    </dgm:pt>
    <dgm:pt modelId="{E824029B-4AC7-49CC-8824-D07CF1D5EB65}">
      <dgm:prSet custT="1"/>
      <dgm:spPr/>
      <dgm:t>
        <a:bodyPr/>
        <a:lstStyle/>
        <a:p>
          <a:r>
            <a:rPr lang="fr-FR" sz="1200">
              <a:latin typeface="Candara" panose="020E0502030303020204" pitchFamily="34" charset="0"/>
            </a:rPr>
            <a:t> </a:t>
          </a:r>
          <a:r>
            <a:rPr lang="fr-FR" sz="1200" b="1">
              <a:latin typeface="Candara" panose="020E0502030303020204" pitchFamily="34" charset="0"/>
            </a:rPr>
            <a:t>Assurer la continuité et la sécurité des opérations</a:t>
          </a:r>
          <a:r>
            <a:rPr lang="fr-FR" sz="1200">
              <a:latin typeface="Candara" panose="020E0502030303020204" pitchFamily="34" charset="0"/>
            </a:rPr>
            <a:t> sur l’ensemble du territoire national, même en cas d’incidents ou d’intégration de nouvelles fonctionnalités ;</a:t>
          </a:r>
        </a:p>
      </dgm:t>
    </dgm:pt>
    <dgm:pt modelId="{61EC04F9-AECE-4565-8E19-5653CE170BEE}" type="parTrans" cxnId="{9F94215F-7AB4-4F2C-9219-FC31535E3439}">
      <dgm:prSet/>
      <dgm:spPr/>
      <dgm:t>
        <a:bodyPr/>
        <a:lstStyle/>
        <a:p>
          <a:endParaRPr lang="fr-FR" sz="1200">
            <a:latin typeface="Candara" panose="020E0502030303020204" pitchFamily="34" charset="0"/>
          </a:endParaRPr>
        </a:p>
      </dgm:t>
    </dgm:pt>
    <dgm:pt modelId="{EEFE8B58-995D-4753-B61A-6C31A65BA54C}" type="sibTrans" cxnId="{9F94215F-7AB4-4F2C-9219-FC31535E3439}">
      <dgm:prSet/>
      <dgm:spPr/>
      <dgm:t>
        <a:bodyPr/>
        <a:lstStyle/>
        <a:p>
          <a:endParaRPr lang="fr-FR" sz="1200">
            <a:latin typeface="Candara" panose="020E0502030303020204" pitchFamily="34" charset="0"/>
          </a:endParaRPr>
        </a:p>
      </dgm:t>
    </dgm:pt>
    <dgm:pt modelId="{5DE5C72E-4759-4776-9202-A6233713E003}">
      <dgm:prSet custT="1"/>
      <dgm:spPr/>
      <dgm:t>
        <a:bodyPr/>
        <a:lstStyle/>
        <a:p>
          <a:r>
            <a:rPr lang="fr-FR" sz="1200">
              <a:latin typeface="Candara" panose="020E0502030303020204" pitchFamily="34" charset="0"/>
            </a:rPr>
            <a:t> </a:t>
          </a:r>
          <a:r>
            <a:rPr lang="fr-FR" sz="1200" b="1">
              <a:latin typeface="Candara" panose="020E0502030303020204" pitchFamily="34" charset="0"/>
            </a:rPr>
            <a:t>Faciliter le pilotage et le suivi des activités</a:t>
          </a:r>
          <a:r>
            <a:rPr lang="fr-FR" sz="1200">
              <a:latin typeface="Candara" panose="020E0502030303020204" pitchFamily="34" charset="0"/>
            </a:rPr>
            <a:t> grâce à des outils de reporting et de contrôle adaptés</a:t>
          </a:r>
        </a:p>
      </dgm:t>
    </dgm:pt>
    <dgm:pt modelId="{4A5D5FDE-5C08-4637-A4C1-64410B6185E5}" type="parTrans" cxnId="{CF0A5DC6-532D-4D2C-AE1E-42980A0F1EFE}">
      <dgm:prSet/>
      <dgm:spPr/>
      <dgm:t>
        <a:bodyPr/>
        <a:lstStyle/>
        <a:p>
          <a:endParaRPr lang="fr-FR" sz="1200">
            <a:latin typeface="Candara" panose="020E0502030303020204" pitchFamily="34" charset="0"/>
          </a:endParaRPr>
        </a:p>
      </dgm:t>
    </dgm:pt>
    <dgm:pt modelId="{99E7BBFC-F53E-47C4-B18D-DCD75ADB2B99}" type="sibTrans" cxnId="{CF0A5DC6-532D-4D2C-AE1E-42980A0F1EFE}">
      <dgm:prSet/>
      <dgm:spPr/>
      <dgm:t>
        <a:bodyPr/>
        <a:lstStyle/>
        <a:p>
          <a:endParaRPr lang="fr-FR" sz="1200">
            <a:latin typeface="Candara" panose="020E0502030303020204" pitchFamily="34" charset="0"/>
          </a:endParaRPr>
        </a:p>
      </dgm:t>
    </dgm:pt>
    <dgm:pt modelId="{E429C8F0-2C81-48EB-A839-775F4504C424}">
      <dgm:prSet custT="1"/>
      <dgm:spPr/>
      <dgm:t>
        <a:bodyPr/>
        <a:lstStyle/>
        <a:p>
          <a:r>
            <a:rPr lang="fr-FR" sz="1200">
              <a:latin typeface="Candara" panose="020E0502030303020204" pitchFamily="34" charset="0"/>
            </a:rPr>
            <a:t> </a:t>
          </a:r>
          <a:r>
            <a:rPr lang="fr-FR" sz="1200" b="1">
              <a:latin typeface="Candara" panose="020E0502030303020204" pitchFamily="34" charset="0"/>
            </a:rPr>
            <a:t>Interopérabilité et intégration avec les systèmes existants</a:t>
          </a:r>
          <a:r>
            <a:rPr lang="fr-FR" sz="1200">
              <a:latin typeface="Candara" panose="020E0502030303020204" pitchFamily="34" charset="0"/>
            </a:rPr>
            <a:t> : télé relève, géo référencement et plateforme PAYWATER ;</a:t>
          </a:r>
        </a:p>
      </dgm:t>
    </dgm:pt>
    <dgm:pt modelId="{DBD5B174-841B-48CB-AA4E-E085441469F3}" type="parTrans" cxnId="{04B9EA62-E1C0-489C-891B-0C596580010C}">
      <dgm:prSet/>
      <dgm:spPr/>
      <dgm:t>
        <a:bodyPr/>
        <a:lstStyle/>
        <a:p>
          <a:endParaRPr lang="fr-FR" sz="1200">
            <a:latin typeface="Candara" panose="020E0502030303020204" pitchFamily="34" charset="0"/>
          </a:endParaRPr>
        </a:p>
      </dgm:t>
    </dgm:pt>
    <dgm:pt modelId="{6E364100-9ED2-4164-A191-A751D723E250}" type="sibTrans" cxnId="{04B9EA62-E1C0-489C-891B-0C596580010C}">
      <dgm:prSet/>
      <dgm:spPr/>
      <dgm:t>
        <a:bodyPr/>
        <a:lstStyle/>
        <a:p>
          <a:endParaRPr lang="fr-FR" sz="1200">
            <a:latin typeface="Candara" panose="020E0502030303020204" pitchFamily="34" charset="0"/>
          </a:endParaRPr>
        </a:p>
      </dgm:t>
    </dgm:pt>
    <dgm:pt modelId="{C12C4A7E-9CFC-457A-9949-DC78D7D3723A}">
      <dgm:prSet custT="1"/>
      <dgm:spPr/>
      <dgm:t>
        <a:bodyPr/>
        <a:lstStyle/>
        <a:p>
          <a:r>
            <a:rPr lang="fr-FR" sz="1200">
              <a:latin typeface="Candara" panose="020E0502030303020204" pitchFamily="34" charset="0"/>
            </a:rPr>
            <a:t> </a:t>
          </a:r>
          <a:r>
            <a:rPr lang="fr-FR" sz="1200" b="1">
              <a:latin typeface="Candara" panose="020E0502030303020204" pitchFamily="34" charset="0"/>
            </a:rPr>
            <a:t>Sécurité et fiabilité des données</a:t>
          </a:r>
          <a:r>
            <a:rPr lang="fr-FR" sz="1200">
              <a:latin typeface="Candara" panose="020E0502030303020204" pitchFamily="34" charset="0"/>
            </a:rPr>
            <a:t> : protection des informations clients, traçabilité des opérations et conformité aux standards SI ;</a:t>
          </a:r>
        </a:p>
      </dgm:t>
    </dgm:pt>
    <dgm:pt modelId="{67CC3861-5302-4A00-B240-8AC6AC148E2C}" type="parTrans" cxnId="{3B78D0A1-83FE-40B1-AF2C-95FE9AE87395}">
      <dgm:prSet/>
      <dgm:spPr/>
      <dgm:t>
        <a:bodyPr/>
        <a:lstStyle/>
        <a:p>
          <a:endParaRPr lang="fr-FR" sz="1200">
            <a:latin typeface="Candara" panose="020E0502030303020204" pitchFamily="34" charset="0"/>
          </a:endParaRPr>
        </a:p>
      </dgm:t>
    </dgm:pt>
    <dgm:pt modelId="{CC7862F0-971F-4C16-A81C-B5B0EF9B05F7}" type="sibTrans" cxnId="{3B78D0A1-83FE-40B1-AF2C-95FE9AE87395}">
      <dgm:prSet/>
      <dgm:spPr/>
      <dgm:t>
        <a:bodyPr/>
        <a:lstStyle/>
        <a:p>
          <a:endParaRPr lang="fr-FR" sz="1200">
            <a:latin typeface="Candara" panose="020E0502030303020204" pitchFamily="34" charset="0"/>
          </a:endParaRPr>
        </a:p>
      </dgm:t>
    </dgm:pt>
    <dgm:pt modelId="{E47C10B7-C81B-49FA-A22C-AE71840B8F88}">
      <dgm:prSet custT="1"/>
      <dgm:spPr/>
      <dgm:t>
        <a:bodyPr/>
        <a:lstStyle/>
        <a:p>
          <a:r>
            <a:rPr lang="fr-FR" sz="1200">
              <a:latin typeface="Candara" panose="020E0502030303020204" pitchFamily="34" charset="0"/>
            </a:rPr>
            <a:t> </a:t>
          </a:r>
          <a:r>
            <a:rPr lang="fr-FR" sz="1200" b="1">
              <a:latin typeface="Candara" panose="020E0502030303020204" pitchFamily="34" charset="0"/>
            </a:rPr>
            <a:t>Pérennisation et évolutivité de la solution</a:t>
          </a:r>
          <a:r>
            <a:rPr lang="fr-FR" sz="1200">
              <a:latin typeface="Candara" panose="020E0502030303020204" pitchFamily="34" charset="0"/>
            </a:rPr>
            <a:t> pour permettre des évolutions futures et l’ajout de nouveaux services digitaux.</a:t>
          </a:r>
        </a:p>
      </dgm:t>
    </dgm:pt>
    <dgm:pt modelId="{134F5CD8-C4F2-488C-9055-B5933187F7F6}" type="parTrans" cxnId="{6753DD03-343F-4655-BE43-23A589C41126}">
      <dgm:prSet/>
      <dgm:spPr/>
      <dgm:t>
        <a:bodyPr/>
        <a:lstStyle/>
        <a:p>
          <a:endParaRPr lang="fr-FR" sz="1200">
            <a:latin typeface="Candara" panose="020E0502030303020204" pitchFamily="34" charset="0"/>
          </a:endParaRPr>
        </a:p>
      </dgm:t>
    </dgm:pt>
    <dgm:pt modelId="{DFC39913-6C9B-4399-982E-F07893619023}" type="sibTrans" cxnId="{6753DD03-343F-4655-BE43-23A589C41126}">
      <dgm:prSet/>
      <dgm:spPr/>
      <dgm:t>
        <a:bodyPr/>
        <a:lstStyle/>
        <a:p>
          <a:endParaRPr lang="fr-FR" sz="1200">
            <a:latin typeface="Candara" panose="020E0502030303020204" pitchFamily="34" charset="0"/>
          </a:endParaRPr>
        </a:p>
      </dgm:t>
    </dgm:pt>
    <dgm:pt modelId="{530C1599-33C1-4D0B-BD89-5CD580A2FF6F}" type="pres">
      <dgm:prSet presAssocID="{0667C307-194B-45B8-81D2-94F0FE630288}" presName="linear" presStyleCnt="0">
        <dgm:presLayoutVars>
          <dgm:dir/>
          <dgm:animLvl val="lvl"/>
          <dgm:resizeHandles val="exact"/>
        </dgm:presLayoutVars>
      </dgm:prSet>
      <dgm:spPr/>
    </dgm:pt>
    <dgm:pt modelId="{E1E0BACA-F22F-482C-A679-6362076C7FB3}" type="pres">
      <dgm:prSet presAssocID="{B3B4B09D-58B3-456A-9CB9-E2A362C11205}" presName="parentLin" presStyleCnt="0"/>
      <dgm:spPr/>
    </dgm:pt>
    <dgm:pt modelId="{7691F195-9C3A-4A69-9AD8-F06370901FD3}" type="pres">
      <dgm:prSet presAssocID="{B3B4B09D-58B3-456A-9CB9-E2A362C11205}" presName="parentLeftMargin" presStyleLbl="node1" presStyleIdx="0" presStyleCnt="3"/>
      <dgm:spPr/>
    </dgm:pt>
    <dgm:pt modelId="{3D1FF8B7-0549-4382-A2E0-7DBE40B3366C}" type="pres">
      <dgm:prSet presAssocID="{B3B4B09D-58B3-456A-9CB9-E2A362C11205}" presName="parentText" presStyleLbl="node1" presStyleIdx="0" presStyleCnt="3">
        <dgm:presLayoutVars>
          <dgm:chMax val="0"/>
          <dgm:bulletEnabled val="1"/>
        </dgm:presLayoutVars>
      </dgm:prSet>
      <dgm:spPr/>
    </dgm:pt>
    <dgm:pt modelId="{00E249AB-75F0-457F-AEFF-02E8AB7265E7}" type="pres">
      <dgm:prSet presAssocID="{B3B4B09D-58B3-456A-9CB9-E2A362C11205}" presName="negativeSpace" presStyleCnt="0"/>
      <dgm:spPr/>
    </dgm:pt>
    <dgm:pt modelId="{7CD0847F-3AB9-4008-B272-785D59ED6765}" type="pres">
      <dgm:prSet presAssocID="{B3B4B09D-58B3-456A-9CB9-E2A362C11205}" presName="childText" presStyleLbl="conFgAcc1" presStyleIdx="0" presStyleCnt="3">
        <dgm:presLayoutVars>
          <dgm:bulletEnabled val="1"/>
        </dgm:presLayoutVars>
      </dgm:prSet>
      <dgm:spPr/>
    </dgm:pt>
    <dgm:pt modelId="{8D43F64E-8A74-48C9-9E86-CDF8F002F436}" type="pres">
      <dgm:prSet presAssocID="{98AFC456-BE2B-4C48-B42B-6C436BBB6AA2}" presName="spaceBetweenRectangles" presStyleCnt="0"/>
      <dgm:spPr/>
    </dgm:pt>
    <dgm:pt modelId="{529266C3-7C3F-4575-92D3-1FC49DEA4E0F}" type="pres">
      <dgm:prSet presAssocID="{C6C6E724-C9CD-408D-BEBB-A485B225F472}" presName="parentLin" presStyleCnt="0"/>
      <dgm:spPr/>
    </dgm:pt>
    <dgm:pt modelId="{8E9EC824-6628-4098-8ACD-2663DE80EAF8}" type="pres">
      <dgm:prSet presAssocID="{C6C6E724-C9CD-408D-BEBB-A485B225F472}" presName="parentLeftMargin" presStyleLbl="node1" presStyleIdx="0" presStyleCnt="3"/>
      <dgm:spPr/>
    </dgm:pt>
    <dgm:pt modelId="{6CABEC1D-E11D-495B-8277-6E058332B898}" type="pres">
      <dgm:prSet presAssocID="{C6C6E724-C9CD-408D-BEBB-A485B225F472}" presName="parentText" presStyleLbl="node1" presStyleIdx="1" presStyleCnt="3">
        <dgm:presLayoutVars>
          <dgm:chMax val="0"/>
          <dgm:bulletEnabled val="1"/>
        </dgm:presLayoutVars>
      </dgm:prSet>
      <dgm:spPr/>
    </dgm:pt>
    <dgm:pt modelId="{9CADCD3F-15C2-4EA2-80E5-1999103A991B}" type="pres">
      <dgm:prSet presAssocID="{C6C6E724-C9CD-408D-BEBB-A485B225F472}" presName="negativeSpace" presStyleCnt="0"/>
      <dgm:spPr/>
    </dgm:pt>
    <dgm:pt modelId="{D93DA582-BBD1-4318-A5CA-DBA8647A0409}" type="pres">
      <dgm:prSet presAssocID="{C6C6E724-C9CD-408D-BEBB-A485B225F472}" presName="childText" presStyleLbl="conFgAcc1" presStyleIdx="1" presStyleCnt="3">
        <dgm:presLayoutVars>
          <dgm:bulletEnabled val="1"/>
        </dgm:presLayoutVars>
      </dgm:prSet>
      <dgm:spPr/>
    </dgm:pt>
    <dgm:pt modelId="{837437C5-8958-4801-81AA-36B04A5C4377}" type="pres">
      <dgm:prSet presAssocID="{D1DC7803-0864-4B06-BF71-A91E26646A12}" presName="spaceBetweenRectangles" presStyleCnt="0"/>
      <dgm:spPr/>
    </dgm:pt>
    <dgm:pt modelId="{B14948A4-4473-4484-9563-D203E4BDFD9D}" type="pres">
      <dgm:prSet presAssocID="{DAE24E39-86A7-416C-BDB0-1CF714D65291}" presName="parentLin" presStyleCnt="0"/>
      <dgm:spPr/>
    </dgm:pt>
    <dgm:pt modelId="{41BE5318-8EBA-4240-B859-C54EB76841AE}" type="pres">
      <dgm:prSet presAssocID="{DAE24E39-86A7-416C-BDB0-1CF714D65291}" presName="parentLeftMargin" presStyleLbl="node1" presStyleIdx="1" presStyleCnt="3"/>
      <dgm:spPr/>
    </dgm:pt>
    <dgm:pt modelId="{C250EA38-A52E-48CC-AFB2-3C53B41D6A86}" type="pres">
      <dgm:prSet presAssocID="{DAE24E39-86A7-416C-BDB0-1CF714D65291}" presName="parentText" presStyleLbl="node1" presStyleIdx="2" presStyleCnt="3">
        <dgm:presLayoutVars>
          <dgm:chMax val="0"/>
          <dgm:bulletEnabled val="1"/>
        </dgm:presLayoutVars>
      </dgm:prSet>
      <dgm:spPr/>
    </dgm:pt>
    <dgm:pt modelId="{C77F6480-1341-4DFF-B061-D5CA39A649D6}" type="pres">
      <dgm:prSet presAssocID="{DAE24E39-86A7-416C-BDB0-1CF714D65291}" presName="negativeSpace" presStyleCnt="0"/>
      <dgm:spPr/>
    </dgm:pt>
    <dgm:pt modelId="{73FB1E96-F356-42EB-912D-06793947D0AD}" type="pres">
      <dgm:prSet presAssocID="{DAE24E39-86A7-416C-BDB0-1CF714D65291}" presName="childText" presStyleLbl="conFgAcc1" presStyleIdx="2" presStyleCnt="3">
        <dgm:presLayoutVars>
          <dgm:bulletEnabled val="1"/>
        </dgm:presLayoutVars>
      </dgm:prSet>
      <dgm:spPr/>
    </dgm:pt>
  </dgm:ptLst>
  <dgm:cxnLst>
    <dgm:cxn modelId="{E18CCB02-9F88-4F4F-888B-66DDDBE46FE0}" srcId="{B3B4B09D-58B3-456A-9CB9-E2A362C11205}" destId="{3DD43121-7E53-4569-AB9D-438B3C682F92}" srcOrd="1" destOrd="0" parTransId="{7DCEC007-4719-49A6-B927-E81E41303934}" sibTransId="{F98CC67C-DD42-4006-ACC4-9CC5E4061AF4}"/>
    <dgm:cxn modelId="{6753DD03-343F-4655-BE43-23A589C41126}" srcId="{DAE24E39-86A7-416C-BDB0-1CF714D65291}" destId="{E47C10B7-C81B-49FA-A22C-AE71840B8F88}" srcOrd="2" destOrd="0" parTransId="{134F5CD8-C4F2-488C-9055-B5933187F7F6}" sibTransId="{DFC39913-6C9B-4399-982E-F07893619023}"/>
    <dgm:cxn modelId="{85933018-3D73-43DA-B007-1712799F4453}" type="presOf" srcId="{B3B4B09D-58B3-456A-9CB9-E2A362C11205}" destId="{3D1FF8B7-0549-4382-A2E0-7DBE40B3366C}" srcOrd="1" destOrd="0" presId="urn:microsoft.com/office/officeart/2005/8/layout/list1"/>
    <dgm:cxn modelId="{26425F20-4288-4533-A6AC-DB646DA4BF71}" type="presOf" srcId="{C6C6E724-C9CD-408D-BEBB-A485B225F472}" destId="{6CABEC1D-E11D-495B-8277-6E058332B898}" srcOrd="1" destOrd="0" presId="urn:microsoft.com/office/officeart/2005/8/layout/list1"/>
    <dgm:cxn modelId="{EEDC1C23-A079-4D9F-A0A1-A8FAE5A964BA}" type="presOf" srcId="{0667C307-194B-45B8-81D2-94F0FE630288}" destId="{530C1599-33C1-4D0B-BD89-5CD580A2FF6F}" srcOrd="0" destOrd="0" presId="urn:microsoft.com/office/officeart/2005/8/layout/list1"/>
    <dgm:cxn modelId="{4341072F-78E7-4663-8E46-A5BCB33B770E}" srcId="{B3B4B09D-58B3-456A-9CB9-E2A362C11205}" destId="{A46B9AC1-E575-4D55-882C-E9E53E8A9C2B}" srcOrd="0" destOrd="0" parTransId="{C1FB732A-320F-4B58-AAA0-3679F07E3032}" sibTransId="{1CBED37C-BE2D-4C7C-8DDC-8B639AAF9854}"/>
    <dgm:cxn modelId="{67F56132-C7A7-4625-81CE-7B320419FDA0}" type="presOf" srcId="{5DE5C72E-4759-4776-9202-A6233713E003}" destId="{D93DA582-BBD1-4318-A5CA-DBA8647A0409}" srcOrd="0" destOrd="2" presId="urn:microsoft.com/office/officeart/2005/8/layout/list1"/>
    <dgm:cxn modelId="{579DC038-63DD-4955-9BE3-CBDEA9187607}" type="presOf" srcId="{C6C6E724-C9CD-408D-BEBB-A485B225F472}" destId="{8E9EC824-6628-4098-8ACD-2663DE80EAF8}" srcOrd="0" destOrd="0" presId="urn:microsoft.com/office/officeart/2005/8/layout/list1"/>
    <dgm:cxn modelId="{C48DEA3D-1587-4B32-B95D-0B0DC9985A55}" srcId="{0667C307-194B-45B8-81D2-94F0FE630288}" destId="{C6C6E724-C9CD-408D-BEBB-A485B225F472}" srcOrd="1" destOrd="0" parTransId="{13FF1E75-85BB-4004-922B-3ED9D53F6493}" sibTransId="{D1DC7803-0864-4B06-BF71-A91E26646A12}"/>
    <dgm:cxn modelId="{9F94215F-7AB4-4F2C-9219-FC31535E3439}" srcId="{C6C6E724-C9CD-408D-BEBB-A485B225F472}" destId="{E824029B-4AC7-49CC-8824-D07CF1D5EB65}" srcOrd="1" destOrd="0" parTransId="{61EC04F9-AECE-4565-8E19-5653CE170BEE}" sibTransId="{EEFE8B58-995D-4753-B61A-6C31A65BA54C}"/>
    <dgm:cxn modelId="{F66AC241-0236-4FA9-9CDA-78C92ED5DF28}" type="presOf" srcId="{907C239E-E689-4CF4-B447-A0BBFC765336}" destId="{7CD0847F-3AB9-4008-B272-785D59ED6765}" srcOrd="0" destOrd="2" presId="urn:microsoft.com/office/officeart/2005/8/layout/list1"/>
    <dgm:cxn modelId="{04B9EA62-E1C0-489C-891B-0C596580010C}" srcId="{DAE24E39-86A7-416C-BDB0-1CF714D65291}" destId="{E429C8F0-2C81-48EB-A839-775F4504C424}" srcOrd="0" destOrd="0" parTransId="{DBD5B174-841B-48CB-AA4E-E085441469F3}" sibTransId="{6E364100-9ED2-4164-A191-A751D723E250}"/>
    <dgm:cxn modelId="{13EA4449-517E-4F73-8A7E-69C889ECE51F}" type="presOf" srcId="{A46B9AC1-E575-4D55-882C-E9E53E8A9C2B}" destId="{7CD0847F-3AB9-4008-B272-785D59ED6765}" srcOrd="0" destOrd="0" presId="urn:microsoft.com/office/officeart/2005/8/layout/list1"/>
    <dgm:cxn modelId="{62A8744B-B8F3-45A0-8DD2-2D99AE71E951}" type="presOf" srcId="{E47C10B7-C81B-49FA-A22C-AE71840B8F88}" destId="{73FB1E96-F356-42EB-912D-06793947D0AD}" srcOrd="0" destOrd="2" presId="urn:microsoft.com/office/officeart/2005/8/layout/list1"/>
    <dgm:cxn modelId="{645D6F6F-DF9F-402D-9998-0D2E85A0C3FB}" type="presOf" srcId="{C12C4A7E-9CFC-457A-9949-DC78D7D3723A}" destId="{73FB1E96-F356-42EB-912D-06793947D0AD}" srcOrd="0" destOrd="1" presId="urn:microsoft.com/office/officeart/2005/8/layout/list1"/>
    <dgm:cxn modelId="{1A868C77-A6AA-4667-A455-C4F7C47DA6ED}" type="presOf" srcId="{3DD43121-7E53-4569-AB9D-438B3C682F92}" destId="{7CD0847F-3AB9-4008-B272-785D59ED6765}" srcOrd="0" destOrd="1" presId="urn:microsoft.com/office/officeart/2005/8/layout/list1"/>
    <dgm:cxn modelId="{D3F1AC59-9B7B-49A7-A805-7AE372784F6E}" type="presOf" srcId="{B3B4B09D-58B3-456A-9CB9-E2A362C11205}" destId="{7691F195-9C3A-4A69-9AD8-F06370901FD3}" srcOrd="0" destOrd="0" presId="urn:microsoft.com/office/officeart/2005/8/layout/list1"/>
    <dgm:cxn modelId="{77349C7F-CC4A-43FD-9F37-74359FE901FE}" srcId="{B3B4B09D-58B3-456A-9CB9-E2A362C11205}" destId="{907C239E-E689-4CF4-B447-A0BBFC765336}" srcOrd="2" destOrd="0" parTransId="{426D6B48-B42E-4387-902F-61C813814A30}" sibTransId="{2FAD662B-3DD7-47F8-8A50-F40A97017743}"/>
    <dgm:cxn modelId="{3B78D0A1-83FE-40B1-AF2C-95FE9AE87395}" srcId="{DAE24E39-86A7-416C-BDB0-1CF714D65291}" destId="{C12C4A7E-9CFC-457A-9949-DC78D7D3723A}" srcOrd="1" destOrd="0" parTransId="{67CC3861-5302-4A00-B240-8AC6AC148E2C}" sibTransId="{CC7862F0-971F-4C16-A81C-B5B0EF9B05F7}"/>
    <dgm:cxn modelId="{5F8EBCA5-057F-40E7-88C5-5DA79B26DF27}" type="presOf" srcId="{68588378-D1D4-4213-AFCF-1F4D901FFD23}" destId="{D93DA582-BBD1-4318-A5CA-DBA8647A0409}" srcOrd="0" destOrd="0" presId="urn:microsoft.com/office/officeart/2005/8/layout/list1"/>
    <dgm:cxn modelId="{BF644DA7-69ED-4B7A-B964-87A0AA3903D7}" srcId="{0667C307-194B-45B8-81D2-94F0FE630288}" destId="{B3B4B09D-58B3-456A-9CB9-E2A362C11205}" srcOrd="0" destOrd="0" parTransId="{7EA42DF1-5E14-459F-8F76-E106EED9EF67}" sibTransId="{98AFC456-BE2B-4C48-B42B-6C436BBB6AA2}"/>
    <dgm:cxn modelId="{5A8AA9BA-D28D-417B-BB1F-194E6BCF4056}" type="presOf" srcId="{E824029B-4AC7-49CC-8824-D07CF1D5EB65}" destId="{D93DA582-BBD1-4318-A5CA-DBA8647A0409}" srcOrd="0" destOrd="1" presId="urn:microsoft.com/office/officeart/2005/8/layout/list1"/>
    <dgm:cxn modelId="{CF0A5DC6-532D-4D2C-AE1E-42980A0F1EFE}" srcId="{C6C6E724-C9CD-408D-BEBB-A485B225F472}" destId="{5DE5C72E-4759-4776-9202-A6233713E003}" srcOrd="2" destOrd="0" parTransId="{4A5D5FDE-5C08-4637-A4C1-64410B6185E5}" sibTransId="{99E7BBFC-F53E-47C4-B18D-DCD75ADB2B99}"/>
    <dgm:cxn modelId="{1E2E7DC7-2508-4BAA-8BB7-B88895258DA8}" srcId="{C6C6E724-C9CD-408D-BEBB-A485B225F472}" destId="{68588378-D1D4-4213-AFCF-1F4D901FFD23}" srcOrd="0" destOrd="0" parTransId="{8262B77C-90E1-41CA-A9E1-2EE663402F33}" sibTransId="{BEAE63BA-ECD6-43D0-B557-BC22ECFB6B5C}"/>
    <dgm:cxn modelId="{B51DDAD8-0C62-4B8F-A44B-8A53D0D9A460}" type="presOf" srcId="{DAE24E39-86A7-416C-BDB0-1CF714D65291}" destId="{C250EA38-A52E-48CC-AFB2-3C53B41D6A86}" srcOrd="1" destOrd="0" presId="urn:microsoft.com/office/officeart/2005/8/layout/list1"/>
    <dgm:cxn modelId="{6B6455DD-57B7-4C0E-898B-609CA7BE92FB}" srcId="{0667C307-194B-45B8-81D2-94F0FE630288}" destId="{DAE24E39-86A7-416C-BDB0-1CF714D65291}" srcOrd="2" destOrd="0" parTransId="{EEB981C3-7BD6-4902-9B20-3ECF0122BC0E}" sibTransId="{D5EBCED9-DBEF-451F-8B55-A7EA7C3E2A70}"/>
    <dgm:cxn modelId="{3AD474E4-C8B6-4599-8D2E-E3A38C7E1DB6}" type="presOf" srcId="{E429C8F0-2C81-48EB-A839-775F4504C424}" destId="{73FB1E96-F356-42EB-912D-06793947D0AD}" srcOrd="0" destOrd="0" presId="urn:microsoft.com/office/officeart/2005/8/layout/list1"/>
    <dgm:cxn modelId="{FE93ABFB-668D-4DF1-807C-A6CEB8ECB01C}" type="presOf" srcId="{DAE24E39-86A7-416C-BDB0-1CF714D65291}" destId="{41BE5318-8EBA-4240-B859-C54EB76841AE}" srcOrd="0" destOrd="0" presId="urn:microsoft.com/office/officeart/2005/8/layout/list1"/>
    <dgm:cxn modelId="{4D6B21A2-16C3-49E2-8C81-C314429C1A28}" type="presParOf" srcId="{530C1599-33C1-4D0B-BD89-5CD580A2FF6F}" destId="{E1E0BACA-F22F-482C-A679-6362076C7FB3}" srcOrd="0" destOrd="0" presId="urn:microsoft.com/office/officeart/2005/8/layout/list1"/>
    <dgm:cxn modelId="{DD9FEB73-5167-4DEA-8A2D-4F4D6C8DFB2E}" type="presParOf" srcId="{E1E0BACA-F22F-482C-A679-6362076C7FB3}" destId="{7691F195-9C3A-4A69-9AD8-F06370901FD3}" srcOrd="0" destOrd="0" presId="urn:microsoft.com/office/officeart/2005/8/layout/list1"/>
    <dgm:cxn modelId="{7680DEA4-2609-43E5-BDA1-71E9C6BF4D0A}" type="presParOf" srcId="{E1E0BACA-F22F-482C-A679-6362076C7FB3}" destId="{3D1FF8B7-0549-4382-A2E0-7DBE40B3366C}" srcOrd="1" destOrd="0" presId="urn:microsoft.com/office/officeart/2005/8/layout/list1"/>
    <dgm:cxn modelId="{684E98AC-F60A-4ECD-A0C3-9330010E105D}" type="presParOf" srcId="{530C1599-33C1-4D0B-BD89-5CD580A2FF6F}" destId="{00E249AB-75F0-457F-AEFF-02E8AB7265E7}" srcOrd="1" destOrd="0" presId="urn:microsoft.com/office/officeart/2005/8/layout/list1"/>
    <dgm:cxn modelId="{E7C18534-7466-486D-B463-56D7AB3507FF}" type="presParOf" srcId="{530C1599-33C1-4D0B-BD89-5CD580A2FF6F}" destId="{7CD0847F-3AB9-4008-B272-785D59ED6765}" srcOrd="2" destOrd="0" presId="urn:microsoft.com/office/officeart/2005/8/layout/list1"/>
    <dgm:cxn modelId="{5F8A285D-9968-4C9E-AE24-46845D8723AB}" type="presParOf" srcId="{530C1599-33C1-4D0B-BD89-5CD580A2FF6F}" destId="{8D43F64E-8A74-48C9-9E86-CDF8F002F436}" srcOrd="3" destOrd="0" presId="urn:microsoft.com/office/officeart/2005/8/layout/list1"/>
    <dgm:cxn modelId="{C8C580AC-426F-4B7C-8C86-DC7767FF1CD7}" type="presParOf" srcId="{530C1599-33C1-4D0B-BD89-5CD580A2FF6F}" destId="{529266C3-7C3F-4575-92D3-1FC49DEA4E0F}" srcOrd="4" destOrd="0" presId="urn:microsoft.com/office/officeart/2005/8/layout/list1"/>
    <dgm:cxn modelId="{B3BD352A-484D-4D25-A7CA-8E0EB542C026}" type="presParOf" srcId="{529266C3-7C3F-4575-92D3-1FC49DEA4E0F}" destId="{8E9EC824-6628-4098-8ACD-2663DE80EAF8}" srcOrd="0" destOrd="0" presId="urn:microsoft.com/office/officeart/2005/8/layout/list1"/>
    <dgm:cxn modelId="{5C8A06F4-4A79-42EC-A623-83C4A214C972}" type="presParOf" srcId="{529266C3-7C3F-4575-92D3-1FC49DEA4E0F}" destId="{6CABEC1D-E11D-495B-8277-6E058332B898}" srcOrd="1" destOrd="0" presId="urn:microsoft.com/office/officeart/2005/8/layout/list1"/>
    <dgm:cxn modelId="{624EEF8A-796E-45FC-955B-05B87DFF49B3}" type="presParOf" srcId="{530C1599-33C1-4D0B-BD89-5CD580A2FF6F}" destId="{9CADCD3F-15C2-4EA2-80E5-1999103A991B}" srcOrd="5" destOrd="0" presId="urn:microsoft.com/office/officeart/2005/8/layout/list1"/>
    <dgm:cxn modelId="{098983D8-00C9-4A15-A6D9-B7A54CFC8A8F}" type="presParOf" srcId="{530C1599-33C1-4D0B-BD89-5CD580A2FF6F}" destId="{D93DA582-BBD1-4318-A5CA-DBA8647A0409}" srcOrd="6" destOrd="0" presId="urn:microsoft.com/office/officeart/2005/8/layout/list1"/>
    <dgm:cxn modelId="{BFBB8A69-4FF8-47E0-B3DB-B1CEF21B4228}" type="presParOf" srcId="{530C1599-33C1-4D0B-BD89-5CD580A2FF6F}" destId="{837437C5-8958-4801-81AA-36B04A5C4377}" srcOrd="7" destOrd="0" presId="urn:microsoft.com/office/officeart/2005/8/layout/list1"/>
    <dgm:cxn modelId="{D10F06F0-5097-4D3F-A5BA-9E070765209D}" type="presParOf" srcId="{530C1599-33C1-4D0B-BD89-5CD580A2FF6F}" destId="{B14948A4-4473-4484-9563-D203E4BDFD9D}" srcOrd="8" destOrd="0" presId="urn:microsoft.com/office/officeart/2005/8/layout/list1"/>
    <dgm:cxn modelId="{3BBD9A62-31D3-43A8-980B-FAFCF2018CEF}" type="presParOf" srcId="{B14948A4-4473-4484-9563-D203E4BDFD9D}" destId="{41BE5318-8EBA-4240-B859-C54EB76841AE}" srcOrd="0" destOrd="0" presId="urn:microsoft.com/office/officeart/2005/8/layout/list1"/>
    <dgm:cxn modelId="{D6E8E1BD-7A9B-4D68-8EF8-D526156D1B64}" type="presParOf" srcId="{B14948A4-4473-4484-9563-D203E4BDFD9D}" destId="{C250EA38-A52E-48CC-AFB2-3C53B41D6A86}" srcOrd="1" destOrd="0" presId="urn:microsoft.com/office/officeart/2005/8/layout/list1"/>
    <dgm:cxn modelId="{A03A9DB4-CDD1-4D6F-84A8-E9DD7B7D45BD}" type="presParOf" srcId="{530C1599-33C1-4D0B-BD89-5CD580A2FF6F}" destId="{C77F6480-1341-4DFF-B061-D5CA39A649D6}" srcOrd="9" destOrd="0" presId="urn:microsoft.com/office/officeart/2005/8/layout/list1"/>
    <dgm:cxn modelId="{04FB409B-A1F3-4EC9-8294-9505DA611A57}" type="presParOf" srcId="{530C1599-33C1-4D0B-BD89-5CD580A2FF6F}" destId="{73FB1E96-F356-42EB-912D-06793947D0AD}" srcOrd="10"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BA035C-1D22-4C04-99A7-40A8FD67A6AB}" type="doc">
      <dgm:prSet loTypeId="urn:microsoft.com/office/officeart/2005/8/layout/hList6" loCatId="list" qsTypeId="urn:microsoft.com/office/officeart/2005/8/quickstyle/simple1" qsCatId="simple" csTypeId="urn:microsoft.com/office/officeart/2005/8/colors/accent0_3" csCatId="mainScheme" phldr="1"/>
      <dgm:spPr/>
      <dgm:t>
        <a:bodyPr/>
        <a:lstStyle/>
        <a:p>
          <a:endParaRPr lang="fr-FR"/>
        </a:p>
      </dgm:t>
    </dgm:pt>
    <dgm:pt modelId="{A9A21357-8517-40DE-894D-E8F4461CEBEB}">
      <dgm:prSet phldrT="[Texte]" custT="1"/>
      <dgm:spPr/>
      <dgm:t>
        <a:bodyPr/>
        <a:lstStyle/>
        <a:p>
          <a:r>
            <a:rPr lang="fr-FR" sz="1200" b="1">
              <a:latin typeface="Candara" panose="020E0502030303020204" pitchFamily="34" charset="0"/>
            </a:rPr>
            <a:t>Augmentation et maîtrise des recettes grace à une facturation plus fiable et un recouvrement optimisé. </a:t>
          </a:r>
        </a:p>
      </dgm:t>
    </dgm:pt>
    <dgm:pt modelId="{563BADD8-FF0A-4E8E-8EB6-A5AA39A4680B}" type="parTrans" cxnId="{C7513FDB-9DFA-4BBC-B0A4-6E228D55F3E9}">
      <dgm:prSet/>
      <dgm:spPr/>
      <dgm:t>
        <a:bodyPr/>
        <a:lstStyle/>
        <a:p>
          <a:endParaRPr lang="fr-FR" b="1"/>
        </a:p>
      </dgm:t>
    </dgm:pt>
    <dgm:pt modelId="{0C83E9ED-B540-43A0-883E-AD3A01116593}" type="sibTrans" cxnId="{C7513FDB-9DFA-4BBC-B0A4-6E228D55F3E9}">
      <dgm:prSet/>
      <dgm:spPr/>
      <dgm:t>
        <a:bodyPr/>
        <a:lstStyle/>
        <a:p>
          <a:endParaRPr lang="fr-FR" b="1"/>
        </a:p>
      </dgm:t>
    </dgm:pt>
    <dgm:pt modelId="{5DE7F878-9812-4B44-9CE2-673F4E56ED2A}">
      <dgm:prSet phldrT="[Texte]" custT="1"/>
      <dgm:spPr/>
      <dgm:t>
        <a:bodyPr/>
        <a:lstStyle/>
        <a:p>
          <a:r>
            <a:rPr lang="fr-FR" sz="1200" b="1">
              <a:latin typeface="Candara" panose="020E0502030303020204" pitchFamily="34" charset="0"/>
            </a:rPr>
            <a:t>Réduction des pertes et erreurs liées à la facturation manuelle et aux processus non automatisés.</a:t>
          </a:r>
        </a:p>
      </dgm:t>
    </dgm:pt>
    <dgm:pt modelId="{335FF663-C978-47C3-81BD-556070132CE1}" type="parTrans" cxnId="{7AFD3336-3815-4569-9DB3-343E0B01AF46}">
      <dgm:prSet/>
      <dgm:spPr/>
      <dgm:t>
        <a:bodyPr/>
        <a:lstStyle/>
        <a:p>
          <a:endParaRPr lang="fr-FR" b="1"/>
        </a:p>
      </dgm:t>
    </dgm:pt>
    <dgm:pt modelId="{79A079F6-8C87-4F95-B36F-2D0FF6268E51}" type="sibTrans" cxnId="{7AFD3336-3815-4569-9DB3-343E0B01AF46}">
      <dgm:prSet/>
      <dgm:spPr/>
      <dgm:t>
        <a:bodyPr/>
        <a:lstStyle/>
        <a:p>
          <a:endParaRPr lang="fr-FR" b="1"/>
        </a:p>
      </dgm:t>
    </dgm:pt>
    <dgm:pt modelId="{4C364407-15D3-4C37-9FEF-EFE210DBF1DF}">
      <dgm:prSet phldrT="[Texte]" custT="1"/>
      <dgm:spPr/>
      <dgm:t>
        <a:bodyPr/>
        <a:lstStyle/>
        <a:p>
          <a:r>
            <a:rPr lang="fr-FR" sz="1200" b="1">
              <a:latin typeface="Candara" panose="020E0502030303020204" pitchFamily="34" charset="0"/>
            </a:rPr>
            <a:t>Optimisation des couts opérationnels par la digitilisation et l'automatisation des taches répétitives</a:t>
          </a:r>
        </a:p>
      </dgm:t>
    </dgm:pt>
    <dgm:pt modelId="{E8D06E34-704F-42DF-9E2A-EB9FBB186EFF}" type="parTrans" cxnId="{0D920A3C-D631-4A6D-814D-B35133EBE7A5}">
      <dgm:prSet/>
      <dgm:spPr/>
      <dgm:t>
        <a:bodyPr/>
        <a:lstStyle/>
        <a:p>
          <a:endParaRPr lang="fr-FR" b="1"/>
        </a:p>
      </dgm:t>
    </dgm:pt>
    <dgm:pt modelId="{A35ACAC6-A4AB-4D1F-B684-0C57B5FBBCE5}" type="sibTrans" cxnId="{0D920A3C-D631-4A6D-814D-B35133EBE7A5}">
      <dgm:prSet/>
      <dgm:spPr/>
      <dgm:t>
        <a:bodyPr/>
        <a:lstStyle/>
        <a:p>
          <a:endParaRPr lang="fr-FR" b="1"/>
        </a:p>
      </dgm:t>
    </dgm:pt>
    <dgm:pt modelId="{1684F19F-DC39-4E20-8C12-80C2B1E1BDD9}" type="pres">
      <dgm:prSet presAssocID="{B7BA035C-1D22-4C04-99A7-40A8FD67A6AB}" presName="Name0" presStyleCnt="0">
        <dgm:presLayoutVars>
          <dgm:dir/>
          <dgm:resizeHandles val="exact"/>
        </dgm:presLayoutVars>
      </dgm:prSet>
      <dgm:spPr/>
    </dgm:pt>
    <dgm:pt modelId="{66F31A9A-A85C-4514-B748-9BDFC0E22E0C}" type="pres">
      <dgm:prSet presAssocID="{A9A21357-8517-40DE-894D-E8F4461CEBEB}" presName="node" presStyleLbl="node1" presStyleIdx="0" presStyleCnt="3">
        <dgm:presLayoutVars>
          <dgm:bulletEnabled val="1"/>
        </dgm:presLayoutVars>
      </dgm:prSet>
      <dgm:spPr/>
    </dgm:pt>
    <dgm:pt modelId="{FF4BEFB3-C710-4D91-8127-86168EEF7D11}" type="pres">
      <dgm:prSet presAssocID="{0C83E9ED-B540-43A0-883E-AD3A01116593}" presName="sibTrans" presStyleCnt="0"/>
      <dgm:spPr/>
    </dgm:pt>
    <dgm:pt modelId="{B23FBD71-FD0C-4FB5-954B-B35BF550FD30}" type="pres">
      <dgm:prSet presAssocID="{5DE7F878-9812-4B44-9CE2-673F4E56ED2A}" presName="node" presStyleLbl="node1" presStyleIdx="1" presStyleCnt="3">
        <dgm:presLayoutVars>
          <dgm:bulletEnabled val="1"/>
        </dgm:presLayoutVars>
      </dgm:prSet>
      <dgm:spPr/>
    </dgm:pt>
    <dgm:pt modelId="{142DC406-D8C7-4078-A9DE-675C8C9B72B0}" type="pres">
      <dgm:prSet presAssocID="{79A079F6-8C87-4F95-B36F-2D0FF6268E51}" presName="sibTrans" presStyleCnt="0"/>
      <dgm:spPr/>
    </dgm:pt>
    <dgm:pt modelId="{8ADC2ECB-910B-4ECF-A94F-79D91B78A1DE}" type="pres">
      <dgm:prSet presAssocID="{4C364407-15D3-4C37-9FEF-EFE210DBF1DF}" presName="node" presStyleLbl="node1" presStyleIdx="2" presStyleCnt="3">
        <dgm:presLayoutVars>
          <dgm:bulletEnabled val="1"/>
        </dgm:presLayoutVars>
      </dgm:prSet>
      <dgm:spPr/>
    </dgm:pt>
  </dgm:ptLst>
  <dgm:cxnLst>
    <dgm:cxn modelId="{7AFD3336-3815-4569-9DB3-343E0B01AF46}" srcId="{B7BA035C-1D22-4C04-99A7-40A8FD67A6AB}" destId="{5DE7F878-9812-4B44-9CE2-673F4E56ED2A}" srcOrd="1" destOrd="0" parTransId="{335FF663-C978-47C3-81BD-556070132CE1}" sibTransId="{79A079F6-8C87-4F95-B36F-2D0FF6268E51}"/>
    <dgm:cxn modelId="{0D920A3C-D631-4A6D-814D-B35133EBE7A5}" srcId="{B7BA035C-1D22-4C04-99A7-40A8FD67A6AB}" destId="{4C364407-15D3-4C37-9FEF-EFE210DBF1DF}" srcOrd="2" destOrd="0" parTransId="{E8D06E34-704F-42DF-9E2A-EB9FBB186EFF}" sibTransId="{A35ACAC6-A4AB-4D1F-B684-0C57B5FBBCE5}"/>
    <dgm:cxn modelId="{1BD90189-6FEC-4D90-9CA3-E2164A5393C8}" type="presOf" srcId="{4C364407-15D3-4C37-9FEF-EFE210DBF1DF}" destId="{8ADC2ECB-910B-4ECF-A94F-79D91B78A1DE}" srcOrd="0" destOrd="0" presId="urn:microsoft.com/office/officeart/2005/8/layout/hList6"/>
    <dgm:cxn modelId="{4EAD82D1-6B8F-442E-95C0-FBDBB85BDD4C}" type="presOf" srcId="{B7BA035C-1D22-4C04-99A7-40A8FD67A6AB}" destId="{1684F19F-DC39-4E20-8C12-80C2B1E1BDD9}" srcOrd="0" destOrd="0" presId="urn:microsoft.com/office/officeart/2005/8/layout/hList6"/>
    <dgm:cxn modelId="{78A7D3D8-47AF-4933-B834-A5F85519BFFD}" type="presOf" srcId="{5DE7F878-9812-4B44-9CE2-673F4E56ED2A}" destId="{B23FBD71-FD0C-4FB5-954B-B35BF550FD30}" srcOrd="0" destOrd="0" presId="urn:microsoft.com/office/officeart/2005/8/layout/hList6"/>
    <dgm:cxn modelId="{57E54FD9-A59D-46BC-BC16-89E488E7A1FA}" type="presOf" srcId="{A9A21357-8517-40DE-894D-E8F4461CEBEB}" destId="{66F31A9A-A85C-4514-B748-9BDFC0E22E0C}" srcOrd="0" destOrd="0" presId="urn:microsoft.com/office/officeart/2005/8/layout/hList6"/>
    <dgm:cxn modelId="{C7513FDB-9DFA-4BBC-B0A4-6E228D55F3E9}" srcId="{B7BA035C-1D22-4C04-99A7-40A8FD67A6AB}" destId="{A9A21357-8517-40DE-894D-E8F4461CEBEB}" srcOrd="0" destOrd="0" parTransId="{563BADD8-FF0A-4E8E-8EB6-A5AA39A4680B}" sibTransId="{0C83E9ED-B540-43A0-883E-AD3A01116593}"/>
    <dgm:cxn modelId="{E311709A-F21A-4926-B68D-26FDAF837B2A}" type="presParOf" srcId="{1684F19F-DC39-4E20-8C12-80C2B1E1BDD9}" destId="{66F31A9A-A85C-4514-B748-9BDFC0E22E0C}" srcOrd="0" destOrd="0" presId="urn:microsoft.com/office/officeart/2005/8/layout/hList6"/>
    <dgm:cxn modelId="{D9F3C79A-27A8-435E-9AF5-10C6BDECD368}" type="presParOf" srcId="{1684F19F-DC39-4E20-8C12-80C2B1E1BDD9}" destId="{FF4BEFB3-C710-4D91-8127-86168EEF7D11}" srcOrd="1" destOrd="0" presId="urn:microsoft.com/office/officeart/2005/8/layout/hList6"/>
    <dgm:cxn modelId="{6BAD71D8-997D-43FF-B3A6-5B0B86173D78}" type="presParOf" srcId="{1684F19F-DC39-4E20-8C12-80C2B1E1BDD9}" destId="{B23FBD71-FD0C-4FB5-954B-B35BF550FD30}" srcOrd="2" destOrd="0" presId="urn:microsoft.com/office/officeart/2005/8/layout/hList6"/>
    <dgm:cxn modelId="{CE52BDE2-D57B-4AAA-A008-61D08E306B6F}" type="presParOf" srcId="{1684F19F-DC39-4E20-8C12-80C2B1E1BDD9}" destId="{142DC406-D8C7-4078-A9DE-675C8C9B72B0}" srcOrd="3" destOrd="0" presId="urn:microsoft.com/office/officeart/2005/8/layout/hList6"/>
    <dgm:cxn modelId="{9B82CB75-9D7F-49A2-86A7-A4A5C8C1DFDD}" type="presParOf" srcId="{1684F19F-DC39-4E20-8C12-80C2B1E1BDD9}" destId="{8ADC2ECB-910B-4ECF-A94F-79D91B78A1DE}" srcOrd="4" destOrd="0" presId="urn:microsoft.com/office/officeart/2005/8/layout/hList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2870F01-925B-4C53-B956-2785BAE3064C}" type="doc">
      <dgm:prSet loTypeId="urn:microsoft.com/office/officeart/2005/8/layout/list1" loCatId="list" qsTypeId="urn:microsoft.com/office/officeart/2005/8/quickstyle/simple1" qsCatId="simple" csTypeId="urn:microsoft.com/office/officeart/2005/8/colors/accent0_3" csCatId="mainScheme" phldr="1"/>
      <dgm:spPr/>
      <dgm:t>
        <a:bodyPr/>
        <a:lstStyle/>
        <a:p>
          <a:endParaRPr lang="fr-FR"/>
        </a:p>
      </dgm:t>
    </dgm:pt>
    <dgm:pt modelId="{4ABB6135-D391-4C64-BC52-FC10290D443D}">
      <dgm:prSet phldrT="[Texte]" custT="1"/>
      <dgm:spPr/>
      <dgm:t>
        <a:bodyPr/>
        <a:lstStyle/>
        <a:p>
          <a:r>
            <a:rPr lang="fr-FR" sz="1200" b="1">
              <a:latin typeface="Candara" panose="020E0502030303020204" pitchFamily="34" charset="0"/>
            </a:rPr>
            <a:t>Amélioration de la qualité de service aux usagers avec une gestion rapide et transparente des contrats et factures.</a:t>
          </a:r>
          <a:endParaRPr lang="fr-FR" sz="1200">
            <a:latin typeface="Candara" panose="020E0502030303020204" pitchFamily="34" charset="0"/>
          </a:endParaRPr>
        </a:p>
      </dgm:t>
    </dgm:pt>
    <dgm:pt modelId="{B72559E4-5A3B-4112-BFA9-C19D9219FA65}" type="parTrans" cxnId="{7B27FF5E-CFC9-41A0-95A8-1B9C8505E92B}">
      <dgm:prSet/>
      <dgm:spPr/>
      <dgm:t>
        <a:bodyPr/>
        <a:lstStyle/>
        <a:p>
          <a:endParaRPr lang="fr-FR"/>
        </a:p>
      </dgm:t>
    </dgm:pt>
    <dgm:pt modelId="{1EE65AB4-5B51-4BE0-B25A-F070D18DBEC0}" type="sibTrans" cxnId="{7B27FF5E-CFC9-41A0-95A8-1B9C8505E92B}">
      <dgm:prSet/>
      <dgm:spPr/>
      <dgm:t>
        <a:bodyPr/>
        <a:lstStyle/>
        <a:p>
          <a:endParaRPr lang="fr-FR"/>
        </a:p>
      </dgm:t>
    </dgm:pt>
    <dgm:pt modelId="{55C5A208-D43C-4A98-826D-984E465B7A64}">
      <dgm:prSet phldrT="[Texte]" custT="1"/>
      <dgm:spPr/>
      <dgm:t>
        <a:bodyPr/>
        <a:lstStyle/>
        <a:p>
          <a:r>
            <a:rPr lang="fr-FR" sz="1200">
              <a:latin typeface="Candara" panose="020E0502030303020204" pitchFamily="34" charset="0"/>
            </a:rPr>
            <a:t>Fluidification des processus métiers: suivi des dossiers clients, gestion des interventions et des stocks.</a:t>
          </a:r>
        </a:p>
      </dgm:t>
    </dgm:pt>
    <dgm:pt modelId="{C7680DB4-8B9E-45E7-86A4-4B7BA4D5DCDF}" type="parTrans" cxnId="{6151545E-5A2F-49D1-99C5-A3AE4E3EB7E5}">
      <dgm:prSet/>
      <dgm:spPr/>
      <dgm:t>
        <a:bodyPr/>
        <a:lstStyle/>
        <a:p>
          <a:endParaRPr lang="fr-FR"/>
        </a:p>
      </dgm:t>
    </dgm:pt>
    <dgm:pt modelId="{F7CFF140-F98B-44D8-B353-93967BBB1E88}" type="sibTrans" cxnId="{6151545E-5A2F-49D1-99C5-A3AE4E3EB7E5}">
      <dgm:prSet/>
      <dgm:spPr/>
      <dgm:t>
        <a:bodyPr/>
        <a:lstStyle/>
        <a:p>
          <a:endParaRPr lang="fr-FR"/>
        </a:p>
      </dgm:t>
    </dgm:pt>
    <dgm:pt modelId="{50334828-8E2A-478A-AED0-66CCECB05608}">
      <dgm:prSet phldrT="[Texte]" custT="1"/>
      <dgm:spPr/>
      <dgm:t>
        <a:bodyPr/>
        <a:lstStyle/>
        <a:p>
          <a:r>
            <a:rPr lang="fr-FR" sz="1200">
              <a:latin typeface="Candara" panose="020E0502030303020204" pitchFamily="34" charset="0"/>
            </a:rPr>
            <a:t>Centralisation et accessibilité de l'information pour tous les services de la CAMWATER. </a:t>
          </a:r>
        </a:p>
      </dgm:t>
    </dgm:pt>
    <dgm:pt modelId="{092E2710-065D-455A-A40E-241509A0A714}" type="parTrans" cxnId="{DFCF4939-81DC-4474-9D39-E3F81A231796}">
      <dgm:prSet/>
      <dgm:spPr/>
      <dgm:t>
        <a:bodyPr/>
        <a:lstStyle/>
        <a:p>
          <a:endParaRPr lang="fr-FR"/>
        </a:p>
      </dgm:t>
    </dgm:pt>
    <dgm:pt modelId="{E1C954EC-CD72-4530-A1A9-9CA3AF0BC39E}" type="sibTrans" cxnId="{DFCF4939-81DC-4474-9D39-E3F81A231796}">
      <dgm:prSet/>
      <dgm:spPr/>
      <dgm:t>
        <a:bodyPr/>
        <a:lstStyle/>
        <a:p>
          <a:endParaRPr lang="fr-FR"/>
        </a:p>
      </dgm:t>
    </dgm:pt>
    <dgm:pt modelId="{12861FBA-9EC4-4CB2-9A4A-B60AC262D967}" type="pres">
      <dgm:prSet presAssocID="{C2870F01-925B-4C53-B956-2785BAE3064C}" presName="linear" presStyleCnt="0">
        <dgm:presLayoutVars>
          <dgm:dir/>
          <dgm:animLvl val="lvl"/>
          <dgm:resizeHandles val="exact"/>
        </dgm:presLayoutVars>
      </dgm:prSet>
      <dgm:spPr/>
    </dgm:pt>
    <dgm:pt modelId="{DB367D0F-27B1-470B-8AC1-E6DD1FFFE002}" type="pres">
      <dgm:prSet presAssocID="{4ABB6135-D391-4C64-BC52-FC10290D443D}" presName="parentLin" presStyleCnt="0"/>
      <dgm:spPr/>
    </dgm:pt>
    <dgm:pt modelId="{98A4CB3C-9D45-403B-B5C9-8050EC3B420A}" type="pres">
      <dgm:prSet presAssocID="{4ABB6135-D391-4C64-BC52-FC10290D443D}" presName="parentLeftMargin" presStyleLbl="node1" presStyleIdx="0" presStyleCnt="3"/>
      <dgm:spPr/>
    </dgm:pt>
    <dgm:pt modelId="{ADB4A46B-5318-4EEF-ABF5-54E0D35D3070}" type="pres">
      <dgm:prSet presAssocID="{4ABB6135-D391-4C64-BC52-FC10290D443D}" presName="parentText" presStyleLbl="node1" presStyleIdx="0" presStyleCnt="3" custScaleX="123313" custScaleY="96138">
        <dgm:presLayoutVars>
          <dgm:chMax val="0"/>
          <dgm:bulletEnabled val="1"/>
        </dgm:presLayoutVars>
      </dgm:prSet>
      <dgm:spPr/>
    </dgm:pt>
    <dgm:pt modelId="{A16DFBCB-302E-4439-8C7F-7FE3C571180D}" type="pres">
      <dgm:prSet presAssocID="{4ABB6135-D391-4C64-BC52-FC10290D443D}" presName="negativeSpace" presStyleCnt="0"/>
      <dgm:spPr/>
    </dgm:pt>
    <dgm:pt modelId="{DE1101F3-A2DF-435B-AC3B-47398B7148DA}" type="pres">
      <dgm:prSet presAssocID="{4ABB6135-D391-4C64-BC52-FC10290D443D}" presName="childText" presStyleLbl="conFgAcc1" presStyleIdx="0" presStyleCnt="3">
        <dgm:presLayoutVars>
          <dgm:bulletEnabled val="1"/>
        </dgm:presLayoutVars>
      </dgm:prSet>
      <dgm:spPr>
        <a:solidFill>
          <a:schemeClr val="bg1">
            <a:alpha val="90000"/>
          </a:schemeClr>
        </a:solidFill>
      </dgm:spPr>
    </dgm:pt>
    <dgm:pt modelId="{9BD43B08-49A8-453B-BA4D-986F5F367D79}" type="pres">
      <dgm:prSet presAssocID="{1EE65AB4-5B51-4BE0-B25A-F070D18DBEC0}" presName="spaceBetweenRectangles" presStyleCnt="0"/>
      <dgm:spPr/>
    </dgm:pt>
    <dgm:pt modelId="{A6227470-FE49-48CA-B88F-CA8B9841EB8C}" type="pres">
      <dgm:prSet presAssocID="{55C5A208-D43C-4A98-826D-984E465B7A64}" presName="parentLin" presStyleCnt="0"/>
      <dgm:spPr/>
    </dgm:pt>
    <dgm:pt modelId="{D3B9DE28-A12D-4D5C-B5F0-F779B9506BDD}" type="pres">
      <dgm:prSet presAssocID="{55C5A208-D43C-4A98-826D-984E465B7A64}" presName="parentLeftMargin" presStyleLbl="node1" presStyleIdx="0" presStyleCnt="3"/>
      <dgm:spPr/>
    </dgm:pt>
    <dgm:pt modelId="{2C6317DB-036B-4D2C-B784-8461741D2E59}" type="pres">
      <dgm:prSet presAssocID="{55C5A208-D43C-4A98-826D-984E465B7A64}" presName="parentText" presStyleLbl="node1" presStyleIdx="1" presStyleCnt="3" custScaleX="121925">
        <dgm:presLayoutVars>
          <dgm:chMax val="0"/>
          <dgm:bulletEnabled val="1"/>
        </dgm:presLayoutVars>
      </dgm:prSet>
      <dgm:spPr/>
    </dgm:pt>
    <dgm:pt modelId="{63805B8A-7DB7-4B05-98AE-86D5BB2D7A47}" type="pres">
      <dgm:prSet presAssocID="{55C5A208-D43C-4A98-826D-984E465B7A64}" presName="negativeSpace" presStyleCnt="0"/>
      <dgm:spPr/>
    </dgm:pt>
    <dgm:pt modelId="{25FDF2C9-54E8-4250-BD7A-5CA3F579B207}" type="pres">
      <dgm:prSet presAssocID="{55C5A208-D43C-4A98-826D-984E465B7A64}" presName="childText" presStyleLbl="conFgAcc1" presStyleIdx="1" presStyleCnt="3">
        <dgm:presLayoutVars>
          <dgm:bulletEnabled val="1"/>
        </dgm:presLayoutVars>
      </dgm:prSet>
      <dgm:spPr>
        <a:solidFill>
          <a:schemeClr val="bg1">
            <a:alpha val="90000"/>
          </a:schemeClr>
        </a:solidFill>
      </dgm:spPr>
    </dgm:pt>
    <dgm:pt modelId="{2EB9DC99-EB9A-483D-8C64-85D6350AD950}" type="pres">
      <dgm:prSet presAssocID="{F7CFF140-F98B-44D8-B353-93967BBB1E88}" presName="spaceBetweenRectangles" presStyleCnt="0"/>
      <dgm:spPr/>
    </dgm:pt>
    <dgm:pt modelId="{41B7EB05-8985-44E7-AD4E-EF72B5E09B90}" type="pres">
      <dgm:prSet presAssocID="{50334828-8E2A-478A-AED0-66CCECB05608}" presName="parentLin" presStyleCnt="0"/>
      <dgm:spPr/>
    </dgm:pt>
    <dgm:pt modelId="{A11793C3-63D1-4273-8BE3-C1B9275864BE}" type="pres">
      <dgm:prSet presAssocID="{50334828-8E2A-478A-AED0-66CCECB05608}" presName="parentLeftMargin" presStyleLbl="node1" presStyleIdx="1" presStyleCnt="3"/>
      <dgm:spPr/>
    </dgm:pt>
    <dgm:pt modelId="{45A46AFD-F855-4CA6-80B3-B7D5A5C99BD3}" type="pres">
      <dgm:prSet presAssocID="{50334828-8E2A-478A-AED0-66CCECB05608}" presName="parentText" presStyleLbl="node1" presStyleIdx="2" presStyleCnt="3" custScaleX="121924">
        <dgm:presLayoutVars>
          <dgm:chMax val="0"/>
          <dgm:bulletEnabled val="1"/>
        </dgm:presLayoutVars>
      </dgm:prSet>
      <dgm:spPr/>
    </dgm:pt>
    <dgm:pt modelId="{4E4303C5-9D1F-46FD-923D-92DA8534486B}" type="pres">
      <dgm:prSet presAssocID="{50334828-8E2A-478A-AED0-66CCECB05608}" presName="negativeSpace" presStyleCnt="0"/>
      <dgm:spPr/>
    </dgm:pt>
    <dgm:pt modelId="{2BC5A5E9-0F16-4C96-9497-41B093E92C80}" type="pres">
      <dgm:prSet presAssocID="{50334828-8E2A-478A-AED0-66CCECB05608}" presName="childText" presStyleLbl="conFgAcc1" presStyleIdx="2" presStyleCnt="3">
        <dgm:presLayoutVars>
          <dgm:bulletEnabled val="1"/>
        </dgm:presLayoutVars>
      </dgm:prSet>
      <dgm:spPr>
        <a:solidFill>
          <a:schemeClr val="bg1">
            <a:alpha val="90000"/>
          </a:schemeClr>
        </a:solidFill>
      </dgm:spPr>
    </dgm:pt>
  </dgm:ptLst>
  <dgm:cxnLst>
    <dgm:cxn modelId="{BC713D17-42EF-4CDA-892B-284EAFA59E45}" type="presOf" srcId="{55C5A208-D43C-4A98-826D-984E465B7A64}" destId="{D3B9DE28-A12D-4D5C-B5F0-F779B9506BDD}" srcOrd="0" destOrd="0" presId="urn:microsoft.com/office/officeart/2005/8/layout/list1"/>
    <dgm:cxn modelId="{DFCF4939-81DC-4474-9D39-E3F81A231796}" srcId="{C2870F01-925B-4C53-B956-2785BAE3064C}" destId="{50334828-8E2A-478A-AED0-66CCECB05608}" srcOrd="2" destOrd="0" parTransId="{092E2710-065D-455A-A40E-241509A0A714}" sibTransId="{E1C954EC-CD72-4530-A1A9-9CA3AF0BC39E}"/>
    <dgm:cxn modelId="{6151545E-5A2F-49D1-99C5-A3AE4E3EB7E5}" srcId="{C2870F01-925B-4C53-B956-2785BAE3064C}" destId="{55C5A208-D43C-4A98-826D-984E465B7A64}" srcOrd="1" destOrd="0" parTransId="{C7680DB4-8B9E-45E7-86A4-4B7BA4D5DCDF}" sibTransId="{F7CFF140-F98B-44D8-B353-93967BBB1E88}"/>
    <dgm:cxn modelId="{7B27FF5E-CFC9-41A0-95A8-1B9C8505E92B}" srcId="{C2870F01-925B-4C53-B956-2785BAE3064C}" destId="{4ABB6135-D391-4C64-BC52-FC10290D443D}" srcOrd="0" destOrd="0" parTransId="{B72559E4-5A3B-4112-BFA9-C19D9219FA65}" sibTransId="{1EE65AB4-5B51-4BE0-B25A-F070D18DBEC0}"/>
    <dgm:cxn modelId="{C20B4C8B-26A0-4C7D-A526-501E1AD92618}" type="presOf" srcId="{55C5A208-D43C-4A98-826D-984E465B7A64}" destId="{2C6317DB-036B-4D2C-B784-8461741D2E59}" srcOrd="1" destOrd="0" presId="urn:microsoft.com/office/officeart/2005/8/layout/list1"/>
    <dgm:cxn modelId="{B4EDC6A5-A65E-4F96-BB47-A6B1CDDAFF64}" type="presOf" srcId="{50334828-8E2A-478A-AED0-66CCECB05608}" destId="{45A46AFD-F855-4CA6-80B3-B7D5A5C99BD3}" srcOrd="1" destOrd="0" presId="urn:microsoft.com/office/officeart/2005/8/layout/list1"/>
    <dgm:cxn modelId="{1460A5AF-8AC4-4CE6-9C1E-820BD6A7930F}" type="presOf" srcId="{4ABB6135-D391-4C64-BC52-FC10290D443D}" destId="{ADB4A46B-5318-4EEF-ABF5-54E0D35D3070}" srcOrd="1" destOrd="0" presId="urn:microsoft.com/office/officeart/2005/8/layout/list1"/>
    <dgm:cxn modelId="{B9ECC2B9-D4DC-4260-80E2-B54F0A28BB3F}" type="presOf" srcId="{50334828-8E2A-478A-AED0-66CCECB05608}" destId="{A11793C3-63D1-4273-8BE3-C1B9275864BE}" srcOrd="0" destOrd="0" presId="urn:microsoft.com/office/officeart/2005/8/layout/list1"/>
    <dgm:cxn modelId="{E4FC32DA-C8C9-4C27-87A8-D4C42345C6FF}" type="presOf" srcId="{C2870F01-925B-4C53-B956-2785BAE3064C}" destId="{12861FBA-9EC4-4CB2-9A4A-B60AC262D967}" srcOrd="0" destOrd="0" presId="urn:microsoft.com/office/officeart/2005/8/layout/list1"/>
    <dgm:cxn modelId="{498848DA-6717-4B03-9340-ED8FBE67ADCA}" type="presOf" srcId="{4ABB6135-D391-4C64-BC52-FC10290D443D}" destId="{98A4CB3C-9D45-403B-B5C9-8050EC3B420A}" srcOrd="0" destOrd="0" presId="urn:microsoft.com/office/officeart/2005/8/layout/list1"/>
    <dgm:cxn modelId="{8C193B05-9416-487C-8DF9-25180D84F49E}" type="presParOf" srcId="{12861FBA-9EC4-4CB2-9A4A-B60AC262D967}" destId="{DB367D0F-27B1-470B-8AC1-E6DD1FFFE002}" srcOrd="0" destOrd="0" presId="urn:microsoft.com/office/officeart/2005/8/layout/list1"/>
    <dgm:cxn modelId="{9E166552-BD82-415F-925E-B783E2612B66}" type="presParOf" srcId="{DB367D0F-27B1-470B-8AC1-E6DD1FFFE002}" destId="{98A4CB3C-9D45-403B-B5C9-8050EC3B420A}" srcOrd="0" destOrd="0" presId="urn:microsoft.com/office/officeart/2005/8/layout/list1"/>
    <dgm:cxn modelId="{61883EE7-8301-442B-AB8A-DA717AA561CB}" type="presParOf" srcId="{DB367D0F-27B1-470B-8AC1-E6DD1FFFE002}" destId="{ADB4A46B-5318-4EEF-ABF5-54E0D35D3070}" srcOrd="1" destOrd="0" presId="urn:microsoft.com/office/officeart/2005/8/layout/list1"/>
    <dgm:cxn modelId="{5C115324-B12B-45F0-99B3-4175377DEA93}" type="presParOf" srcId="{12861FBA-9EC4-4CB2-9A4A-B60AC262D967}" destId="{A16DFBCB-302E-4439-8C7F-7FE3C571180D}" srcOrd="1" destOrd="0" presId="urn:microsoft.com/office/officeart/2005/8/layout/list1"/>
    <dgm:cxn modelId="{81125F24-7334-4FD6-BE70-0333B9056FF5}" type="presParOf" srcId="{12861FBA-9EC4-4CB2-9A4A-B60AC262D967}" destId="{DE1101F3-A2DF-435B-AC3B-47398B7148DA}" srcOrd="2" destOrd="0" presId="urn:microsoft.com/office/officeart/2005/8/layout/list1"/>
    <dgm:cxn modelId="{226956F5-976C-40F8-96E9-1771FC61FDFC}" type="presParOf" srcId="{12861FBA-9EC4-4CB2-9A4A-B60AC262D967}" destId="{9BD43B08-49A8-453B-BA4D-986F5F367D79}" srcOrd="3" destOrd="0" presId="urn:microsoft.com/office/officeart/2005/8/layout/list1"/>
    <dgm:cxn modelId="{19711B3F-638F-4264-AC9B-1C34597E9267}" type="presParOf" srcId="{12861FBA-9EC4-4CB2-9A4A-B60AC262D967}" destId="{A6227470-FE49-48CA-B88F-CA8B9841EB8C}" srcOrd="4" destOrd="0" presId="urn:microsoft.com/office/officeart/2005/8/layout/list1"/>
    <dgm:cxn modelId="{C2A3EC45-80BB-4A78-9488-3907EC72486B}" type="presParOf" srcId="{A6227470-FE49-48CA-B88F-CA8B9841EB8C}" destId="{D3B9DE28-A12D-4D5C-B5F0-F779B9506BDD}" srcOrd="0" destOrd="0" presId="urn:microsoft.com/office/officeart/2005/8/layout/list1"/>
    <dgm:cxn modelId="{28ABEE15-F13F-4A92-9588-936D50CC1971}" type="presParOf" srcId="{A6227470-FE49-48CA-B88F-CA8B9841EB8C}" destId="{2C6317DB-036B-4D2C-B784-8461741D2E59}" srcOrd="1" destOrd="0" presId="urn:microsoft.com/office/officeart/2005/8/layout/list1"/>
    <dgm:cxn modelId="{AA5D538E-CCB3-4FFC-B660-B5FE47AE3919}" type="presParOf" srcId="{12861FBA-9EC4-4CB2-9A4A-B60AC262D967}" destId="{63805B8A-7DB7-4B05-98AE-86D5BB2D7A47}" srcOrd="5" destOrd="0" presId="urn:microsoft.com/office/officeart/2005/8/layout/list1"/>
    <dgm:cxn modelId="{3876E241-A0EF-4F46-B982-77E1EB1504D4}" type="presParOf" srcId="{12861FBA-9EC4-4CB2-9A4A-B60AC262D967}" destId="{25FDF2C9-54E8-4250-BD7A-5CA3F579B207}" srcOrd="6" destOrd="0" presId="urn:microsoft.com/office/officeart/2005/8/layout/list1"/>
    <dgm:cxn modelId="{291F5BE9-CC23-49E5-9D2A-F20CF766A78E}" type="presParOf" srcId="{12861FBA-9EC4-4CB2-9A4A-B60AC262D967}" destId="{2EB9DC99-EB9A-483D-8C64-85D6350AD950}" srcOrd="7" destOrd="0" presId="urn:microsoft.com/office/officeart/2005/8/layout/list1"/>
    <dgm:cxn modelId="{16076EF2-8E23-4D30-9192-B3F5293DCE02}" type="presParOf" srcId="{12861FBA-9EC4-4CB2-9A4A-B60AC262D967}" destId="{41B7EB05-8985-44E7-AD4E-EF72B5E09B90}" srcOrd="8" destOrd="0" presId="urn:microsoft.com/office/officeart/2005/8/layout/list1"/>
    <dgm:cxn modelId="{2F0E7DF7-DBFC-455C-A9F4-DA5A4768E54B}" type="presParOf" srcId="{41B7EB05-8985-44E7-AD4E-EF72B5E09B90}" destId="{A11793C3-63D1-4273-8BE3-C1B9275864BE}" srcOrd="0" destOrd="0" presId="urn:microsoft.com/office/officeart/2005/8/layout/list1"/>
    <dgm:cxn modelId="{7FD03034-9B99-44FD-AF5C-039B0A384D03}" type="presParOf" srcId="{41B7EB05-8985-44E7-AD4E-EF72B5E09B90}" destId="{45A46AFD-F855-4CA6-80B3-B7D5A5C99BD3}" srcOrd="1" destOrd="0" presId="urn:microsoft.com/office/officeart/2005/8/layout/list1"/>
    <dgm:cxn modelId="{04282A12-BCEE-4C52-8FEC-B4772342A02F}" type="presParOf" srcId="{12861FBA-9EC4-4CB2-9A4A-B60AC262D967}" destId="{4E4303C5-9D1F-46FD-923D-92DA8534486B}" srcOrd="9" destOrd="0" presId="urn:microsoft.com/office/officeart/2005/8/layout/list1"/>
    <dgm:cxn modelId="{8259571F-D5CD-44E3-A12F-0775D11EB64B}" type="presParOf" srcId="{12861FBA-9EC4-4CB2-9A4A-B60AC262D967}" destId="{2BC5A5E9-0F16-4C96-9497-41B093E92C80}"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C882433-B885-4793-86B4-C07713AF2E70}" type="doc">
      <dgm:prSet loTypeId="urn:microsoft.com/office/officeart/2008/layout/VerticalAccentList" loCatId="list" qsTypeId="urn:microsoft.com/office/officeart/2005/8/quickstyle/simple2" qsCatId="simple" csTypeId="urn:microsoft.com/office/officeart/2005/8/colors/accent0_3" csCatId="mainScheme" phldr="1"/>
      <dgm:spPr/>
      <dgm:t>
        <a:bodyPr/>
        <a:lstStyle/>
        <a:p>
          <a:endParaRPr lang="fr-FR"/>
        </a:p>
      </dgm:t>
    </dgm:pt>
    <dgm:pt modelId="{8DD3982C-71F0-4AAA-AC82-D2A87FC4D491}">
      <dgm:prSet phldrT="[Texte]" custT="1"/>
      <dgm:spPr/>
      <dgm:t>
        <a:bodyPr/>
        <a:lstStyle/>
        <a:p>
          <a:r>
            <a:rPr lang="fr-FR" sz="1200">
              <a:latin typeface="Candara" panose="020E0502030303020204" pitchFamily="34" charset="0"/>
            </a:rPr>
            <a:t>Interopérabilité avec les systèmes existants (télérelève, géoréferencement, PAYWATER) garantissant une intégration fluide</a:t>
          </a:r>
        </a:p>
      </dgm:t>
    </dgm:pt>
    <dgm:pt modelId="{E7928E85-5B61-4F9F-A7A6-C858BD144B0A}" type="parTrans" cxnId="{EB684934-115C-432C-BCE1-6BA6C0EFAF46}">
      <dgm:prSet/>
      <dgm:spPr/>
      <dgm:t>
        <a:bodyPr/>
        <a:lstStyle/>
        <a:p>
          <a:endParaRPr lang="fr-FR"/>
        </a:p>
      </dgm:t>
    </dgm:pt>
    <dgm:pt modelId="{F87EC2B5-7F10-4CFE-BA7D-0FD611A1E2C5}" type="sibTrans" cxnId="{EB684934-115C-432C-BCE1-6BA6C0EFAF46}">
      <dgm:prSet/>
      <dgm:spPr/>
      <dgm:t>
        <a:bodyPr/>
        <a:lstStyle/>
        <a:p>
          <a:endParaRPr lang="fr-FR"/>
        </a:p>
      </dgm:t>
    </dgm:pt>
    <dgm:pt modelId="{A333077C-0D20-4A00-B9C0-9677E7894B72}">
      <dgm:prSet phldrT="[Texte]" custT="1"/>
      <dgm:spPr/>
      <dgm:t>
        <a:bodyPr/>
        <a:lstStyle/>
        <a:p>
          <a:r>
            <a:rPr lang="fr-FR" sz="1200">
              <a:latin typeface="Candara" panose="020E0502030303020204" pitchFamily="34" charset="0"/>
            </a:rPr>
            <a:t>Sécurisation des données et tracabilité des opérations, conformément aux standard SI et aux exigences réglementaires.  </a:t>
          </a:r>
        </a:p>
      </dgm:t>
    </dgm:pt>
    <dgm:pt modelId="{7BF4BA0D-28E2-4ADC-B6C5-7A1B4B231477}" type="parTrans" cxnId="{6433B33A-664F-4534-B39F-7A6D13B97913}">
      <dgm:prSet/>
      <dgm:spPr/>
      <dgm:t>
        <a:bodyPr/>
        <a:lstStyle/>
        <a:p>
          <a:endParaRPr lang="fr-FR"/>
        </a:p>
      </dgm:t>
    </dgm:pt>
    <dgm:pt modelId="{C901A317-85D5-4B78-9329-B89A26AEA5F8}" type="sibTrans" cxnId="{6433B33A-664F-4534-B39F-7A6D13B97913}">
      <dgm:prSet/>
      <dgm:spPr/>
      <dgm:t>
        <a:bodyPr/>
        <a:lstStyle/>
        <a:p>
          <a:endParaRPr lang="fr-FR"/>
        </a:p>
      </dgm:t>
    </dgm:pt>
    <dgm:pt modelId="{A990E866-23C3-4813-A589-4962049573B0}">
      <dgm:prSet phldrT="[Texte]" custT="1"/>
      <dgm:spPr/>
      <dgm:t>
        <a:bodyPr/>
        <a:lstStyle/>
        <a:p>
          <a:r>
            <a:rPr lang="fr-FR" sz="1200">
              <a:latin typeface="Candara" panose="020E0502030303020204" pitchFamily="34" charset="0"/>
            </a:rPr>
            <a:t>Pérennisation et évolutivité de la solution permettant l'ajout futur de services digitaux et de nouvelles fonctionnalités</a:t>
          </a:r>
        </a:p>
      </dgm:t>
    </dgm:pt>
    <dgm:pt modelId="{91C12F0A-8425-4E70-80E3-53E8714BFCFD}" type="parTrans" cxnId="{4268A93F-A821-4525-BD89-11A01EAE5B8A}">
      <dgm:prSet/>
      <dgm:spPr/>
      <dgm:t>
        <a:bodyPr/>
        <a:lstStyle/>
        <a:p>
          <a:endParaRPr lang="fr-FR"/>
        </a:p>
      </dgm:t>
    </dgm:pt>
    <dgm:pt modelId="{9C9513D0-8CD6-4D60-87A2-8CE0D485E749}" type="sibTrans" cxnId="{4268A93F-A821-4525-BD89-11A01EAE5B8A}">
      <dgm:prSet/>
      <dgm:spPr/>
      <dgm:t>
        <a:bodyPr/>
        <a:lstStyle/>
        <a:p>
          <a:endParaRPr lang="fr-FR"/>
        </a:p>
      </dgm:t>
    </dgm:pt>
    <dgm:pt modelId="{8A1406A9-A05E-4DC7-ADC3-81CE9C3E8614}" type="pres">
      <dgm:prSet presAssocID="{7C882433-B885-4793-86B4-C07713AF2E70}" presName="Name0" presStyleCnt="0">
        <dgm:presLayoutVars>
          <dgm:chMax/>
          <dgm:chPref/>
          <dgm:dir/>
        </dgm:presLayoutVars>
      </dgm:prSet>
      <dgm:spPr/>
    </dgm:pt>
    <dgm:pt modelId="{CC1454E1-2D99-46F1-82D9-E0DAB92F5A03}" type="pres">
      <dgm:prSet presAssocID="{8DD3982C-71F0-4AAA-AC82-D2A87FC4D491}" presName="parenttextcomposite" presStyleCnt="0"/>
      <dgm:spPr/>
    </dgm:pt>
    <dgm:pt modelId="{863B5A3E-C40B-439D-8B2A-E843168E5D09}" type="pres">
      <dgm:prSet presAssocID="{8DD3982C-71F0-4AAA-AC82-D2A87FC4D491}" presName="parenttext" presStyleLbl="revTx" presStyleIdx="0" presStyleCnt="3">
        <dgm:presLayoutVars>
          <dgm:chMax/>
          <dgm:chPref val="2"/>
          <dgm:bulletEnabled val="1"/>
        </dgm:presLayoutVars>
      </dgm:prSet>
      <dgm:spPr/>
    </dgm:pt>
    <dgm:pt modelId="{5391F43D-0E53-45F7-9265-3BE967148489}" type="pres">
      <dgm:prSet presAssocID="{8DD3982C-71F0-4AAA-AC82-D2A87FC4D491}" presName="parallelogramComposite" presStyleCnt="0"/>
      <dgm:spPr/>
    </dgm:pt>
    <dgm:pt modelId="{1ABD396F-0ABE-43BA-8978-0063FE6AAF6D}" type="pres">
      <dgm:prSet presAssocID="{8DD3982C-71F0-4AAA-AC82-D2A87FC4D491}" presName="parallelogram1" presStyleLbl="alignNode1" presStyleIdx="0" presStyleCnt="21"/>
      <dgm:spPr/>
    </dgm:pt>
    <dgm:pt modelId="{26B1F8E4-EAAB-4A20-A607-A1F5BDA1A127}" type="pres">
      <dgm:prSet presAssocID="{8DD3982C-71F0-4AAA-AC82-D2A87FC4D491}" presName="parallelogram2" presStyleLbl="alignNode1" presStyleIdx="1" presStyleCnt="21"/>
      <dgm:spPr/>
    </dgm:pt>
    <dgm:pt modelId="{38E2A08B-78E3-42BF-8AEA-5F8C22F147A6}" type="pres">
      <dgm:prSet presAssocID="{8DD3982C-71F0-4AAA-AC82-D2A87FC4D491}" presName="parallelogram3" presStyleLbl="alignNode1" presStyleIdx="2" presStyleCnt="21"/>
      <dgm:spPr/>
    </dgm:pt>
    <dgm:pt modelId="{A4A36467-1D8C-4BCC-A103-596333D4E947}" type="pres">
      <dgm:prSet presAssocID="{8DD3982C-71F0-4AAA-AC82-D2A87FC4D491}" presName="parallelogram4" presStyleLbl="alignNode1" presStyleIdx="3" presStyleCnt="21"/>
      <dgm:spPr/>
    </dgm:pt>
    <dgm:pt modelId="{FDDEE644-3730-4B51-AC6C-550156FE5ECC}" type="pres">
      <dgm:prSet presAssocID="{8DD3982C-71F0-4AAA-AC82-D2A87FC4D491}" presName="parallelogram5" presStyleLbl="alignNode1" presStyleIdx="4" presStyleCnt="21"/>
      <dgm:spPr/>
    </dgm:pt>
    <dgm:pt modelId="{E22116F9-B88E-4648-B74E-56629989BE41}" type="pres">
      <dgm:prSet presAssocID="{8DD3982C-71F0-4AAA-AC82-D2A87FC4D491}" presName="parallelogram6" presStyleLbl="alignNode1" presStyleIdx="5" presStyleCnt="21"/>
      <dgm:spPr/>
    </dgm:pt>
    <dgm:pt modelId="{FEAA1C4F-A47E-4E81-9998-B287CDE2B440}" type="pres">
      <dgm:prSet presAssocID="{8DD3982C-71F0-4AAA-AC82-D2A87FC4D491}" presName="parallelogram7" presStyleLbl="alignNode1" presStyleIdx="6" presStyleCnt="21"/>
      <dgm:spPr/>
    </dgm:pt>
    <dgm:pt modelId="{D2D0C0D7-93A6-431C-85CD-EC8ADD0B0A63}" type="pres">
      <dgm:prSet presAssocID="{F87EC2B5-7F10-4CFE-BA7D-0FD611A1E2C5}" presName="sibTrans" presStyleCnt="0"/>
      <dgm:spPr/>
    </dgm:pt>
    <dgm:pt modelId="{55845414-EB7E-4C7E-972D-C5482E1C64FC}" type="pres">
      <dgm:prSet presAssocID="{A333077C-0D20-4A00-B9C0-9677E7894B72}" presName="parenttextcomposite" presStyleCnt="0"/>
      <dgm:spPr/>
    </dgm:pt>
    <dgm:pt modelId="{ADEC9DE2-5675-49A3-842E-5853AC840DAF}" type="pres">
      <dgm:prSet presAssocID="{A333077C-0D20-4A00-B9C0-9677E7894B72}" presName="parenttext" presStyleLbl="revTx" presStyleIdx="1" presStyleCnt="3">
        <dgm:presLayoutVars>
          <dgm:chMax/>
          <dgm:chPref val="2"/>
          <dgm:bulletEnabled val="1"/>
        </dgm:presLayoutVars>
      </dgm:prSet>
      <dgm:spPr/>
    </dgm:pt>
    <dgm:pt modelId="{BB5DCE2D-5C8F-460D-9839-D63D4058450A}" type="pres">
      <dgm:prSet presAssocID="{A333077C-0D20-4A00-B9C0-9677E7894B72}" presName="parallelogramComposite" presStyleCnt="0"/>
      <dgm:spPr/>
    </dgm:pt>
    <dgm:pt modelId="{030FE13D-60DC-4BC3-A580-976FC9086F6D}" type="pres">
      <dgm:prSet presAssocID="{A333077C-0D20-4A00-B9C0-9677E7894B72}" presName="parallelogram1" presStyleLbl="alignNode1" presStyleIdx="7" presStyleCnt="21"/>
      <dgm:spPr/>
    </dgm:pt>
    <dgm:pt modelId="{3D143942-39D9-41F5-BF03-9E98D7F32B2D}" type="pres">
      <dgm:prSet presAssocID="{A333077C-0D20-4A00-B9C0-9677E7894B72}" presName="parallelogram2" presStyleLbl="alignNode1" presStyleIdx="8" presStyleCnt="21"/>
      <dgm:spPr/>
    </dgm:pt>
    <dgm:pt modelId="{E93C842E-B46F-4718-BD45-E2D2211EF4C1}" type="pres">
      <dgm:prSet presAssocID="{A333077C-0D20-4A00-B9C0-9677E7894B72}" presName="parallelogram3" presStyleLbl="alignNode1" presStyleIdx="9" presStyleCnt="21"/>
      <dgm:spPr/>
    </dgm:pt>
    <dgm:pt modelId="{5876B56F-1569-48C3-B70B-25FEFA43D8D8}" type="pres">
      <dgm:prSet presAssocID="{A333077C-0D20-4A00-B9C0-9677E7894B72}" presName="parallelogram4" presStyleLbl="alignNode1" presStyleIdx="10" presStyleCnt="21"/>
      <dgm:spPr/>
    </dgm:pt>
    <dgm:pt modelId="{4C1FD8A1-1885-4AFE-B656-38AAADA58BDE}" type="pres">
      <dgm:prSet presAssocID="{A333077C-0D20-4A00-B9C0-9677E7894B72}" presName="parallelogram5" presStyleLbl="alignNode1" presStyleIdx="11" presStyleCnt="21"/>
      <dgm:spPr/>
    </dgm:pt>
    <dgm:pt modelId="{2314B2A0-5A7B-4036-A77E-7CB25064FACE}" type="pres">
      <dgm:prSet presAssocID="{A333077C-0D20-4A00-B9C0-9677E7894B72}" presName="parallelogram6" presStyleLbl="alignNode1" presStyleIdx="12" presStyleCnt="21"/>
      <dgm:spPr/>
    </dgm:pt>
    <dgm:pt modelId="{04A47A53-478D-4504-9D23-4F5663D09368}" type="pres">
      <dgm:prSet presAssocID="{A333077C-0D20-4A00-B9C0-9677E7894B72}" presName="parallelogram7" presStyleLbl="alignNode1" presStyleIdx="13" presStyleCnt="21"/>
      <dgm:spPr/>
    </dgm:pt>
    <dgm:pt modelId="{D456547A-2B16-475E-8C96-2CAD8895A20D}" type="pres">
      <dgm:prSet presAssocID="{C901A317-85D5-4B78-9329-B89A26AEA5F8}" presName="sibTrans" presStyleCnt="0"/>
      <dgm:spPr/>
    </dgm:pt>
    <dgm:pt modelId="{0C1CB1A4-8233-4753-90D4-7A0E7E935224}" type="pres">
      <dgm:prSet presAssocID="{A990E866-23C3-4813-A589-4962049573B0}" presName="parenttextcomposite" presStyleCnt="0"/>
      <dgm:spPr/>
    </dgm:pt>
    <dgm:pt modelId="{8E9E6CFC-7ED1-49E5-8AFA-1F7813AB5972}" type="pres">
      <dgm:prSet presAssocID="{A990E866-23C3-4813-A589-4962049573B0}" presName="parenttext" presStyleLbl="revTx" presStyleIdx="2" presStyleCnt="3">
        <dgm:presLayoutVars>
          <dgm:chMax/>
          <dgm:chPref val="2"/>
          <dgm:bulletEnabled val="1"/>
        </dgm:presLayoutVars>
      </dgm:prSet>
      <dgm:spPr/>
    </dgm:pt>
    <dgm:pt modelId="{E5DDD3B8-676D-4CFF-B04A-41D93877266E}" type="pres">
      <dgm:prSet presAssocID="{A990E866-23C3-4813-A589-4962049573B0}" presName="parallelogramComposite" presStyleCnt="0"/>
      <dgm:spPr/>
    </dgm:pt>
    <dgm:pt modelId="{FE4F6049-4AAF-4FCE-AC7D-2EC95CF30635}" type="pres">
      <dgm:prSet presAssocID="{A990E866-23C3-4813-A589-4962049573B0}" presName="parallelogram1" presStyleLbl="alignNode1" presStyleIdx="14" presStyleCnt="21"/>
      <dgm:spPr/>
    </dgm:pt>
    <dgm:pt modelId="{4BB61E10-E05F-4736-9EE1-7B0B97B521D6}" type="pres">
      <dgm:prSet presAssocID="{A990E866-23C3-4813-A589-4962049573B0}" presName="parallelogram2" presStyleLbl="alignNode1" presStyleIdx="15" presStyleCnt="21"/>
      <dgm:spPr/>
    </dgm:pt>
    <dgm:pt modelId="{7E985600-0112-4E28-919F-EA448F1B2084}" type="pres">
      <dgm:prSet presAssocID="{A990E866-23C3-4813-A589-4962049573B0}" presName="parallelogram3" presStyleLbl="alignNode1" presStyleIdx="16" presStyleCnt="21"/>
      <dgm:spPr/>
    </dgm:pt>
    <dgm:pt modelId="{B044CF2E-0432-4911-BFCA-9FA792A8442B}" type="pres">
      <dgm:prSet presAssocID="{A990E866-23C3-4813-A589-4962049573B0}" presName="parallelogram4" presStyleLbl="alignNode1" presStyleIdx="17" presStyleCnt="21"/>
      <dgm:spPr/>
    </dgm:pt>
    <dgm:pt modelId="{D09DC138-2741-4CAE-9D49-F37F593F4C6B}" type="pres">
      <dgm:prSet presAssocID="{A990E866-23C3-4813-A589-4962049573B0}" presName="parallelogram5" presStyleLbl="alignNode1" presStyleIdx="18" presStyleCnt="21"/>
      <dgm:spPr/>
    </dgm:pt>
    <dgm:pt modelId="{4E5894D1-0AE8-447A-894E-88D6F495EC89}" type="pres">
      <dgm:prSet presAssocID="{A990E866-23C3-4813-A589-4962049573B0}" presName="parallelogram6" presStyleLbl="alignNode1" presStyleIdx="19" presStyleCnt="21"/>
      <dgm:spPr/>
    </dgm:pt>
    <dgm:pt modelId="{F2BF7DB4-7494-4E4C-A2B6-992B38BD3744}" type="pres">
      <dgm:prSet presAssocID="{A990E866-23C3-4813-A589-4962049573B0}" presName="parallelogram7" presStyleLbl="alignNode1" presStyleIdx="20" presStyleCnt="21"/>
      <dgm:spPr/>
    </dgm:pt>
  </dgm:ptLst>
  <dgm:cxnLst>
    <dgm:cxn modelId="{6F848302-B8D5-4678-9C2F-667FC8C5F06D}" type="presOf" srcId="{A333077C-0D20-4A00-B9C0-9677E7894B72}" destId="{ADEC9DE2-5675-49A3-842E-5853AC840DAF}" srcOrd="0" destOrd="0" presId="urn:microsoft.com/office/officeart/2008/layout/VerticalAccentList"/>
    <dgm:cxn modelId="{EB684934-115C-432C-BCE1-6BA6C0EFAF46}" srcId="{7C882433-B885-4793-86B4-C07713AF2E70}" destId="{8DD3982C-71F0-4AAA-AC82-D2A87FC4D491}" srcOrd="0" destOrd="0" parTransId="{E7928E85-5B61-4F9F-A7A6-C858BD144B0A}" sibTransId="{F87EC2B5-7F10-4CFE-BA7D-0FD611A1E2C5}"/>
    <dgm:cxn modelId="{6433B33A-664F-4534-B39F-7A6D13B97913}" srcId="{7C882433-B885-4793-86B4-C07713AF2E70}" destId="{A333077C-0D20-4A00-B9C0-9677E7894B72}" srcOrd="1" destOrd="0" parTransId="{7BF4BA0D-28E2-4ADC-B6C5-7A1B4B231477}" sibTransId="{C901A317-85D5-4B78-9329-B89A26AEA5F8}"/>
    <dgm:cxn modelId="{4268A93F-A821-4525-BD89-11A01EAE5B8A}" srcId="{7C882433-B885-4793-86B4-C07713AF2E70}" destId="{A990E866-23C3-4813-A589-4962049573B0}" srcOrd="2" destOrd="0" parTransId="{91C12F0A-8425-4E70-80E3-53E8714BFCFD}" sibTransId="{9C9513D0-8CD6-4D60-87A2-8CE0D485E749}"/>
    <dgm:cxn modelId="{750619B1-D4C6-4FEB-B2CB-48951EA98972}" type="presOf" srcId="{8DD3982C-71F0-4AAA-AC82-D2A87FC4D491}" destId="{863B5A3E-C40B-439D-8B2A-E843168E5D09}" srcOrd="0" destOrd="0" presId="urn:microsoft.com/office/officeart/2008/layout/VerticalAccentList"/>
    <dgm:cxn modelId="{0F2BDBCA-E784-4EBC-966A-CCE987D70388}" type="presOf" srcId="{7C882433-B885-4793-86B4-C07713AF2E70}" destId="{8A1406A9-A05E-4DC7-ADC3-81CE9C3E8614}" srcOrd="0" destOrd="0" presId="urn:microsoft.com/office/officeart/2008/layout/VerticalAccentList"/>
    <dgm:cxn modelId="{A66C92E5-C558-4318-ADED-5255D7578265}" type="presOf" srcId="{A990E866-23C3-4813-A589-4962049573B0}" destId="{8E9E6CFC-7ED1-49E5-8AFA-1F7813AB5972}" srcOrd="0" destOrd="0" presId="urn:microsoft.com/office/officeart/2008/layout/VerticalAccentList"/>
    <dgm:cxn modelId="{3C4759E2-EAF9-454B-BB2E-1BFC7CF47E09}" type="presParOf" srcId="{8A1406A9-A05E-4DC7-ADC3-81CE9C3E8614}" destId="{CC1454E1-2D99-46F1-82D9-E0DAB92F5A03}" srcOrd="0" destOrd="0" presId="urn:microsoft.com/office/officeart/2008/layout/VerticalAccentList"/>
    <dgm:cxn modelId="{77433080-0612-49C1-B9BC-C9E810AD22C1}" type="presParOf" srcId="{CC1454E1-2D99-46F1-82D9-E0DAB92F5A03}" destId="{863B5A3E-C40B-439D-8B2A-E843168E5D09}" srcOrd="0" destOrd="0" presId="urn:microsoft.com/office/officeart/2008/layout/VerticalAccentList"/>
    <dgm:cxn modelId="{FB85E2D4-8BE8-4AAB-9FAC-590709C5B2FC}" type="presParOf" srcId="{8A1406A9-A05E-4DC7-ADC3-81CE9C3E8614}" destId="{5391F43D-0E53-45F7-9265-3BE967148489}" srcOrd="1" destOrd="0" presId="urn:microsoft.com/office/officeart/2008/layout/VerticalAccentList"/>
    <dgm:cxn modelId="{9D9DE785-5605-4DDF-9CF0-F43CB8BA480E}" type="presParOf" srcId="{5391F43D-0E53-45F7-9265-3BE967148489}" destId="{1ABD396F-0ABE-43BA-8978-0063FE6AAF6D}" srcOrd="0" destOrd="0" presId="urn:microsoft.com/office/officeart/2008/layout/VerticalAccentList"/>
    <dgm:cxn modelId="{B496ACB5-3192-475E-A615-24CBB366F734}" type="presParOf" srcId="{5391F43D-0E53-45F7-9265-3BE967148489}" destId="{26B1F8E4-EAAB-4A20-A607-A1F5BDA1A127}" srcOrd="1" destOrd="0" presId="urn:microsoft.com/office/officeart/2008/layout/VerticalAccentList"/>
    <dgm:cxn modelId="{82DDD4A2-5FF2-4910-B99B-11BEF1651B97}" type="presParOf" srcId="{5391F43D-0E53-45F7-9265-3BE967148489}" destId="{38E2A08B-78E3-42BF-8AEA-5F8C22F147A6}" srcOrd="2" destOrd="0" presId="urn:microsoft.com/office/officeart/2008/layout/VerticalAccentList"/>
    <dgm:cxn modelId="{37B1B2BE-81EA-4091-8624-56A3FBAD6C16}" type="presParOf" srcId="{5391F43D-0E53-45F7-9265-3BE967148489}" destId="{A4A36467-1D8C-4BCC-A103-596333D4E947}" srcOrd="3" destOrd="0" presId="urn:microsoft.com/office/officeart/2008/layout/VerticalAccentList"/>
    <dgm:cxn modelId="{EBFF24A9-BC57-4A5F-A45E-52B6CDEC82B8}" type="presParOf" srcId="{5391F43D-0E53-45F7-9265-3BE967148489}" destId="{FDDEE644-3730-4B51-AC6C-550156FE5ECC}" srcOrd="4" destOrd="0" presId="urn:microsoft.com/office/officeart/2008/layout/VerticalAccentList"/>
    <dgm:cxn modelId="{499D7CD5-7B94-41F8-95D2-DB341C3D159F}" type="presParOf" srcId="{5391F43D-0E53-45F7-9265-3BE967148489}" destId="{E22116F9-B88E-4648-B74E-56629989BE41}" srcOrd="5" destOrd="0" presId="urn:microsoft.com/office/officeart/2008/layout/VerticalAccentList"/>
    <dgm:cxn modelId="{6566EABB-D85A-40FC-8C80-3DBEA4C5C504}" type="presParOf" srcId="{5391F43D-0E53-45F7-9265-3BE967148489}" destId="{FEAA1C4F-A47E-4E81-9998-B287CDE2B440}" srcOrd="6" destOrd="0" presId="urn:microsoft.com/office/officeart/2008/layout/VerticalAccentList"/>
    <dgm:cxn modelId="{8321DDDE-27D4-417B-8091-EF23D7423110}" type="presParOf" srcId="{8A1406A9-A05E-4DC7-ADC3-81CE9C3E8614}" destId="{D2D0C0D7-93A6-431C-85CD-EC8ADD0B0A63}" srcOrd="2" destOrd="0" presId="urn:microsoft.com/office/officeart/2008/layout/VerticalAccentList"/>
    <dgm:cxn modelId="{565BDE93-2BAA-404D-8424-214AEACB4773}" type="presParOf" srcId="{8A1406A9-A05E-4DC7-ADC3-81CE9C3E8614}" destId="{55845414-EB7E-4C7E-972D-C5482E1C64FC}" srcOrd="3" destOrd="0" presId="urn:microsoft.com/office/officeart/2008/layout/VerticalAccentList"/>
    <dgm:cxn modelId="{4FA07942-162C-4F83-A985-AA9B606CD2A2}" type="presParOf" srcId="{55845414-EB7E-4C7E-972D-C5482E1C64FC}" destId="{ADEC9DE2-5675-49A3-842E-5853AC840DAF}" srcOrd="0" destOrd="0" presId="urn:microsoft.com/office/officeart/2008/layout/VerticalAccentList"/>
    <dgm:cxn modelId="{86A0FBA6-1B2B-48C8-AC17-BDEC27B54EE1}" type="presParOf" srcId="{8A1406A9-A05E-4DC7-ADC3-81CE9C3E8614}" destId="{BB5DCE2D-5C8F-460D-9839-D63D4058450A}" srcOrd="4" destOrd="0" presId="urn:microsoft.com/office/officeart/2008/layout/VerticalAccentList"/>
    <dgm:cxn modelId="{7DA82E59-F7A5-4D47-A567-C51C9152A679}" type="presParOf" srcId="{BB5DCE2D-5C8F-460D-9839-D63D4058450A}" destId="{030FE13D-60DC-4BC3-A580-976FC9086F6D}" srcOrd="0" destOrd="0" presId="urn:microsoft.com/office/officeart/2008/layout/VerticalAccentList"/>
    <dgm:cxn modelId="{83F4E9AB-2C9D-462E-AD83-1F00E41278E3}" type="presParOf" srcId="{BB5DCE2D-5C8F-460D-9839-D63D4058450A}" destId="{3D143942-39D9-41F5-BF03-9E98D7F32B2D}" srcOrd="1" destOrd="0" presId="urn:microsoft.com/office/officeart/2008/layout/VerticalAccentList"/>
    <dgm:cxn modelId="{1BE0D285-29B4-4D4E-B6DE-C940519232E6}" type="presParOf" srcId="{BB5DCE2D-5C8F-460D-9839-D63D4058450A}" destId="{E93C842E-B46F-4718-BD45-E2D2211EF4C1}" srcOrd="2" destOrd="0" presId="urn:microsoft.com/office/officeart/2008/layout/VerticalAccentList"/>
    <dgm:cxn modelId="{A9ACB616-4B0B-49A0-BE01-D99AD97E0C41}" type="presParOf" srcId="{BB5DCE2D-5C8F-460D-9839-D63D4058450A}" destId="{5876B56F-1569-48C3-B70B-25FEFA43D8D8}" srcOrd="3" destOrd="0" presId="urn:microsoft.com/office/officeart/2008/layout/VerticalAccentList"/>
    <dgm:cxn modelId="{143CE8C2-78C8-4BC3-914C-F61F30CCB418}" type="presParOf" srcId="{BB5DCE2D-5C8F-460D-9839-D63D4058450A}" destId="{4C1FD8A1-1885-4AFE-B656-38AAADA58BDE}" srcOrd="4" destOrd="0" presId="urn:microsoft.com/office/officeart/2008/layout/VerticalAccentList"/>
    <dgm:cxn modelId="{D89DF3D1-056E-4E59-B0F7-BAC53C4E4ABD}" type="presParOf" srcId="{BB5DCE2D-5C8F-460D-9839-D63D4058450A}" destId="{2314B2A0-5A7B-4036-A77E-7CB25064FACE}" srcOrd="5" destOrd="0" presId="urn:microsoft.com/office/officeart/2008/layout/VerticalAccentList"/>
    <dgm:cxn modelId="{B908DAEC-99D5-4BF2-8E25-598E4C34DD83}" type="presParOf" srcId="{BB5DCE2D-5C8F-460D-9839-D63D4058450A}" destId="{04A47A53-478D-4504-9D23-4F5663D09368}" srcOrd="6" destOrd="0" presId="urn:microsoft.com/office/officeart/2008/layout/VerticalAccentList"/>
    <dgm:cxn modelId="{D065E7FB-8234-408A-A329-FEC7C49CEE33}" type="presParOf" srcId="{8A1406A9-A05E-4DC7-ADC3-81CE9C3E8614}" destId="{D456547A-2B16-475E-8C96-2CAD8895A20D}" srcOrd="5" destOrd="0" presId="urn:microsoft.com/office/officeart/2008/layout/VerticalAccentList"/>
    <dgm:cxn modelId="{D4CFD597-9CEE-45DB-A467-9BF0073792EB}" type="presParOf" srcId="{8A1406A9-A05E-4DC7-ADC3-81CE9C3E8614}" destId="{0C1CB1A4-8233-4753-90D4-7A0E7E935224}" srcOrd="6" destOrd="0" presId="urn:microsoft.com/office/officeart/2008/layout/VerticalAccentList"/>
    <dgm:cxn modelId="{E796845F-0FFC-4035-A499-6CFE4BE504D6}" type="presParOf" srcId="{0C1CB1A4-8233-4753-90D4-7A0E7E935224}" destId="{8E9E6CFC-7ED1-49E5-8AFA-1F7813AB5972}" srcOrd="0" destOrd="0" presId="urn:microsoft.com/office/officeart/2008/layout/VerticalAccentList"/>
    <dgm:cxn modelId="{AD9FE09F-FDD9-4DFD-A912-E007CE9750C0}" type="presParOf" srcId="{8A1406A9-A05E-4DC7-ADC3-81CE9C3E8614}" destId="{E5DDD3B8-676D-4CFF-B04A-41D93877266E}" srcOrd="7" destOrd="0" presId="urn:microsoft.com/office/officeart/2008/layout/VerticalAccentList"/>
    <dgm:cxn modelId="{0B2E2302-A5B1-44C3-A9D3-0B8041ED8E9A}" type="presParOf" srcId="{E5DDD3B8-676D-4CFF-B04A-41D93877266E}" destId="{FE4F6049-4AAF-4FCE-AC7D-2EC95CF30635}" srcOrd="0" destOrd="0" presId="urn:microsoft.com/office/officeart/2008/layout/VerticalAccentList"/>
    <dgm:cxn modelId="{50540FEC-3A84-46FE-9273-091978A13C45}" type="presParOf" srcId="{E5DDD3B8-676D-4CFF-B04A-41D93877266E}" destId="{4BB61E10-E05F-4736-9EE1-7B0B97B521D6}" srcOrd="1" destOrd="0" presId="urn:microsoft.com/office/officeart/2008/layout/VerticalAccentList"/>
    <dgm:cxn modelId="{1AC81EC4-08CA-4FC5-8D99-92601F56C31E}" type="presParOf" srcId="{E5DDD3B8-676D-4CFF-B04A-41D93877266E}" destId="{7E985600-0112-4E28-919F-EA448F1B2084}" srcOrd="2" destOrd="0" presId="urn:microsoft.com/office/officeart/2008/layout/VerticalAccentList"/>
    <dgm:cxn modelId="{CC2A4F5C-1819-4C37-A196-EC127500D55B}" type="presParOf" srcId="{E5DDD3B8-676D-4CFF-B04A-41D93877266E}" destId="{B044CF2E-0432-4911-BFCA-9FA792A8442B}" srcOrd="3" destOrd="0" presId="urn:microsoft.com/office/officeart/2008/layout/VerticalAccentList"/>
    <dgm:cxn modelId="{CCE41239-DFBB-4F16-9B5D-30E84983A4EC}" type="presParOf" srcId="{E5DDD3B8-676D-4CFF-B04A-41D93877266E}" destId="{D09DC138-2741-4CAE-9D49-F37F593F4C6B}" srcOrd="4" destOrd="0" presId="urn:microsoft.com/office/officeart/2008/layout/VerticalAccentList"/>
    <dgm:cxn modelId="{A7474268-86EA-4097-A027-8E0BFDDED3EE}" type="presParOf" srcId="{E5DDD3B8-676D-4CFF-B04A-41D93877266E}" destId="{4E5894D1-0AE8-447A-894E-88D6F495EC89}" srcOrd="5" destOrd="0" presId="urn:microsoft.com/office/officeart/2008/layout/VerticalAccentList"/>
    <dgm:cxn modelId="{44566274-4441-4A24-A8AC-934F57012E14}" type="presParOf" srcId="{E5DDD3B8-676D-4CFF-B04A-41D93877266E}" destId="{F2BF7DB4-7494-4E4C-A2B6-992B38BD3744}" srcOrd="6" destOrd="0" presId="urn:microsoft.com/office/officeart/2008/layout/VerticalAccent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2870F01-925B-4C53-B956-2785BAE3064C}" type="doc">
      <dgm:prSet loTypeId="urn:microsoft.com/office/officeart/2005/8/layout/list1" loCatId="list" qsTypeId="urn:microsoft.com/office/officeart/2005/8/quickstyle/simple1" qsCatId="simple" csTypeId="urn:microsoft.com/office/officeart/2005/8/colors/accent0_3" csCatId="mainScheme" phldr="1"/>
      <dgm:spPr/>
      <dgm:t>
        <a:bodyPr/>
        <a:lstStyle/>
        <a:p>
          <a:endParaRPr lang="fr-FR"/>
        </a:p>
      </dgm:t>
    </dgm:pt>
    <dgm:pt modelId="{4ABB6135-D391-4C64-BC52-FC10290D443D}">
      <dgm:prSet phldrT="[Texte]" custT="1"/>
      <dgm:spPr>
        <a:xfrm>
          <a:off x="274320" y="45720"/>
          <a:ext cx="4735811" cy="681118"/>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t>
        <a:bodyPr/>
        <a:lstStyle/>
        <a:p>
          <a:pPr>
            <a:buNone/>
          </a:pPr>
          <a:r>
            <a:rPr lang="fr-FR" sz="1200" b="1">
              <a:solidFill>
                <a:sysClr val="window" lastClr="FFFFFF"/>
              </a:solidFill>
              <a:latin typeface="Candara" panose="020E0502030303020204" pitchFamily="34" charset="0"/>
              <a:ea typeface="+mn-ea"/>
              <a:cs typeface="+mn-cs"/>
            </a:rPr>
            <a:t>Renforcement du pilotage et de la gouvernance du projet, avec visibilité sur l’ensemble des étapes et indicateurs de performance </a:t>
          </a:r>
          <a:endParaRPr lang="fr-FR" sz="1200">
            <a:solidFill>
              <a:sysClr val="window" lastClr="FFFFFF"/>
            </a:solidFill>
            <a:latin typeface="Candara" panose="020E0502030303020204" pitchFamily="34" charset="0"/>
            <a:ea typeface="+mn-ea"/>
            <a:cs typeface="+mn-cs"/>
          </a:endParaRPr>
        </a:p>
      </dgm:t>
    </dgm:pt>
    <dgm:pt modelId="{B72559E4-5A3B-4112-BFA9-C19D9219FA65}" type="parTrans" cxnId="{7B27FF5E-CFC9-41A0-95A8-1B9C8505E92B}">
      <dgm:prSet/>
      <dgm:spPr/>
      <dgm:t>
        <a:bodyPr/>
        <a:lstStyle/>
        <a:p>
          <a:endParaRPr lang="fr-FR"/>
        </a:p>
      </dgm:t>
    </dgm:pt>
    <dgm:pt modelId="{1EE65AB4-5B51-4BE0-B25A-F070D18DBEC0}" type="sibTrans" cxnId="{7B27FF5E-CFC9-41A0-95A8-1B9C8505E92B}">
      <dgm:prSet/>
      <dgm:spPr/>
      <dgm:t>
        <a:bodyPr/>
        <a:lstStyle/>
        <a:p>
          <a:endParaRPr lang="fr-FR"/>
        </a:p>
      </dgm:t>
    </dgm:pt>
    <dgm:pt modelId="{55C5A208-D43C-4A98-826D-984E465B7A64}">
      <dgm:prSet phldrT="[Texte]" custT="1"/>
      <dgm:spPr>
        <a:xfrm>
          <a:off x="274320" y="1106999"/>
          <a:ext cx="4682505" cy="708480"/>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t>
        <a:bodyPr/>
        <a:lstStyle/>
        <a:p>
          <a:pPr>
            <a:buNone/>
          </a:pPr>
          <a:r>
            <a:rPr lang="fr-FR" sz="1200">
              <a:solidFill>
                <a:sysClr val="window" lastClr="FFFFFF"/>
              </a:solidFill>
              <a:latin typeface="Candara" panose="020E0502030303020204" pitchFamily="34" charset="0"/>
              <a:ea typeface="+mn-ea"/>
              <a:cs typeface="+mn-cs"/>
            </a:rPr>
            <a:t>Transfert de compétences aux équipes internes, assurant l’autonomie et la continuité après la mise en service </a:t>
          </a:r>
        </a:p>
      </dgm:t>
    </dgm:pt>
    <dgm:pt modelId="{C7680DB4-8B9E-45E7-86A4-4B7BA4D5DCDF}" type="parTrans" cxnId="{6151545E-5A2F-49D1-99C5-A3AE4E3EB7E5}">
      <dgm:prSet/>
      <dgm:spPr/>
      <dgm:t>
        <a:bodyPr/>
        <a:lstStyle/>
        <a:p>
          <a:endParaRPr lang="fr-FR"/>
        </a:p>
      </dgm:t>
    </dgm:pt>
    <dgm:pt modelId="{F7CFF140-F98B-44D8-B353-93967BBB1E88}" type="sibTrans" cxnId="{6151545E-5A2F-49D1-99C5-A3AE4E3EB7E5}">
      <dgm:prSet/>
      <dgm:spPr/>
      <dgm:t>
        <a:bodyPr/>
        <a:lstStyle/>
        <a:p>
          <a:endParaRPr lang="fr-FR"/>
        </a:p>
      </dgm:t>
    </dgm:pt>
    <dgm:pt modelId="{50334828-8E2A-478A-AED0-66CCECB05608}">
      <dgm:prSet phldrT="[Texte]" custT="1"/>
      <dgm:spPr>
        <a:xfrm>
          <a:off x="274320" y="2195639"/>
          <a:ext cx="4682466" cy="708480"/>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gm:spPr>
      <dgm:t>
        <a:bodyPr/>
        <a:lstStyle/>
        <a:p>
          <a:pPr>
            <a:buNone/>
          </a:pPr>
          <a:r>
            <a:rPr lang="fr-FR" sz="1200">
              <a:solidFill>
                <a:sysClr val="window" lastClr="FFFFFF"/>
              </a:solidFill>
              <a:latin typeface="Candara" panose="020E0502030303020204" pitchFamily="34" charset="0"/>
              <a:ea typeface="+mn-ea"/>
              <a:cs typeface="+mn-cs"/>
            </a:rPr>
            <a:t>Amélioration de la collaboration interne et externe, grâce à des outils de communication et de suivi partagés</a:t>
          </a:r>
        </a:p>
      </dgm:t>
    </dgm:pt>
    <dgm:pt modelId="{092E2710-065D-455A-A40E-241509A0A714}" type="parTrans" cxnId="{DFCF4939-81DC-4474-9D39-E3F81A231796}">
      <dgm:prSet/>
      <dgm:spPr/>
      <dgm:t>
        <a:bodyPr/>
        <a:lstStyle/>
        <a:p>
          <a:endParaRPr lang="fr-FR"/>
        </a:p>
      </dgm:t>
    </dgm:pt>
    <dgm:pt modelId="{E1C954EC-CD72-4530-A1A9-9CA3AF0BC39E}" type="sibTrans" cxnId="{DFCF4939-81DC-4474-9D39-E3F81A231796}">
      <dgm:prSet/>
      <dgm:spPr/>
      <dgm:t>
        <a:bodyPr/>
        <a:lstStyle/>
        <a:p>
          <a:endParaRPr lang="fr-FR"/>
        </a:p>
      </dgm:t>
    </dgm:pt>
    <dgm:pt modelId="{12861FBA-9EC4-4CB2-9A4A-B60AC262D967}" type="pres">
      <dgm:prSet presAssocID="{C2870F01-925B-4C53-B956-2785BAE3064C}" presName="linear" presStyleCnt="0">
        <dgm:presLayoutVars>
          <dgm:dir/>
          <dgm:animLvl val="lvl"/>
          <dgm:resizeHandles val="exact"/>
        </dgm:presLayoutVars>
      </dgm:prSet>
      <dgm:spPr/>
    </dgm:pt>
    <dgm:pt modelId="{DB367D0F-27B1-470B-8AC1-E6DD1FFFE002}" type="pres">
      <dgm:prSet presAssocID="{4ABB6135-D391-4C64-BC52-FC10290D443D}" presName="parentLin" presStyleCnt="0"/>
      <dgm:spPr/>
    </dgm:pt>
    <dgm:pt modelId="{98A4CB3C-9D45-403B-B5C9-8050EC3B420A}" type="pres">
      <dgm:prSet presAssocID="{4ABB6135-D391-4C64-BC52-FC10290D443D}" presName="parentLeftMargin" presStyleLbl="node1" presStyleIdx="0" presStyleCnt="3"/>
      <dgm:spPr/>
    </dgm:pt>
    <dgm:pt modelId="{ADB4A46B-5318-4EEF-ABF5-54E0D35D3070}" type="pres">
      <dgm:prSet presAssocID="{4ABB6135-D391-4C64-BC52-FC10290D443D}" presName="parentText" presStyleLbl="node1" presStyleIdx="0" presStyleCnt="3" custScaleX="123313" custScaleY="96138">
        <dgm:presLayoutVars>
          <dgm:chMax val="0"/>
          <dgm:bulletEnabled val="1"/>
        </dgm:presLayoutVars>
      </dgm:prSet>
      <dgm:spPr/>
    </dgm:pt>
    <dgm:pt modelId="{A16DFBCB-302E-4439-8C7F-7FE3C571180D}" type="pres">
      <dgm:prSet presAssocID="{4ABB6135-D391-4C64-BC52-FC10290D443D}" presName="negativeSpace" presStyleCnt="0"/>
      <dgm:spPr/>
    </dgm:pt>
    <dgm:pt modelId="{DE1101F3-A2DF-435B-AC3B-47398B7148DA}" type="pres">
      <dgm:prSet presAssocID="{4ABB6135-D391-4C64-BC52-FC10290D443D}" presName="childText" presStyleLbl="conFgAcc1" presStyleIdx="0" presStyleCnt="3">
        <dgm:presLayoutVars>
          <dgm:bulletEnabled val="1"/>
        </dgm:presLayoutVars>
      </dgm:prSet>
      <dgm:spPr>
        <a:xfrm>
          <a:off x="0" y="37259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gm:spPr>
    </dgm:pt>
    <dgm:pt modelId="{9BD43B08-49A8-453B-BA4D-986F5F367D79}" type="pres">
      <dgm:prSet presAssocID="{1EE65AB4-5B51-4BE0-B25A-F070D18DBEC0}" presName="spaceBetweenRectangles" presStyleCnt="0"/>
      <dgm:spPr/>
    </dgm:pt>
    <dgm:pt modelId="{A6227470-FE49-48CA-B88F-CA8B9841EB8C}" type="pres">
      <dgm:prSet presAssocID="{55C5A208-D43C-4A98-826D-984E465B7A64}" presName="parentLin" presStyleCnt="0"/>
      <dgm:spPr/>
    </dgm:pt>
    <dgm:pt modelId="{D3B9DE28-A12D-4D5C-B5F0-F779B9506BDD}" type="pres">
      <dgm:prSet presAssocID="{55C5A208-D43C-4A98-826D-984E465B7A64}" presName="parentLeftMargin" presStyleLbl="node1" presStyleIdx="0" presStyleCnt="3"/>
      <dgm:spPr/>
    </dgm:pt>
    <dgm:pt modelId="{2C6317DB-036B-4D2C-B784-8461741D2E59}" type="pres">
      <dgm:prSet presAssocID="{55C5A208-D43C-4A98-826D-984E465B7A64}" presName="parentText" presStyleLbl="node1" presStyleIdx="1" presStyleCnt="3" custScaleX="121925">
        <dgm:presLayoutVars>
          <dgm:chMax val="0"/>
          <dgm:bulletEnabled val="1"/>
        </dgm:presLayoutVars>
      </dgm:prSet>
      <dgm:spPr/>
    </dgm:pt>
    <dgm:pt modelId="{63805B8A-7DB7-4B05-98AE-86D5BB2D7A47}" type="pres">
      <dgm:prSet presAssocID="{55C5A208-D43C-4A98-826D-984E465B7A64}" presName="negativeSpace" presStyleCnt="0"/>
      <dgm:spPr/>
    </dgm:pt>
    <dgm:pt modelId="{25FDF2C9-54E8-4250-BD7A-5CA3F579B207}" type="pres">
      <dgm:prSet presAssocID="{55C5A208-D43C-4A98-826D-984E465B7A64}" presName="childText" presStyleLbl="conFgAcc1" presStyleIdx="1" presStyleCnt="3">
        <dgm:presLayoutVars>
          <dgm:bulletEnabled val="1"/>
        </dgm:presLayoutVars>
      </dgm:prSet>
      <dgm:spPr>
        <a:xfrm>
          <a:off x="0" y="146123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gm:spPr>
    </dgm:pt>
    <dgm:pt modelId="{2EB9DC99-EB9A-483D-8C64-85D6350AD950}" type="pres">
      <dgm:prSet presAssocID="{F7CFF140-F98B-44D8-B353-93967BBB1E88}" presName="spaceBetweenRectangles" presStyleCnt="0"/>
      <dgm:spPr/>
    </dgm:pt>
    <dgm:pt modelId="{41B7EB05-8985-44E7-AD4E-EF72B5E09B90}" type="pres">
      <dgm:prSet presAssocID="{50334828-8E2A-478A-AED0-66CCECB05608}" presName="parentLin" presStyleCnt="0"/>
      <dgm:spPr/>
    </dgm:pt>
    <dgm:pt modelId="{A11793C3-63D1-4273-8BE3-C1B9275864BE}" type="pres">
      <dgm:prSet presAssocID="{50334828-8E2A-478A-AED0-66CCECB05608}" presName="parentLeftMargin" presStyleLbl="node1" presStyleIdx="1" presStyleCnt="3"/>
      <dgm:spPr/>
    </dgm:pt>
    <dgm:pt modelId="{45A46AFD-F855-4CA6-80B3-B7D5A5C99BD3}" type="pres">
      <dgm:prSet presAssocID="{50334828-8E2A-478A-AED0-66CCECB05608}" presName="parentText" presStyleLbl="node1" presStyleIdx="2" presStyleCnt="3" custScaleX="121924">
        <dgm:presLayoutVars>
          <dgm:chMax val="0"/>
          <dgm:bulletEnabled val="1"/>
        </dgm:presLayoutVars>
      </dgm:prSet>
      <dgm:spPr/>
    </dgm:pt>
    <dgm:pt modelId="{4E4303C5-9D1F-46FD-923D-92DA8534486B}" type="pres">
      <dgm:prSet presAssocID="{50334828-8E2A-478A-AED0-66CCECB05608}" presName="negativeSpace" presStyleCnt="0"/>
      <dgm:spPr/>
    </dgm:pt>
    <dgm:pt modelId="{2BC5A5E9-0F16-4C96-9497-41B093E92C80}" type="pres">
      <dgm:prSet presAssocID="{50334828-8E2A-478A-AED0-66CCECB05608}" presName="childText" presStyleLbl="conFgAcc1" presStyleIdx="2" presStyleCnt="3">
        <dgm:presLayoutVars>
          <dgm:bulletEnabled val="1"/>
        </dgm:presLayoutVars>
      </dgm:prSet>
      <dgm:spPr>
        <a:xfrm>
          <a:off x="0" y="254987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gm:spPr>
    </dgm:pt>
  </dgm:ptLst>
  <dgm:cxnLst>
    <dgm:cxn modelId="{BC713D17-42EF-4CDA-892B-284EAFA59E45}" type="presOf" srcId="{55C5A208-D43C-4A98-826D-984E465B7A64}" destId="{D3B9DE28-A12D-4D5C-B5F0-F779B9506BDD}" srcOrd="0" destOrd="0" presId="urn:microsoft.com/office/officeart/2005/8/layout/list1"/>
    <dgm:cxn modelId="{DFCF4939-81DC-4474-9D39-E3F81A231796}" srcId="{C2870F01-925B-4C53-B956-2785BAE3064C}" destId="{50334828-8E2A-478A-AED0-66CCECB05608}" srcOrd="2" destOrd="0" parTransId="{092E2710-065D-455A-A40E-241509A0A714}" sibTransId="{E1C954EC-CD72-4530-A1A9-9CA3AF0BC39E}"/>
    <dgm:cxn modelId="{6151545E-5A2F-49D1-99C5-A3AE4E3EB7E5}" srcId="{C2870F01-925B-4C53-B956-2785BAE3064C}" destId="{55C5A208-D43C-4A98-826D-984E465B7A64}" srcOrd="1" destOrd="0" parTransId="{C7680DB4-8B9E-45E7-86A4-4B7BA4D5DCDF}" sibTransId="{F7CFF140-F98B-44D8-B353-93967BBB1E88}"/>
    <dgm:cxn modelId="{7B27FF5E-CFC9-41A0-95A8-1B9C8505E92B}" srcId="{C2870F01-925B-4C53-B956-2785BAE3064C}" destId="{4ABB6135-D391-4C64-BC52-FC10290D443D}" srcOrd="0" destOrd="0" parTransId="{B72559E4-5A3B-4112-BFA9-C19D9219FA65}" sibTransId="{1EE65AB4-5B51-4BE0-B25A-F070D18DBEC0}"/>
    <dgm:cxn modelId="{C20B4C8B-26A0-4C7D-A526-501E1AD92618}" type="presOf" srcId="{55C5A208-D43C-4A98-826D-984E465B7A64}" destId="{2C6317DB-036B-4D2C-B784-8461741D2E59}" srcOrd="1" destOrd="0" presId="urn:microsoft.com/office/officeart/2005/8/layout/list1"/>
    <dgm:cxn modelId="{B4EDC6A5-A65E-4F96-BB47-A6B1CDDAFF64}" type="presOf" srcId="{50334828-8E2A-478A-AED0-66CCECB05608}" destId="{45A46AFD-F855-4CA6-80B3-B7D5A5C99BD3}" srcOrd="1" destOrd="0" presId="urn:microsoft.com/office/officeart/2005/8/layout/list1"/>
    <dgm:cxn modelId="{1460A5AF-8AC4-4CE6-9C1E-820BD6A7930F}" type="presOf" srcId="{4ABB6135-D391-4C64-BC52-FC10290D443D}" destId="{ADB4A46B-5318-4EEF-ABF5-54E0D35D3070}" srcOrd="1" destOrd="0" presId="urn:microsoft.com/office/officeart/2005/8/layout/list1"/>
    <dgm:cxn modelId="{B9ECC2B9-D4DC-4260-80E2-B54F0A28BB3F}" type="presOf" srcId="{50334828-8E2A-478A-AED0-66CCECB05608}" destId="{A11793C3-63D1-4273-8BE3-C1B9275864BE}" srcOrd="0" destOrd="0" presId="urn:microsoft.com/office/officeart/2005/8/layout/list1"/>
    <dgm:cxn modelId="{E4FC32DA-C8C9-4C27-87A8-D4C42345C6FF}" type="presOf" srcId="{C2870F01-925B-4C53-B956-2785BAE3064C}" destId="{12861FBA-9EC4-4CB2-9A4A-B60AC262D967}" srcOrd="0" destOrd="0" presId="urn:microsoft.com/office/officeart/2005/8/layout/list1"/>
    <dgm:cxn modelId="{498848DA-6717-4B03-9340-ED8FBE67ADCA}" type="presOf" srcId="{4ABB6135-D391-4C64-BC52-FC10290D443D}" destId="{98A4CB3C-9D45-403B-B5C9-8050EC3B420A}" srcOrd="0" destOrd="0" presId="urn:microsoft.com/office/officeart/2005/8/layout/list1"/>
    <dgm:cxn modelId="{8C193B05-9416-487C-8DF9-25180D84F49E}" type="presParOf" srcId="{12861FBA-9EC4-4CB2-9A4A-B60AC262D967}" destId="{DB367D0F-27B1-470B-8AC1-E6DD1FFFE002}" srcOrd="0" destOrd="0" presId="urn:microsoft.com/office/officeart/2005/8/layout/list1"/>
    <dgm:cxn modelId="{9E166552-BD82-415F-925E-B783E2612B66}" type="presParOf" srcId="{DB367D0F-27B1-470B-8AC1-E6DD1FFFE002}" destId="{98A4CB3C-9D45-403B-B5C9-8050EC3B420A}" srcOrd="0" destOrd="0" presId="urn:microsoft.com/office/officeart/2005/8/layout/list1"/>
    <dgm:cxn modelId="{61883EE7-8301-442B-AB8A-DA717AA561CB}" type="presParOf" srcId="{DB367D0F-27B1-470B-8AC1-E6DD1FFFE002}" destId="{ADB4A46B-5318-4EEF-ABF5-54E0D35D3070}" srcOrd="1" destOrd="0" presId="urn:microsoft.com/office/officeart/2005/8/layout/list1"/>
    <dgm:cxn modelId="{5C115324-B12B-45F0-99B3-4175377DEA93}" type="presParOf" srcId="{12861FBA-9EC4-4CB2-9A4A-B60AC262D967}" destId="{A16DFBCB-302E-4439-8C7F-7FE3C571180D}" srcOrd="1" destOrd="0" presId="urn:microsoft.com/office/officeart/2005/8/layout/list1"/>
    <dgm:cxn modelId="{81125F24-7334-4FD6-BE70-0333B9056FF5}" type="presParOf" srcId="{12861FBA-9EC4-4CB2-9A4A-B60AC262D967}" destId="{DE1101F3-A2DF-435B-AC3B-47398B7148DA}" srcOrd="2" destOrd="0" presId="urn:microsoft.com/office/officeart/2005/8/layout/list1"/>
    <dgm:cxn modelId="{226956F5-976C-40F8-96E9-1771FC61FDFC}" type="presParOf" srcId="{12861FBA-9EC4-4CB2-9A4A-B60AC262D967}" destId="{9BD43B08-49A8-453B-BA4D-986F5F367D79}" srcOrd="3" destOrd="0" presId="urn:microsoft.com/office/officeart/2005/8/layout/list1"/>
    <dgm:cxn modelId="{19711B3F-638F-4264-AC9B-1C34597E9267}" type="presParOf" srcId="{12861FBA-9EC4-4CB2-9A4A-B60AC262D967}" destId="{A6227470-FE49-48CA-B88F-CA8B9841EB8C}" srcOrd="4" destOrd="0" presId="urn:microsoft.com/office/officeart/2005/8/layout/list1"/>
    <dgm:cxn modelId="{C2A3EC45-80BB-4A78-9488-3907EC72486B}" type="presParOf" srcId="{A6227470-FE49-48CA-B88F-CA8B9841EB8C}" destId="{D3B9DE28-A12D-4D5C-B5F0-F779B9506BDD}" srcOrd="0" destOrd="0" presId="urn:microsoft.com/office/officeart/2005/8/layout/list1"/>
    <dgm:cxn modelId="{28ABEE15-F13F-4A92-9588-936D50CC1971}" type="presParOf" srcId="{A6227470-FE49-48CA-B88F-CA8B9841EB8C}" destId="{2C6317DB-036B-4D2C-B784-8461741D2E59}" srcOrd="1" destOrd="0" presId="urn:microsoft.com/office/officeart/2005/8/layout/list1"/>
    <dgm:cxn modelId="{AA5D538E-CCB3-4FFC-B660-B5FE47AE3919}" type="presParOf" srcId="{12861FBA-9EC4-4CB2-9A4A-B60AC262D967}" destId="{63805B8A-7DB7-4B05-98AE-86D5BB2D7A47}" srcOrd="5" destOrd="0" presId="urn:microsoft.com/office/officeart/2005/8/layout/list1"/>
    <dgm:cxn modelId="{3876E241-A0EF-4F46-B982-77E1EB1504D4}" type="presParOf" srcId="{12861FBA-9EC4-4CB2-9A4A-B60AC262D967}" destId="{25FDF2C9-54E8-4250-BD7A-5CA3F579B207}" srcOrd="6" destOrd="0" presId="urn:microsoft.com/office/officeart/2005/8/layout/list1"/>
    <dgm:cxn modelId="{291F5BE9-CC23-49E5-9D2A-F20CF766A78E}" type="presParOf" srcId="{12861FBA-9EC4-4CB2-9A4A-B60AC262D967}" destId="{2EB9DC99-EB9A-483D-8C64-85D6350AD950}" srcOrd="7" destOrd="0" presId="urn:microsoft.com/office/officeart/2005/8/layout/list1"/>
    <dgm:cxn modelId="{16076EF2-8E23-4D30-9192-B3F5293DCE02}" type="presParOf" srcId="{12861FBA-9EC4-4CB2-9A4A-B60AC262D967}" destId="{41B7EB05-8985-44E7-AD4E-EF72B5E09B90}" srcOrd="8" destOrd="0" presId="urn:microsoft.com/office/officeart/2005/8/layout/list1"/>
    <dgm:cxn modelId="{2F0E7DF7-DBFC-455C-A9F4-DA5A4768E54B}" type="presParOf" srcId="{41B7EB05-8985-44E7-AD4E-EF72B5E09B90}" destId="{A11793C3-63D1-4273-8BE3-C1B9275864BE}" srcOrd="0" destOrd="0" presId="urn:microsoft.com/office/officeart/2005/8/layout/list1"/>
    <dgm:cxn modelId="{7FD03034-9B99-44FD-AF5C-039B0A384D03}" type="presParOf" srcId="{41B7EB05-8985-44E7-AD4E-EF72B5E09B90}" destId="{45A46AFD-F855-4CA6-80B3-B7D5A5C99BD3}" srcOrd="1" destOrd="0" presId="urn:microsoft.com/office/officeart/2005/8/layout/list1"/>
    <dgm:cxn modelId="{04282A12-BCEE-4C52-8FEC-B4772342A02F}" type="presParOf" srcId="{12861FBA-9EC4-4CB2-9A4A-B60AC262D967}" destId="{4E4303C5-9D1F-46FD-923D-92DA8534486B}" srcOrd="9" destOrd="0" presId="urn:microsoft.com/office/officeart/2005/8/layout/list1"/>
    <dgm:cxn modelId="{8259571F-D5CD-44E3-A12F-0775D11EB64B}" type="presParOf" srcId="{12861FBA-9EC4-4CB2-9A4A-B60AC262D967}" destId="{2BC5A5E9-0F16-4C96-9497-41B093E92C80}" srcOrd="10" destOrd="0" presId="urn:microsoft.com/office/officeart/2005/8/layout/lis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227C89A-8C32-488E-A0F3-511E35BF03DB}"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fr-FR"/>
        </a:p>
      </dgm:t>
    </dgm:pt>
    <dgm:pt modelId="{3D228D92-498F-45D8-A5AE-EEFA4FDD9CEC}">
      <dgm:prSet phldrT="[Texte]" custT="1"/>
      <dgm:spPr/>
      <dgm:t>
        <a:bodyPr/>
        <a:lstStyle/>
        <a:p>
          <a:r>
            <a:rPr lang="fr-FR" sz="1200">
              <a:latin typeface="Candara" panose="020E0502030303020204" pitchFamily="34" charset="0"/>
            </a:rPr>
            <a:t>Respect des délais et du planning</a:t>
          </a:r>
        </a:p>
      </dgm:t>
    </dgm:pt>
    <dgm:pt modelId="{770D76D9-26C6-48BA-B2AF-B860B6A5BCD1}" type="parTrans" cxnId="{4590601A-CCA9-4A2D-8A5D-ECF2AD3B3466}">
      <dgm:prSet/>
      <dgm:spPr/>
      <dgm:t>
        <a:bodyPr/>
        <a:lstStyle/>
        <a:p>
          <a:endParaRPr lang="fr-FR"/>
        </a:p>
      </dgm:t>
    </dgm:pt>
    <dgm:pt modelId="{3081EB43-5016-4690-8F3C-7FD8E708DE1D}" type="sibTrans" cxnId="{4590601A-CCA9-4A2D-8A5D-ECF2AD3B3466}">
      <dgm:prSet/>
      <dgm:spPr/>
      <dgm:t>
        <a:bodyPr/>
        <a:lstStyle/>
        <a:p>
          <a:endParaRPr lang="fr-FR"/>
        </a:p>
      </dgm:t>
    </dgm:pt>
    <dgm:pt modelId="{8DD4FB31-FE1E-41CB-91B4-4156897A387C}">
      <dgm:prSet phldrT="[Texte]" custT="1"/>
      <dgm:spPr/>
      <dgm:t>
        <a:bodyPr/>
        <a:lstStyle/>
        <a:p>
          <a:r>
            <a:rPr lang="fr-FR" sz="1200">
              <a:latin typeface="Candara" panose="020E0502030303020204" pitchFamily="34" charset="0"/>
            </a:rPr>
            <a:t>Qualité fonctionnelle et technique</a:t>
          </a:r>
        </a:p>
      </dgm:t>
    </dgm:pt>
    <dgm:pt modelId="{5EECE65C-0044-4C08-84A9-8838E616E983}" type="parTrans" cxnId="{35B4871C-B911-489D-A99C-60F1654D0629}">
      <dgm:prSet/>
      <dgm:spPr/>
      <dgm:t>
        <a:bodyPr/>
        <a:lstStyle/>
        <a:p>
          <a:endParaRPr lang="fr-FR"/>
        </a:p>
      </dgm:t>
    </dgm:pt>
    <dgm:pt modelId="{65FD58EE-1A42-4724-8FE8-FF6A3C87F5BA}" type="sibTrans" cxnId="{35B4871C-B911-489D-A99C-60F1654D0629}">
      <dgm:prSet/>
      <dgm:spPr/>
      <dgm:t>
        <a:bodyPr/>
        <a:lstStyle/>
        <a:p>
          <a:endParaRPr lang="fr-FR"/>
        </a:p>
      </dgm:t>
    </dgm:pt>
    <dgm:pt modelId="{23390BA1-9FA0-46BC-8E8E-A2EC5196814E}">
      <dgm:prSet phldrT="[Texte]" custT="1"/>
      <dgm:spPr/>
      <dgm:t>
        <a:bodyPr/>
        <a:lstStyle/>
        <a:p>
          <a:r>
            <a:rPr lang="fr-FR" sz="1200">
              <a:latin typeface="Candara" panose="020E0502030303020204" pitchFamily="34" charset="0"/>
            </a:rPr>
            <a:t>Intégration et interopérabilité</a:t>
          </a:r>
        </a:p>
      </dgm:t>
    </dgm:pt>
    <dgm:pt modelId="{9407B13E-CB23-46A4-ACE4-724AA5FCC26C}" type="parTrans" cxnId="{51A14EA7-6066-429C-9453-3AB837CA3A45}">
      <dgm:prSet/>
      <dgm:spPr/>
      <dgm:t>
        <a:bodyPr/>
        <a:lstStyle/>
        <a:p>
          <a:endParaRPr lang="fr-FR"/>
        </a:p>
      </dgm:t>
    </dgm:pt>
    <dgm:pt modelId="{17A497A5-E1D9-4A75-AC29-9FDBC33A80BC}" type="sibTrans" cxnId="{51A14EA7-6066-429C-9453-3AB837CA3A45}">
      <dgm:prSet/>
      <dgm:spPr/>
      <dgm:t>
        <a:bodyPr/>
        <a:lstStyle/>
        <a:p>
          <a:endParaRPr lang="fr-FR"/>
        </a:p>
      </dgm:t>
    </dgm:pt>
    <dgm:pt modelId="{8E60572D-AF2D-4237-B8AA-12AC6A0884AD}">
      <dgm:prSet phldrT="[Texte]" custT="1"/>
      <dgm:spPr/>
      <dgm:t>
        <a:bodyPr/>
        <a:lstStyle/>
        <a:p>
          <a:r>
            <a:rPr lang="fr-FR" sz="1200">
              <a:latin typeface="Candara" panose="020E0502030303020204" pitchFamily="34" charset="0"/>
            </a:rPr>
            <a:t>Repect du budget et des ressources</a:t>
          </a:r>
        </a:p>
      </dgm:t>
    </dgm:pt>
    <dgm:pt modelId="{D9B80514-03F6-46EB-AA3D-5FE39B68AA06}" type="parTrans" cxnId="{01454AAE-2801-4EA5-9A74-015B32F88AAF}">
      <dgm:prSet/>
      <dgm:spPr/>
      <dgm:t>
        <a:bodyPr/>
        <a:lstStyle/>
        <a:p>
          <a:endParaRPr lang="fr-FR"/>
        </a:p>
      </dgm:t>
    </dgm:pt>
    <dgm:pt modelId="{C96F306E-9F92-4A4F-A211-E58E6D4DCA99}" type="sibTrans" cxnId="{01454AAE-2801-4EA5-9A74-015B32F88AAF}">
      <dgm:prSet/>
      <dgm:spPr/>
      <dgm:t>
        <a:bodyPr/>
        <a:lstStyle/>
        <a:p>
          <a:endParaRPr lang="fr-FR"/>
        </a:p>
      </dgm:t>
    </dgm:pt>
    <dgm:pt modelId="{C28BB04E-C7E0-4DA0-A17C-9591C7E04C8F}">
      <dgm:prSet phldrT="[Texte]" custT="1"/>
      <dgm:spPr/>
      <dgm:t>
        <a:bodyPr/>
        <a:lstStyle/>
        <a:p>
          <a:r>
            <a:rPr lang="fr-FR" sz="1200">
              <a:latin typeface="Candara" panose="020E0502030303020204" pitchFamily="34" charset="0"/>
            </a:rPr>
            <a:t>Satisfaction des utilisateurs</a:t>
          </a:r>
        </a:p>
      </dgm:t>
    </dgm:pt>
    <dgm:pt modelId="{D8598FF9-8357-4956-835A-D03DEF19CAD9}" type="parTrans" cxnId="{4EEE616C-F742-4212-8470-86C36036F54A}">
      <dgm:prSet/>
      <dgm:spPr/>
      <dgm:t>
        <a:bodyPr/>
        <a:lstStyle/>
        <a:p>
          <a:endParaRPr lang="fr-FR"/>
        </a:p>
      </dgm:t>
    </dgm:pt>
    <dgm:pt modelId="{0418AEB5-C98B-41DF-8394-9048BC40D619}" type="sibTrans" cxnId="{4EEE616C-F742-4212-8470-86C36036F54A}">
      <dgm:prSet/>
      <dgm:spPr/>
      <dgm:t>
        <a:bodyPr/>
        <a:lstStyle/>
        <a:p>
          <a:endParaRPr lang="fr-FR"/>
        </a:p>
      </dgm:t>
    </dgm:pt>
    <dgm:pt modelId="{82A97E0D-56A1-41EE-B06C-BD96E16F6869}">
      <dgm:prSet phldrT="[Texte]" custT="1"/>
      <dgm:spPr/>
      <dgm:t>
        <a:bodyPr/>
        <a:lstStyle/>
        <a:p>
          <a:r>
            <a:rPr lang="fr-FR" sz="1200">
              <a:latin typeface="Candara" panose="020E0502030303020204" pitchFamily="34" charset="0"/>
            </a:rPr>
            <a:t>Gestion efficace des risques</a:t>
          </a:r>
        </a:p>
      </dgm:t>
    </dgm:pt>
    <dgm:pt modelId="{94E3CED6-827A-420E-953E-6B2D5DB35CA4}" type="parTrans" cxnId="{44334DC1-CEA6-4630-A380-D3ECE963B0B8}">
      <dgm:prSet/>
      <dgm:spPr/>
      <dgm:t>
        <a:bodyPr/>
        <a:lstStyle/>
        <a:p>
          <a:endParaRPr lang="fr-FR"/>
        </a:p>
      </dgm:t>
    </dgm:pt>
    <dgm:pt modelId="{6101A695-F6A8-47C0-A255-CA62353EB499}" type="sibTrans" cxnId="{44334DC1-CEA6-4630-A380-D3ECE963B0B8}">
      <dgm:prSet/>
      <dgm:spPr/>
      <dgm:t>
        <a:bodyPr/>
        <a:lstStyle/>
        <a:p>
          <a:endParaRPr lang="fr-FR"/>
        </a:p>
      </dgm:t>
    </dgm:pt>
    <dgm:pt modelId="{2E292FE9-90CF-4DFA-8CF0-74120177C1B9}" type="pres">
      <dgm:prSet presAssocID="{1227C89A-8C32-488E-A0F3-511E35BF03DB}" presName="diagram" presStyleCnt="0">
        <dgm:presLayoutVars>
          <dgm:chPref val="1"/>
          <dgm:dir/>
          <dgm:animOne val="branch"/>
          <dgm:animLvl val="lvl"/>
          <dgm:resizeHandles/>
        </dgm:presLayoutVars>
      </dgm:prSet>
      <dgm:spPr/>
    </dgm:pt>
    <dgm:pt modelId="{C109BE75-6998-415E-9683-1417726B99FA}" type="pres">
      <dgm:prSet presAssocID="{3D228D92-498F-45D8-A5AE-EEFA4FDD9CEC}" presName="root" presStyleCnt="0"/>
      <dgm:spPr/>
    </dgm:pt>
    <dgm:pt modelId="{4E900908-FEB0-4CD1-8DCF-26B526B530D2}" type="pres">
      <dgm:prSet presAssocID="{3D228D92-498F-45D8-A5AE-EEFA4FDD9CEC}" presName="rootComposite" presStyleCnt="0"/>
      <dgm:spPr/>
    </dgm:pt>
    <dgm:pt modelId="{10AE322D-A339-44A3-8FE6-BDF869C0670D}" type="pres">
      <dgm:prSet presAssocID="{3D228D92-498F-45D8-A5AE-EEFA4FDD9CEC}" presName="rootText" presStyleLbl="node1" presStyleIdx="0" presStyleCnt="2" custLinFactNeighborX="-1564" custLinFactNeighborY="-171"/>
      <dgm:spPr/>
    </dgm:pt>
    <dgm:pt modelId="{A16154D4-5324-433F-BE1F-1CDE8193CE79}" type="pres">
      <dgm:prSet presAssocID="{3D228D92-498F-45D8-A5AE-EEFA4FDD9CEC}" presName="rootConnector" presStyleLbl="node1" presStyleIdx="0" presStyleCnt="2"/>
      <dgm:spPr/>
    </dgm:pt>
    <dgm:pt modelId="{1E683B81-FCCA-4256-A27A-C0024033F5D4}" type="pres">
      <dgm:prSet presAssocID="{3D228D92-498F-45D8-A5AE-EEFA4FDD9CEC}" presName="childShape" presStyleCnt="0"/>
      <dgm:spPr/>
    </dgm:pt>
    <dgm:pt modelId="{5A419818-4F07-45D8-AD0A-F044AA0F0AAD}" type="pres">
      <dgm:prSet presAssocID="{5EECE65C-0044-4C08-84A9-8838E616E983}" presName="Name13" presStyleLbl="parChTrans1D2" presStyleIdx="0" presStyleCnt="4"/>
      <dgm:spPr/>
    </dgm:pt>
    <dgm:pt modelId="{0BBB5933-2878-4742-8422-72831B18245C}" type="pres">
      <dgm:prSet presAssocID="{8DD4FB31-FE1E-41CB-91B4-4156897A387C}" presName="childText" presStyleLbl="bgAcc1" presStyleIdx="0" presStyleCnt="4">
        <dgm:presLayoutVars>
          <dgm:bulletEnabled val="1"/>
        </dgm:presLayoutVars>
      </dgm:prSet>
      <dgm:spPr/>
    </dgm:pt>
    <dgm:pt modelId="{66023927-DBBA-423A-A399-C192863890BF}" type="pres">
      <dgm:prSet presAssocID="{9407B13E-CB23-46A4-ACE4-724AA5FCC26C}" presName="Name13" presStyleLbl="parChTrans1D2" presStyleIdx="1" presStyleCnt="4"/>
      <dgm:spPr/>
    </dgm:pt>
    <dgm:pt modelId="{9221F329-9D5D-4A2A-9C3E-FFD2A62A02AF}" type="pres">
      <dgm:prSet presAssocID="{23390BA1-9FA0-46BC-8E8E-A2EC5196814E}" presName="childText" presStyleLbl="bgAcc1" presStyleIdx="1" presStyleCnt="4">
        <dgm:presLayoutVars>
          <dgm:bulletEnabled val="1"/>
        </dgm:presLayoutVars>
      </dgm:prSet>
      <dgm:spPr/>
    </dgm:pt>
    <dgm:pt modelId="{7B047F38-1C4D-436D-899C-C994387A4521}" type="pres">
      <dgm:prSet presAssocID="{8E60572D-AF2D-4237-B8AA-12AC6A0884AD}" presName="root" presStyleCnt="0"/>
      <dgm:spPr/>
    </dgm:pt>
    <dgm:pt modelId="{4C2B9518-92DE-49BC-A4F0-D48CB1BA4B52}" type="pres">
      <dgm:prSet presAssocID="{8E60572D-AF2D-4237-B8AA-12AC6A0884AD}" presName="rootComposite" presStyleCnt="0"/>
      <dgm:spPr/>
    </dgm:pt>
    <dgm:pt modelId="{3E4872D7-EC15-4E50-B143-A5D7FEF13EEB}" type="pres">
      <dgm:prSet presAssocID="{8E60572D-AF2D-4237-B8AA-12AC6A0884AD}" presName="rootText" presStyleLbl="node1" presStyleIdx="1" presStyleCnt="2"/>
      <dgm:spPr/>
    </dgm:pt>
    <dgm:pt modelId="{5FDF6F42-9B5B-4B58-BDCA-2521935E6365}" type="pres">
      <dgm:prSet presAssocID="{8E60572D-AF2D-4237-B8AA-12AC6A0884AD}" presName="rootConnector" presStyleLbl="node1" presStyleIdx="1" presStyleCnt="2"/>
      <dgm:spPr/>
    </dgm:pt>
    <dgm:pt modelId="{E2272B0D-77C8-44F0-94F8-DCFAD9A70D52}" type="pres">
      <dgm:prSet presAssocID="{8E60572D-AF2D-4237-B8AA-12AC6A0884AD}" presName="childShape" presStyleCnt="0"/>
      <dgm:spPr/>
    </dgm:pt>
    <dgm:pt modelId="{54170ED2-8F6D-4BCC-A25B-9E7BBA0182BA}" type="pres">
      <dgm:prSet presAssocID="{D8598FF9-8357-4956-835A-D03DEF19CAD9}" presName="Name13" presStyleLbl="parChTrans1D2" presStyleIdx="2" presStyleCnt="4"/>
      <dgm:spPr/>
    </dgm:pt>
    <dgm:pt modelId="{7592C539-9876-4AFE-A75E-13C33BD6667D}" type="pres">
      <dgm:prSet presAssocID="{C28BB04E-C7E0-4DA0-A17C-9591C7E04C8F}" presName="childText" presStyleLbl="bgAcc1" presStyleIdx="2" presStyleCnt="4">
        <dgm:presLayoutVars>
          <dgm:bulletEnabled val="1"/>
        </dgm:presLayoutVars>
      </dgm:prSet>
      <dgm:spPr/>
    </dgm:pt>
    <dgm:pt modelId="{B1C66693-76A3-49AE-91BE-A2796D8DBF7D}" type="pres">
      <dgm:prSet presAssocID="{94E3CED6-827A-420E-953E-6B2D5DB35CA4}" presName="Name13" presStyleLbl="parChTrans1D2" presStyleIdx="3" presStyleCnt="4"/>
      <dgm:spPr/>
    </dgm:pt>
    <dgm:pt modelId="{046D5EE0-D3B3-4519-B8C5-3DBCD68E3471}" type="pres">
      <dgm:prSet presAssocID="{82A97E0D-56A1-41EE-B06C-BD96E16F6869}" presName="childText" presStyleLbl="bgAcc1" presStyleIdx="3" presStyleCnt="4">
        <dgm:presLayoutVars>
          <dgm:bulletEnabled val="1"/>
        </dgm:presLayoutVars>
      </dgm:prSet>
      <dgm:spPr/>
    </dgm:pt>
  </dgm:ptLst>
  <dgm:cxnLst>
    <dgm:cxn modelId="{C70BF402-DD56-43D6-8474-01654B43A6E2}" type="presOf" srcId="{82A97E0D-56A1-41EE-B06C-BD96E16F6869}" destId="{046D5EE0-D3B3-4519-B8C5-3DBCD68E3471}" srcOrd="0" destOrd="0" presId="urn:microsoft.com/office/officeart/2005/8/layout/hierarchy3"/>
    <dgm:cxn modelId="{3ADC5507-376A-4CAA-94EB-4DCDE46C47C6}" type="presOf" srcId="{3D228D92-498F-45D8-A5AE-EEFA4FDD9CEC}" destId="{10AE322D-A339-44A3-8FE6-BDF869C0670D}" srcOrd="0" destOrd="0" presId="urn:microsoft.com/office/officeart/2005/8/layout/hierarchy3"/>
    <dgm:cxn modelId="{3152AC14-5671-4B55-B48B-9C6FA0511825}" type="presOf" srcId="{3D228D92-498F-45D8-A5AE-EEFA4FDD9CEC}" destId="{A16154D4-5324-433F-BE1F-1CDE8193CE79}" srcOrd="1" destOrd="0" presId="urn:microsoft.com/office/officeart/2005/8/layout/hierarchy3"/>
    <dgm:cxn modelId="{4590601A-CCA9-4A2D-8A5D-ECF2AD3B3466}" srcId="{1227C89A-8C32-488E-A0F3-511E35BF03DB}" destId="{3D228D92-498F-45D8-A5AE-EEFA4FDD9CEC}" srcOrd="0" destOrd="0" parTransId="{770D76D9-26C6-48BA-B2AF-B860B6A5BCD1}" sibTransId="{3081EB43-5016-4690-8F3C-7FD8E708DE1D}"/>
    <dgm:cxn modelId="{936F691B-91CD-4847-A587-11BB2CCBCA23}" type="presOf" srcId="{5EECE65C-0044-4C08-84A9-8838E616E983}" destId="{5A419818-4F07-45D8-AD0A-F044AA0F0AAD}" srcOrd="0" destOrd="0" presId="urn:microsoft.com/office/officeart/2005/8/layout/hierarchy3"/>
    <dgm:cxn modelId="{35B4871C-B911-489D-A99C-60F1654D0629}" srcId="{3D228D92-498F-45D8-A5AE-EEFA4FDD9CEC}" destId="{8DD4FB31-FE1E-41CB-91B4-4156897A387C}" srcOrd="0" destOrd="0" parTransId="{5EECE65C-0044-4C08-84A9-8838E616E983}" sibTransId="{65FD58EE-1A42-4724-8FE8-FF6A3C87F5BA}"/>
    <dgm:cxn modelId="{3BB4B55B-70B3-4C8B-9CDA-7C5DB0914FA6}" type="presOf" srcId="{8DD4FB31-FE1E-41CB-91B4-4156897A387C}" destId="{0BBB5933-2878-4742-8422-72831B18245C}" srcOrd="0" destOrd="0" presId="urn:microsoft.com/office/officeart/2005/8/layout/hierarchy3"/>
    <dgm:cxn modelId="{26E26F5E-AD24-4EDB-BFA3-7145CE854BB1}" type="presOf" srcId="{8E60572D-AF2D-4237-B8AA-12AC6A0884AD}" destId="{3E4872D7-EC15-4E50-B143-A5D7FEF13EEB}" srcOrd="0" destOrd="0" presId="urn:microsoft.com/office/officeart/2005/8/layout/hierarchy3"/>
    <dgm:cxn modelId="{0444526B-5B8E-4205-8DAF-1026621C454D}" type="presOf" srcId="{9407B13E-CB23-46A4-ACE4-724AA5FCC26C}" destId="{66023927-DBBA-423A-A399-C192863890BF}" srcOrd="0" destOrd="0" presId="urn:microsoft.com/office/officeart/2005/8/layout/hierarchy3"/>
    <dgm:cxn modelId="{4EEE616C-F742-4212-8470-86C36036F54A}" srcId="{8E60572D-AF2D-4237-B8AA-12AC6A0884AD}" destId="{C28BB04E-C7E0-4DA0-A17C-9591C7E04C8F}" srcOrd="0" destOrd="0" parTransId="{D8598FF9-8357-4956-835A-D03DEF19CAD9}" sibTransId="{0418AEB5-C98B-41DF-8394-9048BC40D619}"/>
    <dgm:cxn modelId="{AE14FA8D-61AE-44FD-93C3-74F6A17D7508}" type="presOf" srcId="{8E60572D-AF2D-4237-B8AA-12AC6A0884AD}" destId="{5FDF6F42-9B5B-4B58-BDCA-2521935E6365}" srcOrd="1" destOrd="0" presId="urn:microsoft.com/office/officeart/2005/8/layout/hierarchy3"/>
    <dgm:cxn modelId="{09D05D95-BF38-4FD9-B54C-E7D8929848E8}" type="presOf" srcId="{1227C89A-8C32-488E-A0F3-511E35BF03DB}" destId="{2E292FE9-90CF-4DFA-8CF0-74120177C1B9}" srcOrd="0" destOrd="0" presId="urn:microsoft.com/office/officeart/2005/8/layout/hierarchy3"/>
    <dgm:cxn modelId="{51A14EA7-6066-429C-9453-3AB837CA3A45}" srcId="{3D228D92-498F-45D8-A5AE-EEFA4FDD9CEC}" destId="{23390BA1-9FA0-46BC-8E8E-A2EC5196814E}" srcOrd="1" destOrd="0" parTransId="{9407B13E-CB23-46A4-ACE4-724AA5FCC26C}" sibTransId="{17A497A5-E1D9-4A75-AC29-9FDBC33A80BC}"/>
    <dgm:cxn modelId="{01454AAE-2801-4EA5-9A74-015B32F88AAF}" srcId="{1227C89A-8C32-488E-A0F3-511E35BF03DB}" destId="{8E60572D-AF2D-4237-B8AA-12AC6A0884AD}" srcOrd="1" destOrd="0" parTransId="{D9B80514-03F6-46EB-AA3D-5FE39B68AA06}" sibTransId="{C96F306E-9F92-4A4F-A211-E58E6D4DCA99}"/>
    <dgm:cxn modelId="{44334DC1-CEA6-4630-A380-D3ECE963B0B8}" srcId="{8E60572D-AF2D-4237-B8AA-12AC6A0884AD}" destId="{82A97E0D-56A1-41EE-B06C-BD96E16F6869}" srcOrd="1" destOrd="0" parTransId="{94E3CED6-827A-420E-953E-6B2D5DB35CA4}" sibTransId="{6101A695-F6A8-47C0-A255-CA62353EB499}"/>
    <dgm:cxn modelId="{D588E2C6-6C00-41B2-904D-52563E3E65D4}" type="presOf" srcId="{23390BA1-9FA0-46BC-8E8E-A2EC5196814E}" destId="{9221F329-9D5D-4A2A-9C3E-FFD2A62A02AF}" srcOrd="0" destOrd="0" presId="urn:microsoft.com/office/officeart/2005/8/layout/hierarchy3"/>
    <dgm:cxn modelId="{4B7A99CD-1651-4725-B76A-072C056022DB}" type="presOf" srcId="{D8598FF9-8357-4956-835A-D03DEF19CAD9}" destId="{54170ED2-8F6D-4BCC-A25B-9E7BBA0182BA}" srcOrd="0" destOrd="0" presId="urn:microsoft.com/office/officeart/2005/8/layout/hierarchy3"/>
    <dgm:cxn modelId="{5A25A3CF-6DCF-407D-8270-B3C9851B8EEE}" type="presOf" srcId="{94E3CED6-827A-420E-953E-6B2D5DB35CA4}" destId="{B1C66693-76A3-49AE-91BE-A2796D8DBF7D}" srcOrd="0" destOrd="0" presId="urn:microsoft.com/office/officeart/2005/8/layout/hierarchy3"/>
    <dgm:cxn modelId="{1CFCD3F9-6BB4-4A8B-8794-19373BBD660F}" type="presOf" srcId="{C28BB04E-C7E0-4DA0-A17C-9591C7E04C8F}" destId="{7592C539-9876-4AFE-A75E-13C33BD6667D}" srcOrd="0" destOrd="0" presId="urn:microsoft.com/office/officeart/2005/8/layout/hierarchy3"/>
    <dgm:cxn modelId="{2A221128-0C17-47AD-8C1B-6E7F9E4ED16C}" type="presParOf" srcId="{2E292FE9-90CF-4DFA-8CF0-74120177C1B9}" destId="{C109BE75-6998-415E-9683-1417726B99FA}" srcOrd="0" destOrd="0" presId="urn:microsoft.com/office/officeart/2005/8/layout/hierarchy3"/>
    <dgm:cxn modelId="{232BAC3B-E1F4-48B6-BAFA-6529CE515E32}" type="presParOf" srcId="{C109BE75-6998-415E-9683-1417726B99FA}" destId="{4E900908-FEB0-4CD1-8DCF-26B526B530D2}" srcOrd="0" destOrd="0" presId="urn:microsoft.com/office/officeart/2005/8/layout/hierarchy3"/>
    <dgm:cxn modelId="{B74FCD02-3EA0-4C1F-86C9-F191FA213B6D}" type="presParOf" srcId="{4E900908-FEB0-4CD1-8DCF-26B526B530D2}" destId="{10AE322D-A339-44A3-8FE6-BDF869C0670D}" srcOrd="0" destOrd="0" presId="urn:microsoft.com/office/officeart/2005/8/layout/hierarchy3"/>
    <dgm:cxn modelId="{78806FD8-97AA-4138-B8C1-580A2F43063E}" type="presParOf" srcId="{4E900908-FEB0-4CD1-8DCF-26B526B530D2}" destId="{A16154D4-5324-433F-BE1F-1CDE8193CE79}" srcOrd="1" destOrd="0" presId="urn:microsoft.com/office/officeart/2005/8/layout/hierarchy3"/>
    <dgm:cxn modelId="{BDF41AFD-7629-47DD-B055-4C25434DC88C}" type="presParOf" srcId="{C109BE75-6998-415E-9683-1417726B99FA}" destId="{1E683B81-FCCA-4256-A27A-C0024033F5D4}" srcOrd="1" destOrd="0" presId="urn:microsoft.com/office/officeart/2005/8/layout/hierarchy3"/>
    <dgm:cxn modelId="{9CE92C1B-E2F9-4E77-8507-84B02D92A608}" type="presParOf" srcId="{1E683B81-FCCA-4256-A27A-C0024033F5D4}" destId="{5A419818-4F07-45D8-AD0A-F044AA0F0AAD}" srcOrd="0" destOrd="0" presId="urn:microsoft.com/office/officeart/2005/8/layout/hierarchy3"/>
    <dgm:cxn modelId="{32CF1A78-E5A1-42AD-8B4D-9FBC6CF989B2}" type="presParOf" srcId="{1E683B81-FCCA-4256-A27A-C0024033F5D4}" destId="{0BBB5933-2878-4742-8422-72831B18245C}" srcOrd="1" destOrd="0" presId="urn:microsoft.com/office/officeart/2005/8/layout/hierarchy3"/>
    <dgm:cxn modelId="{8632D3D1-AA4F-402A-98B7-F21E3C7A38C6}" type="presParOf" srcId="{1E683B81-FCCA-4256-A27A-C0024033F5D4}" destId="{66023927-DBBA-423A-A399-C192863890BF}" srcOrd="2" destOrd="0" presId="urn:microsoft.com/office/officeart/2005/8/layout/hierarchy3"/>
    <dgm:cxn modelId="{DA1D570D-2DDB-4F32-9F5A-245B77C19E4F}" type="presParOf" srcId="{1E683B81-FCCA-4256-A27A-C0024033F5D4}" destId="{9221F329-9D5D-4A2A-9C3E-FFD2A62A02AF}" srcOrd="3" destOrd="0" presId="urn:microsoft.com/office/officeart/2005/8/layout/hierarchy3"/>
    <dgm:cxn modelId="{DF56BE9A-DD70-4ADD-83BB-02899FC81C0E}" type="presParOf" srcId="{2E292FE9-90CF-4DFA-8CF0-74120177C1B9}" destId="{7B047F38-1C4D-436D-899C-C994387A4521}" srcOrd="1" destOrd="0" presId="urn:microsoft.com/office/officeart/2005/8/layout/hierarchy3"/>
    <dgm:cxn modelId="{D244BE66-A5BC-4600-A0C9-C43A3B011EBA}" type="presParOf" srcId="{7B047F38-1C4D-436D-899C-C994387A4521}" destId="{4C2B9518-92DE-49BC-A4F0-D48CB1BA4B52}" srcOrd="0" destOrd="0" presId="urn:microsoft.com/office/officeart/2005/8/layout/hierarchy3"/>
    <dgm:cxn modelId="{CE4E5C4D-CC67-46DE-B6D9-F39BAE9ABD3B}" type="presParOf" srcId="{4C2B9518-92DE-49BC-A4F0-D48CB1BA4B52}" destId="{3E4872D7-EC15-4E50-B143-A5D7FEF13EEB}" srcOrd="0" destOrd="0" presId="urn:microsoft.com/office/officeart/2005/8/layout/hierarchy3"/>
    <dgm:cxn modelId="{6966BB4D-5453-437E-A9F6-344DCBDCB0DA}" type="presParOf" srcId="{4C2B9518-92DE-49BC-A4F0-D48CB1BA4B52}" destId="{5FDF6F42-9B5B-4B58-BDCA-2521935E6365}" srcOrd="1" destOrd="0" presId="urn:microsoft.com/office/officeart/2005/8/layout/hierarchy3"/>
    <dgm:cxn modelId="{1A6E71FB-F5C8-43B8-B01C-5B69407148BC}" type="presParOf" srcId="{7B047F38-1C4D-436D-899C-C994387A4521}" destId="{E2272B0D-77C8-44F0-94F8-DCFAD9A70D52}" srcOrd="1" destOrd="0" presId="urn:microsoft.com/office/officeart/2005/8/layout/hierarchy3"/>
    <dgm:cxn modelId="{8C6E322C-199F-4A23-AF2A-7E2E008DDB6C}" type="presParOf" srcId="{E2272B0D-77C8-44F0-94F8-DCFAD9A70D52}" destId="{54170ED2-8F6D-4BCC-A25B-9E7BBA0182BA}" srcOrd="0" destOrd="0" presId="urn:microsoft.com/office/officeart/2005/8/layout/hierarchy3"/>
    <dgm:cxn modelId="{F626A203-04BD-48D2-9F3A-2A165151C6AC}" type="presParOf" srcId="{E2272B0D-77C8-44F0-94F8-DCFAD9A70D52}" destId="{7592C539-9876-4AFE-A75E-13C33BD6667D}" srcOrd="1" destOrd="0" presId="urn:microsoft.com/office/officeart/2005/8/layout/hierarchy3"/>
    <dgm:cxn modelId="{8F3AF04C-E083-457F-9718-DF3B01E4DC4F}" type="presParOf" srcId="{E2272B0D-77C8-44F0-94F8-DCFAD9A70D52}" destId="{B1C66693-76A3-49AE-91BE-A2796D8DBF7D}" srcOrd="2" destOrd="0" presId="urn:microsoft.com/office/officeart/2005/8/layout/hierarchy3"/>
    <dgm:cxn modelId="{0B49DB14-B092-43DC-A5F1-8976A44239B0}" type="presParOf" srcId="{E2272B0D-77C8-44F0-94F8-DCFAD9A70D52}" destId="{046D5EE0-D3B3-4519-B8C5-3DBCD68E3471}" srcOrd="3" destOrd="0" presId="urn:microsoft.com/office/officeart/2005/8/layout/hierarchy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59756B5-0C52-4871-8C21-C9567AD24593}" type="doc">
      <dgm:prSet loTypeId="urn:microsoft.com/office/officeart/2005/8/layout/hList6" loCatId="list" qsTypeId="urn:microsoft.com/office/officeart/2005/8/quickstyle/simple4" qsCatId="simple" csTypeId="urn:microsoft.com/office/officeart/2005/8/colors/accent0_3" csCatId="mainScheme" phldr="1"/>
      <dgm:spPr/>
      <dgm:t>
        <a:bodyPr/>
        <a:lstStyle/>
        <a:p>
          <a:endParaRPr lang="fr-FR"/>
        </a:p>
      </dgm:t>
    </dgm:pt>
    <dgm:pt modelId="{DFFE0D16-1596-4849-9084-5EB98F5256C6}">
      <dgm:prSet phldrT="[Texte]" custT="1"/>
      <dgm:spPr>
        <a:solidFill>
          <a:schemeClr val="accent5">
            <a:lumMod val="75000"/>
          </a:schemeClr>
        </a:solidFill>
        <a:ln>
          <a:solidFill>
            <a:schemeClr val="bg1"/>
          </a:solidFill>
        </a:ln>
      </dgm:spPr>
      <dgm:t>
        <a:bodyPr/>
        <a:lstStyle/>
        <a:p>
          <a:r>
            <a:rPr lang="fr-FR" sz="1800" b="1">
              <a:latin typeface="Candara" panose="020E0502030303020204" pitchFamily="34" charset="0"/>
            </a:rPr>
            <a:t>Veiller sur les délais de validation des rapports</a:t>
          </a:r>
        </a:p>
      </dgm:t>
    </dgm:pt>
    <dgm:pt modelId="{DF23C638-9F28-4301-A7F5-2F617D3DC29D}" type="parTrans" cxnId="{F5435B03-A1D6-422A-BF36-AF4D2CCF1BD2}">
      <dgm:prSet/>
      <dgm:spPr/>
      <dgm:t>
        <a:bodyPr/>
        <a:lstStyle/>
        <a:p>
          <a:endParaRPr lang="fr-FR" sz="1800" b="1">
            <a:latin typeface="Candara" panose="020E0502030303020204" pitchFamily="34" charset="0"/>
          </a:endParaRPr>
        </a:p>
      </dgm:t>
    </dgm:pt>
    <dgm:pt modelId="{BF33E62D-2E2D-48E4-B894-90922094208D}" type="sibTrans" cxnId="{F5435B03-A1D6-422A-BF36-AF4D2CCF1BD2}">
      <dgm:prSet/>
      <dgm:spPr/>
      <dgm:t>
        <a:bodyPr/>
        <a:lstStyle/>
        <a:p>
          <a:endParaRPr lang="fr-FR" sz="1800" b="1">
            <a:latin typeface="Candara" panose="020E0502030303020204" pitchFamily="34" charset="0"/>
          </a:endParaRPr>
        </a:p>
      </dgm:t>
    </dgm:pt>
    <dgm:pt modelId="{92FEA72A-B061-4A99-90FC-CDB56FA598EA}">
      <dgm:prSet phldrT="[Texte]" custT="1"/>
      <dgm:spPr>
        <a:solidFill>
          <a:schemeClr val="accent5">
            <a:lumMod val="75000"/>
          </a:schemeClr>
        </a:solidFill>
        <a:ln>
          <a:solidFill>
            <a:schemeClr val="bg1"/>
          </a:solidFill>
        </a:ln>
      </dgm:spPr>
      <dgm:t>
        <a:bodyPr/>
        <a:lstStyle/>
        <a:p>
          <a:r>
            <a:rPr lang="fr-FR" sz="1800" b="1">
              <a:latin typeface="Candara" panose="020E0502030303020204" pitchFamily="34" charset="0"/>
            </a:rPr>
            <a:t>Veiller sur le respect des dates de livraison planifiées</a:t>
          </a:r>
        </a:p>
      </dgm:t>
    </dgm:pt>
    <dgm:pt modelId="{882B79A6-1843-4545-A1CF-EF4EE143368B}" type="parTrans" cxnId="{FE7A8810-6E9A-4123-AE8C-4AD2856BA53A}">
      <dgm:prSet/>
      <dgm:spPr/>
      <dgm:t>
        <a:bodyPr/>
        <a:lstStyle/>
        <a:p>
          <a:endParaRPr lang="fr-FR" sz="1800" b="1">
            <a:latin typeface="Candara" panose="020E0502030303020204" pitchFamily="34" charset="0"/>
          </a:endParaRPr>
        </a:p>
      </dgm:t>
    </dgm:pt>
    <dgm:pt modelId="{F55C0D6B-5A9C-4A92-88D1-10BA2619A963}" type="sibTrans" cxnId="{FE7A8810-6E9A-4123-AE8C-4AD2856BA53A}">
      <dgm:prSet/>
      <dgm:spPr/>
      <dgm:t>
        <a:bodyPr/>
        <a:lstStyle/>
        <a:p>
          <a:endParaRPr lang="fr-FR" sz="1800" b="1">
            <a:latin typeface="Candara" panose="020E0502030303020204" pitchFamily="34" charset="0"/>
          </a:endParaRPr>
        </a:p>
      </dgm:t>
    </dgm:pt>
    <dgm:pt modelId="{F1306159-69DE-42B3-BCFF-B759CFF8FAD6}">
      <dgm:prSet phldrT="[Texte]" custT="1"/>
      <dgm:spPr>
        <a:solidFill>
          <a:schemeClr val="accent5">
            <a:lumMod val="75000"/>
          </a:schemeClr>
        </a:solidFill>
        <a:ln>
          <a:solidFill>
            <a:schemeClr val="bg1"/>
          </a:solidFill>
        </a:ln>
      </dgm:spPr>
      <dgm:t>
        <a:bodyPr/>
        <a:lstStyle/>
        <a:p>
          <a:r>
            <a:rPr lang="fr-FR" sz="1800" b="1">
              <a:latin typeface="Candara" panose="020E0502030303020204" pitchFamily="34" charset="0"/>
            </a:rPr>
            <a:t>Identifier et gérer les risques</a:t>
          </a:r>
        </a:p>
      </dgm:t>
    </dgm:pt>
    <dgm:pt modelId="{3AE8AE1A-8760-49EC-8881-123025897C8A}" type="parTrans" cxnId="{84003AF9-2089-47C6-A23D-DF5ACC3D2FC9}">
      <dgm:prSet/>
      <dgm:spPr/>
      <dgm:t>
        <a:bodyPr/>
        <a:lstStyle/>
        <a:p>
          <a:endParaRPr lang="fr-FR" sz="1800" b="1">
            <a:latin typeface="Candara" panose="020E0502030303020204" pitchFamily="34" charset="0"/>
          </a:endParaRPr>
        </a:p>
      </dgm:t>
    </dgm:pt>
    <dgm:pt modelId="{FA33742B-46B2-417F-986E-C09AC428EF95}" type="sibTrans" cxnId="{84003AF9-2089-47C6-A23D-DF5ACC3D2FC9}">
      <dgm:prSet/>
      <dgm:spPr/>
      <dgm:t>
        <a:bodyPr/>
        <a:lstStyle/>
        <a:p>
          <a:endParaRPr lang="fr-FR" sz="1800" b="1">
            <a:latin typeface="Candara" panose="020E0502030303020204" pitchFamily="34" charset="0"/>
          </a:endParaRPr>
        </a:p>
      </dgm:t>
    </dgm:pt>
    <dgm:pt modelId="{4FB3C448-BB86-42ED-99E7-3DE53151393D}">
      <dgm:prSet custT="1"/>
      <dgm:spPr>
        <a:solidFill>
          <a:schemeClr val="accent5">
            <a:lumMod val="75000"/>
          </a:schemeClr>
        </a:solidFill>
        <a:ln>
          <a:solidFill>
            <a:schemeClr val="bg1"/>
          </a:solidFill>
        </a:ln>
      </dgm:spPr>
      <dgm:t>
        <a:bodyPr/>
        <a:lstStyle/>
        <a:p>
          <a:r>
            <a:rPr lang="fr-FR" sz="1800" b="1">
              <a:latin typeface="Candara" panose="020E0502030303020204" pitchFamily="34" charset="0"/>
            </a:rPr>
            <a:t>Veiller à l'implication des utilisateurs dès le lancement</a:t>
          </a:r>
        </a:p>
      </dgm:t>
    </dgm:pt>
    <dgm:pt modelId="{4C676222-CD71-4579-8430-9B84042D17EE}" type="parTrans" cxnId="{D4EF42FA-3B0E-4C81-8796-E0CFEC997993}">
      <dgm:prSet/>
      <dgm:spPr/>
      <dgm:t>
        <a:bodyPr/>
        <a:lstStyle/>
        <a:p>
          <a:endParaRPr lang="fr-FR" sz="1800" b="1">
            <a:latin typeface="Candara" panose="020E0502030303020204" pitchFamily="34" charset="0"/>
          </a:endParaRPr>
        </a:p>
      </dgm:t>
    </dgm:pt>
    <dgm:pt modelId="{29097FE1-01C3-4642-A474-4D63AA962BF2}" type="sibTrans" cxnId="{D4EF42FA-3B0E-4C81-8796-E0CFEC997993}">
      <dgm:prSet/>
      <dgm:spPr/>
      <dgm:t>
        <a:bodyPr/>
        <a:lstStyle/>
        <a:p>
          <a:endParaRPr lang="fr-FR" sz="1800" b="1">
            <a:latin typeface="Candara" panose="020E0502030303020204" pitchFamily="34" charset="0"/>
          </a:endParaRPr>
        </a:p>
      </dgm:t>
    </dgm:pt>
    <dgm:pt modelId="{D1BD9DD1-AC88-49DC-9539-E4B425B357F6}" type="pres">
      <dgm:prSet presAssocID="{E59756B5-0C52-4871-8C21-C9567AD24593}" presName="Name0" presStyleCnt="0">
        <dgm:presLayoutVars>
          <dgm:dir/>
          <dgm:resizeHandles val="exact"/>
        </dgm:presLayoutVars>
      </dgm:prSet>
      <dgm:spPr/>
    </dgm:pt>
    <dgm:pt modelId="{CC900C65-5FFC-4FE9-A375-DEFE985F718F}" type="pres">
      <dgm:prSet presAssocID="{DFFE0D16-1596-4849-9084-5EB98F5256C6}" presName="node" presStyleLbl="node1" presStyleIdx="0" presStyleCnt="4">
        <dgm:presLayoutVars>
          <dgm:bulletEnabled val="1"/>
        </dgm:presLayoutVars>
      </dgm:prSet>
      <dgm:spPr/>
    </dgm:pt>
    <dgm:pt modelId="{7E1D2717-C1C5-43C3-B722-F92DD9817D4E}" type="pres">
      <dgm:prSet presAssocID="{BF33E62D-2E2D-48E4-B894-90922094208D}" presName="sibTrans" presStyleCnt="0"/>
      <dgm:spPr/>
    </dgm:pt>
    <dgm:pt modelId="{AEF76230-F381-4973-A7BE-0D735455558B}" type="pres">
      <dgm:prSet presAssocID="{92FEA72A-B061-4A99-90FC-CDB56FA598EA}" presName="node" presStyleLbl="node1" presStyleIdx="1" presStyleCnt="4">
        <dgm:presLayoutVars>
          <dgm:bulletEnabled val="1"/>
        </dgm:presLayoutVars>
      </dgm:prSet>
      <dgm:spPr/>
    </dgm:pt>
    <dgm:pt modelId="{6FFC9058-D950-4C85-A7F3-D61417EF6FD5}" type="pres">
      <dgm:prSet presAssocID="{F55C0D6B-5A9C-4A92-88D1-10BA2619A963}" presName="sibTrans" presStyleCnt="0"/>
      <dgm:spPr/>
    </dgm:pt>
    <dgm:pt modelId="{336CD9D5-F8AF-4431-8E0C-D860F4D18343}" type="pres">
      <dgm:prSet presAssocID="{F1306159-69DE-42B3-BCFF-B759CFF8FAD6}" presName="node" presStyleLbl="node1" presStyleIdx="2" presStyleCnt="4">
        <dgm:presLayoutVars>
          <dgm:bulletEnabled val="1"/>
        </dgm:presLayoutVars>
      </dgm:prSet>
      <dgm:spPr/>
    </dgm:pt>
    <dgm:pt modelId="{A4D66D0B-C308-4006-AACC-BD4F4C7139ED}" type="pres">
      <dgm:prSet presAssocID="{FA33742B-46B2-417F-986E-C09AC428EF95}" presName="sibTrans" presStyleCnt="0"/>
      <dgm:spPr/>
    </dgm:pt>
    <dgm:pt modelId="{3E21250A-4069-4D68-B0B8-F7F050A084D3}" type="pres">
      <dgm:prSet presAssocID="{4FB3C448-BB86-42ED-99E7-3DE53151393D}" presName="node" presStyleLbl="node1" presStyleIdx="3" presStyleCnt="4">
        <dgm:presLayoutVars>
          <dgm:bulletEnabled val="1"/>
        </dgm:presLayoutVars>
      </dgm:prSet>
      <dgm:spPr/>
    </dgm:pt>
  </dgm:ptLst>
  <dgm:cxnLst>
    <dgm:cxn modelId="{F5435B03-A1D6-422A-BF36-AF4D2CCF1BD2}" srcId="{E59756B5-0C52-4871-8C21-C9567AD24593}" destId="{DFFE0D16-1596-4849-9084-5EB98F5256C6}" srcOrd="0" destOrd="0" parTransId="{DF23C638-9F28-4301-A7F5-2F617D3DC29D}" sibTransId="{BF33E62D-2E2D-48E4-B894-90922094208D}"/>
    <dgm:cxn modelId="{0A220105-69F2-4357-8599-29DE54840220}" type="presOf" srcId="{E59756B5-0C52-4871-8C21-C9567AD24593}" destId="{D1BD9DD1-AC88-49DC-9539-E4B425B357F6}" srcOrd="0" destOrd="0" presId="urn:microsoft.com/office/officeart/2005/8/layout/hList6"/>
    <dgm:cxn modelId="{FE7A8810-6E9A-4123-AE8C-4AD2856BA53A}" srcId="{E59756B5-0C52-4871-8C21-C9567AD24593}" destId="{92FEA72A-B061-4A99-90FC-CDB56FA598EA}" srcOrd="1" destOrd="0" parTransId="{882B79A6-1843-4545-A1CF-EF4EE143368B}" sibTransId="{F55C0D6B-5A9C-4A92-88D1-10BA2619A963}"/>
    <dgm:cxn modelId="{DB792B60-95B2-46A3-9DDF-3D0DCF4FD007}" type="presOf" srcId="{92FEA72A-B061-4A99-90FC-CDB56FA598EA}" destId="{AEF76230-F381-4973-A7BE-0D735455558B}" srcOrd="0" destOrd="0" presId="urn:microsoft.com/office/officeart/2005/8/layout/hList6"/>
    <dgm:cxn modelId="{08AA8864-C477-4A6B-ABFA-B08993C70F5B}" type="presOf" srcId="{DFFE0D16-1596-4849-9084-5EB98F5256C6}" destId="{CC900C65-5FFC-4FE9-A375-DEFE985F718F}" srcOrd="0" destOrd="0" presId="urn:microsoft.com/office/officeart/2005/8/layout/hList6"/>
    <dgm:cxn modelId="{8ECEC3E4-63AF-4B6A-9EAC-CBD65A8C5B4E}" type="presOf" srcId="{F1306159-69DE-42B3-BCFF-B759CFF8FAD6}" destId="{336CD9D5-F8AF-4431-8E0C-D860F4D18343}" srcOrd="0" destOrd="0" presId="urn:microsoft.com/office/officeart/2005/8/layout/hList6"/>
    <dgm:cxn modelId="{70D600EE-67A9-4C7E-AA90-A61E40EC2F2A}" type="presOf" srcId="{4FB3C448-BB86-42ED-99E7-3DE53151393D}" destId="{3E21250A-4069-4D68-B0B8-F7F050A084D3}" srcOrd="0" destOrd="0" presId="urn:microsoft.com/office/officeart/2005/8/layout/hList6"/>
    <dgm:cxn modelId="{84003AF9-2089-47C6-A23D-DF5ACC3D2FC9}" srcId="{E59756B5-0C52-4871-8C21-C9567AD24593}" destId="{F1306159-69DE-42B3-BCFF-B759CFF8FAD6}" srcOrd="2" destOrd="0" parTransId="{3AE8AE1A-8760-49EC-8881-123025897C8A}" sibTransId="{FA33742B-46B2-417F-986E-C09AC428EF95}"/>
    <dgm:cxn modelId="{D4EF42FA-3B0E-4C81-8796-E0CFEC997993}" srcId="{E59756B5-0C52-4871-8C21-C9567AD24593}" destId="{4FB3C448-BB86-42ED-99E7-3DE53151393D}" srcOrd="3" destOrd="0" parTransId="{4C676222-CD71-4579-8430-9B84042D17EE}" sibTransId="{29097FE1-01C3-4642-A474-4D63AA962BF2}"/>
    <dgm:cxn modelId="{A5B643F2-8DF5-49D4-9A9F-E0E110719DFF}" type="presParOf" srcId="{D1BD9DD1-AC88-49DC-9539-E4B425B357F6}" destId="{CC900C65-5FFC-4FE9-A375-DEFE985F718F}" srcOrd="0" destOrd="0" presId="urn:microsoft.com/office/officeart/2005/8/layout/hList6"/>
    <dgm:cxn modelId="{422B4107-046E-4CC0-B5B9-E11EE52592C8}" type="presParOf" srcId="{D1BD9DD1-AC88-49DC-9539-E4B425B357F6}" destId="{7E1D2717-C1C5-43C3-B722-F92DD9817D4E}" srcOrd="1" destOrd="0" presId="urn:microsoft.com/office/officeart/2005/8/layout/hList6"/>
    <dgm:cxn modelId="{9D6AB5A5-0426-40C9-ACCF-034F86864B2A}" type="presParOf" srcId="{D1BD9DD1-AC88-49DC-9539-E4B425B357F6}" destId="{AEF76230-F381-4973-A7BE-0D735455558B}" srcOrd="2" destOrd="0" presId="urn:microsoft.com/office/officeart/2005/8/layout/hList6"/>
    <dgm:cxn modelId="{1A67B273-F1B8-4D6B-B71F-3B9CCF496818}" type="presParOf" srcId="{D1BD9DD1-AC88-49DC-9539-E4B425B357F6}" destId="{6FFC9058-D950-4C85-A7F3-D61417EF6FD5}" srcOrd="3" destOrd="0" presId="urn:microsoft.com/office/officeart/2005/8/layout/hList6"/>
    <dgm:cxn modelId="{DE8FF4E0-B859-4565-AE8C-2D43B0BC782B}" type="presParOf" srcId="{D1BD9DD1-AC88-49DC-9539-E4B425B357F6}" destId="{336CD9D5-F8AF-4431-8E0C-D860F4D18343}" srcOrd="4" destOrd="0" presId="urn:microsoft.com/office/officeart/2005/8/layout/hList6"/>
    <dgm:cxn modelId="{6F261E99-4747-4D7F-BBA2-90EF2A54103A}" type="presParOf" srcId="{D1BD9DD1-AC88-49DC-9539-E4B425B357F6}" destId="{A4D66D0B-C308-4006-AACC-BD4F4C7139ED}" srcOrd="5" destOrd="0" presId="urn:microsoft.com/office/officeart/2005/8/layout/hList6"/>
    <dgm:cxn modelId="{32CDF316-6849-4CFB-8292-FA2431156707}" type="presParOf" srcId="{D1BD9DD1-AC88-49DC-9539-E4B425B357F6}" destId="{3E21250A-4069-4D68-B0B8-F7F050A084D3}" srcOrd="6" destOrd="0" presId="urn:microsoft.com/office/officeart/2005/8/layout/hList6"/>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58D7F16-F1B4-4D71-95D1-EBC6E7D346DD}" type="doc">
      <dgm:prSet loTypeId="urn:microsoft.com/office/officeart/2008/layout/VerticalCurvedList" loCatId="list" qsTypeId="urn:microsoft.com/office/officeart/2005/8/quickstyle/simple1" qsCatId="simple" csTypeId="urn:microsoft.com/office/officeart/2005/8/colors/accent0_3" csCatId="mainScheme" phldr="1"/>
      <dgm:spPr/>
      <dgm:t>
        <a:bodyPr/>
        <a:lstStyle/>
        <a:p>
          <a:endParaRPr lang="fr-FR"/>
        </a:p>
      </dgm:t>
    </dgm:pt>
    <dgm:pt modelId="{59FCC829-235A-4568-9B67-598243831CF6}">
      <dgm:prSet phldrT="[Texte]" custT="1"/>
      <dgm:spPr/>
      <dgm:t>
        <a:bodyPr/>
        <a:lstStyle/>
        <a:p>
          <a:r>
            <a:rPr lang="fr-FR" sz="1200" b="1">
              <a:latin typeface="Candara" panose="020E0502030303020204" pitchFamily="34" charset="0"/>
            </a:rPr>
            <a:t>Lancement et cadrage</a:t>
          </a:r>
        </a:p>
      </dgm:t>
    </dgm:pt>
    <dgm:pt modelId="{F3E31105-774D-462B-91AE-D1ECDC1FAD1C}" type="parTrans" cxnId="{46B5A5A2-EF9A-4A5B-8C01-207F43ED9818}">
      <dgm:prSet/>
      <dgm:spPr/>
      <dgm:t>
        <a:bodyPr/>
        <a:lstStyle/>
        <a:p>
          <a:endParaRPr lang="fr-FR" b="1"/>
        </a:p>
      </dgm:t>
    </dgm:pt>
    <dgm:pt modelId="{BA5DEAF3-A6E3-4410-8A0D-BB2B497410DB}" type="sibTrans" cxnId="{46B5A5A2-EF9A-4A5B-8C01-207F43ED9818}">
      <dgm:prSet/>
      <dgm:spPr/>
      <dgm:t>
        <a:bodyPr/>
        <a:lstStyle/>
        <a:p>
          <a:endParaRPr lang="fr-FR" b="1"/>
        </a:p>
      </dgm:t>
    </dgm:pt>
    <dgm:pt modelId="{19ADBB2A-3544-4889-A032-7B5F1BC1984C}">
      <dgm:prSet phldrT="[Texte]" custT="1"/>
      <dgm:spPr/>
      <dgm:t>
        <a:bodyPr/>
        <a:lstStyle/>
        <a:p>
          <a:r>
            <a:rPr lang="fr-FR" sz="1200" b="1">
              <a:latin typeface="Candara" panose="020E0502030303020204" pitchFamily="34" charset="0"/>
            </a:rPr>
            <a:t>Analyse et conception</a:t>
          </a:r>
        </a:p>
      </dgm:t>
    </dgm:pt>
    <dgm:pt modelId="{D1F9E735-C650-439B-84F2-EF46F52D5F2F}" type="parTrans" cxnId="{6094CFAC-71BC-4BF7-A2B5-21D1D071B366}">
      <dgm:prSet/>
      <dgm:spPr/>
      <dgm:t>
        <a:bodyPr/>
        <a:lstStyle/>
        <a:p>
          <a:endParaRPr lang="fr-FR" b="1"/>
        </a:p>
      </dgm:t>
    </dgm:pt>
    <dgm:pt modelId="{744C178F-4D9C-421E-9351-1A7022A8CDF5}" type="sibTrans" cxnId="{6094CFAC-71BC-4BF7-A2B5-21D1D071B366}">
      <dgm:prSet/>
      <dgm:spPr/>
      <dgm:t>
        <a:bodyPr/>
        <a:lstStyle/>
        <a:p>
          <a:endParaRPr lang="fr-FR" b="1"/>
        </a:p>
      </dgm:t>
    </dgm:pt>
    <dgm:pt modelId="{B3EB18CC-9730-48D1-8D48-E161C41B9B05}">
      <dgm:prSet phldrT="[Texte]" custT="1"/>
      <dgm:spPr/>
      <dgm:t>
        <a:bodyPr/>
        <a:lstStyle/>
        <a:p>
          <a:r>
            <a:rPr lang="fr-FR" sz="1200" b="1">
              <a:latin typeface="Candara" panose="020E0502030303020204" pitchFamily="34" charset="0"/>
            </a:rPr>
            <a:t>Test, formation et déploiement</a:t>
          </a:r>
        </a:p>
      </dgm:t>
    </dgm:pt>
    <dgm:pt modelId="{306D5802-61D9-4393-ACDF-EE4A8FABB296}" type="parTrans" cxnId="{33F25CDD-262D-4B1F-8D9D-68003E3BCA89}">
      <dgm:prSet/>
      <dgm:spPr/>
      <dgm:t>
        <a:bodyPr/>
        <a:lstStyle/>
        <a:p>
          <a:endParaRPr lang="fr-FR" b="1"/>
        </a:p>
      </dgm:t>
    </dgm:pt>
    <dgm:pt modelId="{CAB80CFB-8601-456D-BF5A-79D3C5F6C96E}" type="sibTrans" cxnId="{33F25CDD-262D-4B1F-8D9D-68003E3BCA89}">
      <dgm:prSet/>
      <dgm:spPr/>
      <dgm:t>
        <a:bodyPr/>
        <a:lstStyle/>
        <a:p>
          <a:endParaRPr lang="fr-FR" b="1"/>
        </a:p>
      </dgm:t>
    </dgm:pt>
    <dgm:pt modelId="{6D461923-4E46-4DBC-A728-7349149BD67B}">
      <dgm:prSet phldrT="[Texte]" custT="1"/>
      <dgm:spPr/>
      <dgm:t>
        <a:bodyPr/>
        <a:lstStyle/>
        <a:p>
          <a:r>
            <a:rPr lang="fr-FR" sz="1200" b="1">
              <a:latin typeface="Candara" panose="020E0502030303020204" pitchFamily="34" charset="0"/>
            </a:rPr>
            <a:t>Support et assistance</a:t>
          </a:r>
        </a:p>
      </dgm:t>
    </dgm:pt>
    <dgm:pt modelId="{C61EF644-0E9E-43D1-B224-3E5B98C2C8C4}" type="parTrans" cxnId="{3783D578-CDAC-4BD3-9443-73BE0478538D}">
      <dgm:prSet/>
      <dgm:spPr/>
      <dgm:t>
        <a:bodyPr/>
        <a:lstStyle/>
        <a:p>
          <a:endParaRPr lang="fr-FR" b="1"/>
        </a:p>
      </dgm:t>
    </dgm:pt>
    <dgm:pt modelId="{1FAA9723-122E-4AEB-9E3E-F4D936F740DF}" type="sibTrans" cxnId="{3783D578-CDAC-4BD3-9443-73BE0478538D}">
      <dgm:prSet/>
      <dgm:spPr/>
      <dgm:t>
        <a:bodyPr/>
        <a:lstStyle/>
        <a:p>
          <a:endParaRPr lang="fr-FR" b="1"/>
        </a:p>
      </dgm:t>
    </dgm:pt>
    <dgm:pt modelId="{3BF33F0A-D371-4456-93DA-21FFC0F4A899}">
      <dgm:prSet/>
      <dgm:spPr/>
      <dgm:t>
        <a:bodyPr/>
        <a:lstStyle/>
        <a:p>
          <a:r>
            <a:rPr lang="fr-FR" b="1">
              <a:latin typeface="Candara" panose="020E0502030303020204" pitchFamily="34" charset="0"/>
            </a:rPr>
            <a:t>Diagnostique de l'existant</a:t>
          </a:r>
          <a:endParaRPr lang="fr-FR" b="1"/>
        </a:p>
      </dgm:t>
    </dgm:pt>
    <dgm:pt modelId="{BF2AE61F-5C3D-45F1-A8E5-65AE6102C6B7}" type="parTrans" cxnId="{5B98E725-4755-490B-A3A0-071F286CC2D2}">
      <dgm:prSet/>
      <dgm:spPr/>
      <dgm:t>
        <a:bodyPr/>
        <a:lstStyle/>
        <a:p>
          <a:endParaRPr lang="fr-FR" b="1"/>
        </a:p>
      </dgm:t>
    </dgm:pt>
    <dgm:pt modelId="{251AA64F-B95E-4D24-A15D-6C91C0016156}" type="sibTrans" cxnId="{5B98E725-4755-490B-A3A0-071F286CC2D2}">
      <dgm:prSet/>
      <dgm:spPr/>
      <dgm:t>
        <a:bodyPr/>
        <a:lstStyle/>
        <a:p>
          <a:endParaRPr lang="fr-FR" b="1"/>
        </a:p>
      </dgm:t>
    </dgm:pt>
    <dgm:pt modelId="{7E905172-2ADE-43AB-9922-2985E79DC4EE}">
      <dgm:prSet/>
      <dgm:spPr/>
      <dgm:t>
        <a:bodyPr/>
        <a:lstStyle/>
        <a:p>
          <a:r>
            <a:rPr lang="fr-FR" b="1">
              <a:latin typeface="Candara" panose="020E0502030303020204" pitchFamily="34" charset="0"/>
            </a:rPr>
            <a:t>Développement, paramétrage et intégration de la solution</a:t>
          </a:r>
          <a:endParaRPr lang="fr-FR" b="1"/>
        </a:p>
      </dgm:t>
    </dgm:pt>
    <dgm:pt modelId="{F22A7343-227D-4785-B64C-25637D802415}" type="parTrans" cxnId="{EDBC2251-2CA0-4F89-8418-34DA457C8E7E}">
      <dgm:prSet/>
      <dgm:spPr/>
      <dgm:t>
        <a:bodyPr/>
        <a:lstStyle/>
        <a:p>
          <a:endParaRPr lang="fr-FR" b="1"/>
        </a:p>
      </dgm:t>
    </dgm:pt>
    <dgm:pt modelId="{4A517AB4-7568-45C0-89CC-ECA44C1CB121}" type="sibTrans" cxnId="{EDBC2251-2CA0-4F89-8418-34DA457C8E7E}">
      <dgm:prSet/>
      <dgm:spPr/>
      <dgm:t>
        <a:bodyPr/>
        <a:lstStyle/>
        <a:p>
          <a:endParaRPr lang="fr-FR" b="1"/>
        </a:p>
      </dgm:t>
    </dgm:pt>
    <dgm:pt modelId="{18B41B2B-DD8C-4982-9479-AB5F1873DBAC}">
      <dgm:prSet/>
      <dgm:spPr/>
      <dgm:t>
        <a:bodyPr/>
        <a:lstStyle/>
        <a:p>
          <a:r>
            <a:rPr lang="fr-FR" b="1">
              <a:latin typeface="Candara" panose="020E0502030303020204" pitchFamily="34" charset="0"/>
            </a:rPr>
            <a:t>Migration des données </a:t>
          </a:r>
          <a:endParaRPr lang="fr-FR" b="1"/>
        </a:p>
      </dgm:t>
    </dgm:pt>
    <dgm:pt modelId="{4C8B6F01-0B48-4E55-A9D2-611592B8F55A}" type="parTrans" cxnId="{2FD60A99-A270-4314-BDC6-1B34F7D1B696}">
      <dgm:prSet/>
      <dgm:spPr/>
      <dgm:t>
        <a:bodyPr/>
        <a:lstStyle/>
        <a:p>
          <a:endParaRPr lang="fr-FR" b="1"/>
        </a:p>
      </dgm:t>
    </dgm:pt>
    <dgm:pt modelId="{391C591B-EAB9-4F90-9338-8F59F3D0F89C}" type="sibTrans" cxnId="{2FD60A99-A270-4314-BDC6-1B34F7D1B696}">
      <dgm:prSet/>
      <dgm:spPr/>
      <dgm:t>
        <a:bodyPr/>
        <a:lstStyle/>
        <a:p>
          <a:endParaRPr lang="fr-FR" b="1"/>
        </a:p>
      </dgm:t>
    </dgm:pt>
    <dgm:pt modelId="{E356C0A0-4008-44B0-9A89-B9F06D2D99D1}" type="pres">
      <dgm:prSet presAssocID="{158D7F16-F1B4-4D71-95D1-EBC6E7D346DD}" presName="Name0" presStyleCnt="0">
        <dgm:presLayoutVars>
          <dgm:chMax val="7"/>
          <dgm:chPref val="7"/>
          <dgm:dir/>
        </dgm:presLayoutVars>
      </dgm:prSet>
      <dgm:spPr/>
    </dgm:pt>
    <dgm:pt modelId="{84383389-0738-49DA-AE03-78C63CF6D972}" type="pres">
      <dgm:prSet presAssocID="{158D7F16-F1B4-4D71-95D1-EBC6E7D346DD}" presName="Name1" presStyleCnt="0"/>
      <dgm:spPr/>
    </dgm:pt>
    <dgm:pt modelId="{B6403AE0-4D2E-4447-80D9-6CAE244A33B6}" type="pres">
      <dgm:prSet presAssocID="{158D7F16-F1B4-4D71-95D1-EBC6E7D346DD}" presName="cycle" presStyleCnt="0"/>
      <dgm:spPr/>
    </dgm:pt>
    <dgm:pt modelId="{8DF4B47D-BE72-46F6-A8DD-94E9ED6B93DF}" type="pres">
      <dgm:prSet presAssocID="{158D7F16-F1B4-4D71-95D1-EBC6E7D346DD}" presName="srcNode" presStyleLbl="node1" presStyleIdx="0" presStyleCnt="7"/>
      <dgm:spPr/>
    </dgm:pt>
    <dgm:pt modelId="{E5E8FBA4-A44B-4F41-8ECF-A2383E09882F}" type="pres">
      <dgm:prSet presAssocID="{158D7F16-F1B4-4D71-95D1-EBC6E7D346DD}" presName="conn" presStyleLbl="parChTrans1D2" presStyleIdx="0" presStyleCnt="1"/>
      <dgm:spPr/>
    </dgm:pt>
    <dgm:pt modelId="{C9D36DFE-6269-4BFA-B348-576A448B2207}" type="pres">
      <dgm:prSet presAssocID="{158D7F16-F1B4-4D71-95D1-EBC6E7D346DD}" presName="extraNode" presStyleLbl="node1" presStyleIdx="0" presStyleCnt="7"/>
      <dgm:spPr/>
    </dgm:pt>
    <dgm:pt modelId="{CBF3560E-3473-4861-90EE-99C800FD4AE7}" type="pres">
      <dgm:prSet presAssocID="{158D7F16-F1B4-4D71-95D1-EBC6E7D346DD}" presName="dstNode" presStyleLbl="node1" presStyleIdx="0" presStyleCnt="7"/>
      <dgm:spPr/>
    </dgm:pt>
    <dgm:pt modelId="{384910D3-77F3-4C3F-8E33-91B51AEC0085}" type="pres">
      <dgm:prSet presAssocID="{59FCC829-235A-4568-9B67-598243831CF6}" presName="text_1" presStyleLbl="node1" presStyleIdx="0" presStyleCnt="7">
        <dgm:presLayoutVars>
          <dgm:bulletEnabled val="1"/>
        </dgm:presLayoutVars>
      </dgm:prSet>
      <dgm:spPr/>
    </dgm:pt>
    <dgm:pt modelId="{ACD90891-40BC-4CA9-A0F5-1D9AE932C54D}" type="pres">
      <dgm:prSet presAssocID="{59FCC829-235A-4568-9B67-598243831CF6}" presName="accent_1" presStyleCnt="0"/>
      <dgm:spPr/>
    </dgm:pt>
    <dgm:pt modelId="{8E1DC99A-8C1A-44CC-9491-E90F3B605897}" type="pres">
      <dgm:prSet presAssocID="{59FCC829-235A-4568-9B67-598243831CF6}" presName="accentRepeatNode" presStyleLbl="solidFgAcc1" presStyleIdx="0" presStyleCnt="7"/>
      <dgm:spPr/>
    </dgm:pt>
    <dgm:pt modelId="{3FA2B52F-4276-4DEC-9100-13199D99FD54}" type="pres">
      <dgm:prSet presAssocID="{3BF33F0A-D371-4456-93DA-21FFC0F4A899}" presName="text_2" presStyleLbl="node1" presStyleIdx="1" presStyleCnt="7">
        <dgm:presLayoutVars>
          <dgm:bulletEnabled val="1"/>
        </dgm:presLayoutVars>
      </dgm:prSet>
      <dgm:spPr/>
    </dgm:pt>
    <dgm:pt modelId="{C602C43F-C774-47AB-BC28-7A33D4425D8E}" type="pres">
      <dgm:prSet presAssocID="{3BF33F0A-D371-4456-93DA-21FFC0F4A899}" presName="accent_2" presStyleCnt="0"/>
      <dgm:spPr/>
    </dgm:pt>
    <dgm:pt modelId="{01B808FF-5600-4BF8-98B2-8EB2EEF81083}" type="pres">
      <dgm:prSet presAssocID="{3BF33F0A-D371-4456-93DA-21FFC0F4A899}" presName="accentRepeatNode" presStyleLbl="solidFgAcc1" presStyleIdx="1" presStyleCnt="7"/>
      <dgm:spPr/>
    </dgm:pt>
    <dgm:pt modelId="{2C96FA9D-87F6-4017-93DF-81648F2F4C9A}" type="pres">
      <dgm:prSet presAssocID="{19ADBB2A-3544-4889-A032-7B5F1BC1984C}" presName="text_3" presStyleLbl="node1" presStyleIdx="2" presStyleCnt="7">
        <dgm:presLayoutVars>
          <dgm:bulletEnabled val="1"/>
        </dgm:presLayoutVars>
      </dgm:prSet>
      <dgm:spPr/>
    </dgm:pt>
    <dgm:pt modelId="{44B04B6D-CAFB-41CA-964E-A691F2D329CB}" type="pres">
      <dgm:prSet presAssocID="{19ADBB2A-3544-4889-A032-7B5F1BC1984C}" presName="accent_3" presStyleCnt="0"/>
      <dgm:spPr/>
    </dgm:pt>
    <dgm:pt modelId="{A2B73360-6D4C-4506-9E98-BE5861252880}" type="pres">
      <dgm:prSet presAssocID="{19ADBB2A-3544-4889-A032-7B5F1BC1984C}" presName="accentRepeatNode" presStyleLbl="solidFgAcc1" presStyleIdx="2" presStyleCnt="7"/>
      <dgm:spPr/>
    </dgm:pt>
    <dgm:pt modelId="{FAE0366C-7130-482D-BDF4-1CF70B104A90}" type="pres">
      <dgm:prSet presAssocID="{7E905172-2ADE-43AB-9922-2985E79DC4EE}" presName="text_4" presStyleLbl="node1" presStyleIdx="3" presStyleCnt="7">
        <dgm:presLayoutVars>
          <dgm:bulletEnabled val="1"/>
        </dgm:presLayoutVars>
      </dgm:prSet>
      <dgm:spPr/>
    </dgm:pt>
    <dgm:pt modelId="{5B3BEF1C-FDD0-4193-9049-1817E48B238A}" type="pres">
      <dgm:prSet presAssocID="{7E905172-2ADE-43AB-9922-2985E79DC4EE}" presName="accent_4" presStyleCnt="0"/>
      <dgm:spPr/>
    </dgm:pt>
    <dgm:pt modelId="{25895D21-A62F-48EF-915D-AAF8FF6C39D3}" type="pres">
      <dgm:prSet presAssocID="{7E905172-2ADE-43AB-9922-2985E79DC4EE}" presName="accentRepeatNode" presStyleLbl="solidFgAcc1" presStyleIdx="3" presStyleCnt="7"/>
      <dgm:spPr/>
    </dgm:pt>
    <dgm:pt modelId="{03532DC2-03CD-4531-9818-BACA129E07B5}" type="pres">
      <dgm:prSet presAssocID="{B3EB18CC-9730-48D1-8D48-E161C41B9B05}" presName="text_5" presStyleLbl="node1" presStyleIdx="4" presStyleCnt="7">
        <dgm:presLayoutVars>
          <dgm:bulletEnabled val="1"/>
        </dgm:presLayoutVars>
      </dgm:prSet>
      <dgm:spPr/>
    </dgm:pt>
    <dgm:pt modelId="{80E5318E-38AB-4B38-937F-616EBB8EBD47}" type="pres">
      <dgm:prSet presAssocID="{B3EB18CC-9730-48D1-8D48-E161C41B9B05}" presName="accent_5" presStyleCnt="0"/>
      <dgm:spPr/>
    </dgm:pt>
    <dgm:pt modelId="{6DA5A069-3268-4919-8C62-C4CCD95652F4}" type="pres">
      <dgm:prSet presAssocID="{B3EB18CC-9730-48D1-8D48-E161C41B9B05}" presName="accentRepeatNode" presStyleLbl="solidFgAcc1" presStyleIdx="4" presStyleCnt="7"/>
      <dgm:spPr/>
    </dgm:pt>
    <dgm:pt modelId="{BE6AC89F-347D-407D-8EB1-E082B814F29B}" type="pres">
      <dgm:prSet presAssocID="{18B41B2B-DD8C-4982-9479-AB5F1873DBAC}" presName="text_6" presStyleLbl="node1" presStyleIdx="5" presStyleCnt="7">
        <dgm:presLayoutVars>
          <dgm:bulletEnabled val="1"/>
        </dgm:presLayoutVars>
      </dgm:prSet>
      <dgm:spPr/>
    </dgm:pt>
    <dgm:pt modelId="{FA222CFF-A9E6-40E7-B950-ED72A49E5D05}" type="pres">
      <dgm:prSet presAssocID="{18B41B2B-DD8C-4982-9479-AB5F1873DBAC}" presName="accent_6" presStyleCnt="0"/>
      <dgm:spPr/>
    </dgm:pt>
    <dgm:pt modelId="{B88BFA7C-DC0D-4B8C-A10F-BE2300926DB9}" type="pres">
      <dgm:prSet presAssocID="{18B41B2B-DD8C-4982-9479-AB5F1873DBAC}" presName="accentRepeatNode" presStyleLbl="solidFgAcc1" presStyleIdx="5" presStyleCnt="7"/>
      <dgm:spPr/>
    </dgm:pt>
    <dgm:pt modelId="{54BFB9F0-9EFD-41DA-B981-563D9F79C468}" type="pres">
      <dgm:prSet presAssocID="{6D461923-4E46-4DBC-A728-7349149BD67B}" presName="text_7" presStyleLbl="node1" presStyleIdx="6" presStyleCnt="7">
        <dgm:presLayoutVars>
          <dgm:bulletEnabled val="1"/>
        </dgm:presLayoutVars>
      </dgm:prSet>
      <dgm:spPr/>
    </dgm:pt>
    <dgm:pt modelId="{C50406E4-FF9A-4D2D-9FB6-3174D8A88E43}" type="pres">
      <dgm:prSet presAssocID="{6D461923-4E46-4DBC-A728-7349149BD67B}" presName="accent_7" presStyleCnt="0"/>
      <dgm:spPr/>
    </dgm:pt>
    <dgm:pt modelId="{B1F9EBBE-EE7D-42BC-B15C-42FE4A0C9CD9}" type="pres">
      <dgm:prSet presAssocID="{6D461923-4E46-4DBC-A728-7349149BD67B}" presName="accentRepeatNode" presStyleLbl="solidFgAcc1" presStyleIdx="6" presStyleCnt="7"/>
      <dgm:spPr/>
    </dgm:pt>
  </dgm:ptLst>
  <dgm:cxnLst>
    <dgm:cxn modelId="{A5DAF61B-94B9-46B8-8EB4-B168BFBC45C2}" type="presOf" srcId="{BA5DEAF3-A6E3-4410-8A0D-BB2B497410DB}" destId="{E5E8FBA4-A44B-4F41-8ECF-A2383E09882F}" srcOrd="0" destOrd="0" presId="urn:microsoft.com/office/officeart/2008/layout/VerticalCurvedList"/>
    <dgm:cxn modelId="{5B98E725-4755-490B-A3A0-071F286CC2D2}" srcId="{158D7F16-F1B4-4D71-95D1-EBC6E7D346DD}" destId="{3BF33F0A-D371-4456-93DA-21FFC0F4A899}" srcOrd="1" destOrd="0" parTransId="{BF2AE61F-5C3D-45F1-A8E5-65AE6102C6B7}" sibTransId="{251AA64F-B95E-4D24-A15D-6C91C0016156}"/>
    <dgm:cxn modelId="{04972260-57B5-4D13-A2CC-CA23B4676BDD}" type="presOf" srcId="{19ADBB2A-3544-4889-A032-7B5F1BC1984C}" destId="{2C96FA9D-87F6-4017-93DF-81648F2F4C9A}" srcOrd="0" destOrd="0" presId="urn:microsoft.com/office/officeart/2008/layout/VerticalCurvedList"/>
    <dgm:cxn modelId="{78907F49-886E-4991-8E8F-1E16D5338A4B}" type="presOf" srcId="{18B41B2B-DD8C-4982-9479-AB5F1873DBAC}" destId="{BE6AC89F-347D-407D-8EB1-E082B814F29B}" srcOrd="0" destOrd="0" presId="urn:microsoft.com/office/officeart/2008/layout/VerticalCurvedList"/>
    <dgm:cxn modelId="{EDBC2251-2CA0-4F89-8418-34DA457C8E7E}" srcId="{158D7F16-F1B4-4D71-95D1-EBC6E7D346DD}" destId="{7E905172-2ADE-43AB-9922-2985E79DC4EE}" srcOrd="3" destOrd="0" parTransId="{F22A7343-227D-4785-B64C-25637D802415}" sibTransId="{4A517AB4-7568-45C0-89CC-ECA44C1CB121}"/>
    <dgm:cxn modelId="{3783D578-CDAC-4BD3-9443-73BE0478538D}" srcId="{158D7F16-F1B4-4D71-95D1-EBC6E7D346DD}" destId="{6D461923-4E46-4DBC-A728-7349149BD67B}" srcOrd="6" destOrd="0" parTransId="{C61EF644-0E9E-43D1-B224-3E5B98C2C8C4}" sibTransId="{1FAA9723-122E-4AEB-9E3E-F4D936F740DF}"/>
    <dgm:cxn modelId="{2FD60A99-A270-4314-BDC6-1B34F7D1B696}" srcId="{158D7F16-F1B4-4D71-95D1-EBC6E7D346DD}" destId="{18B41B2B-DD8C-4982-9479-AB5F1873DBAC}" srcOrd="5" destOrd="0" parTransId="{4C8B6F01-0B48-4E55-A9D2-611592B8F55A}" sibTransId="{391C591B-EAB9-4F90-9338-8F59F3D0F89C}"/>
    <dgm:cxn modelId="{8707BC9E-61E6-4747-9CE1-533CAE50FD7E}" type="presOf" srcId="{59FCC829-235A-4568-9B67-598243831CF6}" destId="{384910D3-77F3-4C3F-8E33-91B51AEC0085}" srcOrd="0" destOrd="0" presId="urn:microsoft.com/office/officeart/2008/layout/VerticalCurvedList"/>
    <dgm:cxn modelId="{46B5A5A2-EF9A-4A5B-8C01-207F43ED9818}" srcId="{158D7F16-F1B4-4D71-95D1-EBC6E7D346DD}" destId="{59FCC829-235A-4568-9B67-598243831CF6}" srcOrd="0" destOrd="0" parTransId="{F3E31105-774D-462B-91AE-D1ECDC1FAD1C}" sibTransId="{BA5DEAF3-A6E3-4410-8A0D-BB2B497410DB}"/>
    <dgm:cxn modelId="{6094CFAC-71BC-4BF7-A2B5-21D1D071B366}" srcId="{158D7F16-F1B4-4D71-95D1-EBC6E7D346DD}" destId="{19ADBB2A-3544-4889-A032-7B5F1BC1984C}" srcOrd="2" destOrd="0" parTransId="{D1F9E735-C650-439B-84F2-EF46F52D5F2F}" sibTransId="{744C178F-4D9C-421E-9351-1A7022A8CDF5}"/>
    <dgm:cxn modelId="{2A2DEBB2-750E-4989-83EB-356B6A173727}" type="presOf" srcId="{3BF33F0A-D371-4456-93DA-21FFC0F4A899}" destId="{3FA2B52F-4276-4DEC-9100-13199D99FD54}" srcOrd="0" destOrd="0" presId="urn:microsoft.com/office/officeart/2008/layout/VerticalCurvedList"/>
    <dgm:cxn modelId="{B39AC0D0-B7A8-4D61-80C4-CCBCA01077CA}" type="presOf" srcId="{6D461923-4E46-4DBC-A728-7349149BD67B}" destId="{54BFB9F0-9EFD-41DA-B981-563D9F79C468}" srcOrd="0" destOrd="0" presId="urn:microsoft.com/office/officeart/2008/layout/VerticalCurvedList"/>
    <dgm:cxn modelId="{1C8849D5-5918-4D25-BC3E-B9DCA69332D0}" type="presOf" srcId="{B3EB18CC-9730-48D1-8D48-E161C41B9B05}" destId="{03532DC2-03CD-4531-9818-BACA129E07B5}" srcOrd="0" destOrd="0" presId="urn:microsoft.com/office/officeart/2008/layout/VerticalCurvedList"/>
    <dgm:cxn modelId="{33F25CDD-262D-4B1F-8D9D-68003E3BCA89}" srcId="{158D7F16-F1B4-4D71-95D1-EBC6E7D346DD}" destId="{B3EB18CC-9730-48D1-8D48-E161C41B9B05}" srcOrd="4" destOrd="0" parTransId="{306D5802-61D9-4393-ACDF-EE4A8FABB296}" sibTransId="{CAB80CFB-8601-456D-BF5A-79D3C5F6C96E}"/>
    <dgm:cxn modelId="{BA7524FA-1226-427B-BC61-865B7290B58D}" type="presOf" srcId="{7E905172-2ADE-43AB-9922-2985E79DC4EE}" destId="{FAE0366C-7130-482D-BDF4-1CF70B104A90}" srcOrd="0" destOrd="0" presId="urn:microsoft.com/office/officeart/2008/layout/VerticalCurvedList"/>
    <dgm:cxn modelId="{D79B53FF-00C1-4B48-98BE-64D2E89DB869}" type="presOf" srcId="{158D7F16-F1B4-4D71-95D1-EBC6E7D346DD}" destId="{E356C0A0-4008-44B0-9A89-B9F06D2D99D1}" srcOrd="0" destOrd="0" presId="urn:microsoft.com/office/officeart/2008/layout/VerticalCurvedList"/>
    <dgm:cxn modelId="{7496F1DF-E5AA-417E-BEF2-5BB717F8AF4B}" type="presParOf" srcId="{E356C0A0-4008-44B0-9A89-B9F06D2D99D1}" destId="{84383389-0738-49DA-AE03-78C63CF6D972}" srcOrd="0" destOrd="0" presId="urn:microsoft.com/office/officeart/2008/layout/VerticalCurvedList"/>
    <dgm:cxn modelId="{E859A0BE-0E24-4E5E-90A7-28814CD782E5}" type="presParOf" srcId="{84383389-0738-49DA-AE03-78C63CF6D972}" destId="{B6403AE0-4D2E-4447-80D9-6CAE244A33B6}" srcOrd="0" destOrd="0" presId="urn:microsoft.com/office/officeart/2008/layout/VerticalCurvedList"/>
    <dgm:cxn modelId="{614F274C-F143-4033-9028-B1EEFC04C112}" type="presParOf" srcId="{B6403AE0-4D2E-4447-80D9-6CAE244A33B6}" destId="{8DF4B47D-BE72-46F6-A8DD-94E9ED6B93DF}" srcOrd="0" destOrd="0" presId="urn:microsoft.com/office/officeart/2008/layout/VerticalCurvedList"/>
    <dgm:cxn modelId="{3E554276-83FB-4970-A46B-D988B339C2B0}" type="presParOf" srcId="{B6403AE0-4D2E-4447-80D9-6CAE244A33B6}" destId="{E5E8FBA4-A44B-4F41-8ECF-A2383E09882F}" srcOrd="1" destOrd="0" presId="urn:microsoft.com/office/officeart/2008/layout/VerticalCurvedList"/>
    <dgm:cxn modelId="{23062DC1-5DEB-4F24-B385-6363AA6C2456}" type="presParOf" srcId="{B6403AE0-4D2E-4447-80D9-6CAE244A33B6}" destId="{C9D36DFE-6269-4BFA-B348-576A448B2207}" srcOrd="2" destOrd="0" presId="urn:microsoft.com/office/officeart/2008/layout/VerticalCurvedList"/>
    <dgm:cxn modelId="{633E0914-61EA-4ADA-91CE-93BF0E0B875F}" type="presParOf" srcId="{B6403AE0-4D2E-4447-80D9-6CAE244A33B6}" destId="{CBF3560E-3473-4861-90EE-99C800FD4AE7}" srcOrd="3" destOrd="0" presId="urn:microsoft.com/office/officeart/2008/layout/VerticalCurvedList"/>
    <dgm:cxn modelId="{65F49969-E07C-4A65-B25C-3F0B6F8C276A}" type="presParOf" srcId="{84383389-0738-49DA-AE03-78C63CF6D972}" destId="{384910D3-77F3-4C3F-8E33-91B51AEC0085}" srcOrd="1" destOrd="0" presId="urn:microsoft.com/office/officeart/2008/layout/VerticalCurvedList"/>
    <dgm:cxn modelId="{A814C2BB-C06A-478D-8068-8F3BDF118683}" type="presParOf" srcId="{84383389-0738-49DA-AE03-78C63CF6D972}" destId="{ACD90891-40BC-4CA9-A0F5-1D9AE932C54D}" srcOrd="2" destOrd="0" presId="urn:microsoft.com/office/officeart/2008/layout/VerticalCurvedList"/>
    <dgm:cxn modelId="{C1EB2A26-4A7E-46AD-A17B-2C129BC26EFD}" type="presParOf" srcId="{ACD90891-40BC-4CA9-A0F5-1D9AE932C54D}" destId="{8E1DC99A-8C1A-44CC-9491-E90F3B605897}" srcOrd="0" destOrd="0" presId="urn:microsoft.com/office/officeart/2008/layout/VerticalCurvedList"/>
    <dgm:cxn modelId="{BC7AFD6D-046B-47A7-A050-97B16C62487F}" type="presParOf" srcId="{84383389-0738-49DA-AE03-78C63CF6D972}" destId="{3FA2B52F-4276-4DEC-9100-13199D99FD54}" srcOrd="3" destOrd="0" presId="urn:microsoft.com/office/officeart/2008/layout/VerticalCurvedList"/>
    <dgm:cxn modelId="{A535DD7F-84AC-4975-BA34-38B624214A69}" type="presParOf" srcId="{84383389-0738-49DA-AE03-78C63CF6D972}" destId="{C602C43F-C774-47AB-BC28-7A33D4425D8E}" srcOrd="4" destOrd="0" presId="urn:microsoft.com/office/officeart/2008/layout/VerticalCurvedList"/>
    <dgm:cxn modelId="{1A1ABA16-EA86-407F-AF07-1B088937FC66}" type="presParOf" srcId="{C602C43F-C774-47AB-BC28-7A33D4425D8E}" destId="{01B808FF-5600-4BF8-98B2-8EB2EEF81083}" srcOrd="0" destOrd="0" presId="urn:microsoft.com/office/officeart/2008/layout/VerticalCurvedList"/>
    <dgm:cxn modelId="{4E890482-461F-4370-A7F6-1128BEECAF1D}" type="presParOf" srcId="{84383389-0738-49DA-AE03-78C63CF6D972}" destId="{2C96FA9D-87F6-4017-93DF-81648F2F4C9A}" srcOrd="5" destOrd="0" presId="urn:microsoft.com/office/officeart/2008/layout/VerticalCurvedList"/>
    <dgm:cxn modelId="{9F9105A6-820E-4B8E-842B-5B408C12EADA}" type="presParOf" srcId="{84383389-0738-49DA-AE03-78C63CF6D972}" destId="{44B04B6D-CAFB-41CA-964E-A691F2D329CB}" srcOrd="6" destOrd="0" presId="urn:microsoft.com/office/officeart/2008/layout/VerticalCurvedList"/>
    <dgm:cxn modelId="{90D92316-8761-4617-BC6D-743C7F9CCD73}" type="presParOf" srcId="{44B04B6D-CAFB-41CA-964E-A691F2D329CB}" destId="{A2B73360-6D4C-4506-9E98-BE5861252880}" srcOrd="0" destOrd="0" presId="urn:microsoft.com/office/officeart/2008/layout/VerticalCurvedList"/>
    <dgm:cxn modelId="{77257F65-8A2B-4D5A-8ADE-1ED9AC321500}" type="presParOf" srcId="{84383389-0738-49DA-AE03-78C63CF6D972}" destId="{FAE0366C-7130-482D-BDF4-1CF70B104A90}" srcOrd="7" destOrd="0" presId="urn:microsoft.com/office/officeart/2008/layout/VerticalCurvedList"/>
    <dgm:cxn modelId="{6BDF6A39-8992-48B1-AA0F-A49F0E27BA76}" type="presParOf" srcId="{84383389-0738-49DA-AE03-78C63CF6D972}" destId="{5B3BEF1C-FDD0-4193-9049-1817E48B238A}" srcOrd="8" destOrd="0" presId="urn:microsoft.com/office/officeart/2008/layout/VerticalCurvedList"/>
    <dgm:cxn modelId="{398A376B-EEA7-4C94-BF37-3170DBFC0AB4}" type="presParOf" srcId="{5B3BEF1C-FDD0-4193-9049-1817E48B238A}" destId="{25895D21-A62F-48EF-915D-AAF8FF6C39D3}" srcOrd="0" destOrd="0" presId="urn:microsoft.com/office/officeart/2008/layout/VerticalCurvedList"/>
    <dgm:cxn modelId="{CE301D32-AD3E-4149-A893-D7AC3AA6BCED}" type="presParOf" srcId="{84383389-0738-49DA-AE03-78C63CF6D972}" destId="{03532DC2-03CD-4531-9818-BACA129E07B5}" srcOrd="9" destOrd="0" presId="urn:microsoft.com/office/officeart/2008/layout/VerticalCurvedList"/>
    <dgm:cxn modelId="{743F3CE0-3695-4B22-8E15-130CCBA7C284}" type="presParOf" srcId="{84383389-0738-49DA-AE03-78C63CF6D972}" destId="{80E5318E-38AB-4B38-937F-616EBB8EBD47}" srcOrd="10" destOrd="0" presId="urn:microsoft.com/office/officeart/2008/layout/VerticalCurvedList"/>
    <dgm:cxn modelId="{D1E4DC53-D3D6-46A1-9F85-6662DF7A6EA2}" type="presParOf" srcId="{80E5318E-38AB-4B38-937F-616EBB8EBD47}" destId="{6DA5A069-3268-4919-8C62-C4CCD95652F4}" srcOrd="0" destOrd="0" presId="urn:microsoft.com/office/officeart/2008/layout/VerticalCurvedList"/>
    <dgm:cxn modelId="{407F8967-BAF7-476E-8028-1F09AE173A9A}" type="presParOf" srcId="{84383389-0738-49DA-AE03-78C63CF6D972}" destId="{BE6AC89F-347D-407D-8EB1-E082B814F29B}" srcOrd="11" destOrd="0" presId="urn:microsoft.com/office/officeart/2008/layout/VerticalCurvedList"/>
    <dgm:cxn modelId="{5015BD47-DB03-4416-9442-92A591402EC3}" type="presParOf" srcId="{84383389-0738-49DA-AE03-78C63CF6D972}" destId="{FA222CFF-A9E6-40E7-B950-ED72A49E5D05}" srcOrd="12" destOrd="0" presId="urn:microsoft.com/office/officeart/2008/layout/VerticalCurvedList"/>
    <dgm:cxn modelId="{CAC25B83-C07F-4522-94B3-9CB409E91B1A}" type="presParOf" srcId="{FA222CFF-A9E6-40E7-B950-ED72A49E5D05}" destId="{B88BFA7C-DC0D-4B8C-A10F-BE2300926DB9}" srcOrd="0" destOrd="0" presId="urn:microsoft.com/office/officeart/2008/layout/VerticalCurvedList"/>
    <dgm:cxn modelId="{4304E838-2F80-4B12-A651-4A39BAC3AF3E}" type="presParOf" srcId="{84383389-0738-49DA-AE03-78C63CF6D972}" destId="{54BFB9F0-9EFD-41DA-B981-563D9F79C468}" srcOrd="13" destOrd="0" presId="urn:microsoft.com/office/officeart/2008/layout/VerticalCurvedList"/>
    <dgm:cxn modelId="{C49522FC-69B3-4305-9183-601E4FC89202}" type="presParOf" srcId="{84383389-0738-49DA-AE03-78C63CF6D972}" destId="{C50406E4-FF9A-4D2D-9FB6-3174D8A88E43}" srcOrd="14" destOrd="0" presId="urn:microsoft.com/office/officeart/2008/layout/VerticalCurvedList"/>
    <dgm:cxn modelId="{A5B99CEC-B100-47C7-9B29-CCC1ED9E6A4D}" type="presParOf" srcId="{C50406E4-FF9A-4D2D-9FB6-3174D8A88E43}" destId="{B1F9EBBE-EE7D-42BC-B15C-42FE4A0C9CD9}" srcOrd="0" destOrd="0" presId="urn:microsoft.com/office/officeart/2008/layout/VerticalCurved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DB160FD-2B0A-4730-826A-C96BB7524091}"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fr-FR"/>
        </a:p>
      </dgm:t>
    </dgm:pt>
    <dgm:pt modelId="{E8330078-5A48-405D-ADCE-DCA824C45F57}">
      <dgm:prSet phldrT="[Texte]" custT="1"/>
      <dgm:spPr/>
      <dgm:t>
        <a:bodyPr/>
        <a:lstStyle/>
        <a:p>
          <a:r>
            <a:rPr lang="fr-FR" sz="1200">
              <a:latin typeface="Candara" panose="020E0502030303020204" pitchFamily="34" charset="0"/>
            </a:rPr>
            <a:t>Clients et contrats</a:t>
          </a:r>
        </a:p>
      </dgm:t>
    </dgm:pt>
    <dgm:pt modelId="{B320BDC5-C776-46B5-B8F4-75487F6C47C7}" type="parTrans" cxnId="{4E3E4C9D-7CE2-4EE3-81BC-C645399FEBEE}">
      <dgm:prSet/>
      <dgm:spPr/>
      <dgm:t>
        <a:bodyPr/>
        <a:lstStyle/>
        <a:p>
          <a:endParaRPr lang="fr-FR"/>
        </a:p>
      </dgm:t>
    </dgm:pt>
    <dgm:pt modelId="{47368B22-5E85-48B9-8534-989F634B5856}" type="sibTrans" cxnId="{4E3E4C9D-7CE2-4EE3-81BC-C645399FEBEE}">
      <dgm:prSet/>
      <dgm:spPr/>
      <dgm:t>
        <a:bodyPr/>
        <a:lstStyle/>
        <a:p>
          <a:endParaRPr lang="fr-FR"/>
        </a:p>
      </dgm:t>
    </dgm:pt>
    <dgm:pt modelId="{D41E6F5F-1015-43AA-8F61-13D13A9BC6E9}">
      <dgm:prSet phldrT="[Texte]" custT="1"/>
      <dgm:spPr/>
      <dgm:t>
        <a:bodyPr/>
        <a:lstStyle/>
        <a:p>
          <a:pPr algn="ctr"/>
          <a:r>
            <a:rPr lang="fr-FR" sz="1200">
              <a:latin typeface="Candara" panose="020E0502030303020204" pitchFamily="34" charset="0"/>
            </a:rPr>
            <a:t>Facturation et recouvrement</a:t>
          </a:r>
        </a:p>
      </dgm:t>
    </dgm:pt>
    <dgm:pt modelId="{ACA682F8-4770-455A-9636-B685F96467AE}" type="parTrans" cxnId="{F14FA3B1-8316-4B1D-943F-BE8F7FCCE513}">
      <dgm:prSet/>
      <dgm:spPr/>
      <dgm:t>
        <a:bodyPr/>
        <a:lstStyle/>
        <a:p>
          <a:endParaRPr lang="fr-FR"/>
        </a:p>
      </dgm:t>
    </dgm:pt>
    <dgm:pt modelId="{973E2160-5F0C-4ED3-93BB-0B62CB9FBD3D}" type="sibTrans" cxnId="{F14FA3B1-8316-4B1D-943F-BE8F7FCCE513}">
      <dgm:prSet/>
      <dgm:spPr/>
      <dgm:t>
        <a:bodyPr/>
        <a:lstStyle/>
        <a:p>
          <a:endParaRPr lang="fr-FR"/>
        </a:p>
      </dgm:t>
    </dgm:pt>
    <dgm:pt modelId="{02F9FDB3-7A15-4D2F-8CEC-62FF640D422A}">
      <dgm:prSet phldrT="[Texte]" custT="1"/>
      <dgm:spPr/>
      <dgm:t>
        <a:bodyPr/>
        <a:lstStyle/>
        <a:p>
          <a:r>
            <a:rPr lang="fr-FR" sz="1200">
              <a:latin typeface="Candara" panose="020E0502030303020204" pitchFamily="34" charset="0"/>
            </a:rPr>
            <a:t>Intervention terrain</a:t>
          </a:r>
        </a:p>
      </dgm:t>
    </dgm:pt>
    <dgm:pt modelId="{52E83F8F-2077-4FE0-80A4-84B2697312FA}" type="parTrans" cxnId="{5DCA56CF-1940-4FFD-8C0B-B5910828F67E}">
      <dgm:prSet/>
      <dgm:spPr/>
      <dgm:t>
        <a:bodyPr/>
        <a:lstStyle/>
        <a:p>
          <a:endParaRPr lang="fr-FR"/>
        </a:p>
      </dgm:t>
    </dgm:pt>
    <dgm:pt modelId="{681AB43A-68D5-4E42-9C12-3ECBF74982CA}" type="sibTrans" cxnId="{5DCA56CF-1940-4FFD-8C0B-B5910828F67E}">
      <dgm:prSet/>
      <dgm:spPr/>
      <dgm:t>
        <a:bodyPr/>
        <a:lstStyle/>
        <a:p>
          <a:endParaRPr lang="fr-FR"/>
        </a:p>
      </dgm:t>
    </dgm:pt>
    <dgm:pt modelId="{C12E3267-A6B2-452F-9B1F-CC5B5EC5CD1F}">
      <dgm:prSet phldrT="[Texte]" custT="1"/>
      <dgm:spPr/>
      <dgm:t>
        <a:bodyPr/>
        <a:lstStyle/>
        <a:p>
          <a:r>
            <a:rPr lang="fr-FR" sz="1200">
              <a:latin typeface="Candara" panose="020E0502030303020204" pitchFamily="34" charset="0"/>
            </a:rPr>
            <a:t>Réclamations techniques </a:t>
          </a:r>
        </a:p>
      </dgm:t>
    </dgm:pt>
    <dgm:pt modelId="{1113AAE5-D540-43C8-910F-C9E3A4BD2A6E}" type="parTrans" cxnId="{7DE8313A-09C9-4D41-A260-B7CF968A8C2A}">
      <dgm:prSet/>
      <dgm:spPr/>
      <dgm:t>
        <a:bodyPr/>
        <a:lstStyle/>
        <a:p>
          <a:endParaRPr lang="fr-FR"/>
        </a:p>
      </dgm:t>
    </dgm:pt>
    <dgm:pt modelId="{C1D7A58F-F24F-4C89-8E65-F66EC9AF6DEF}" type="sibTrans" cxnId="{7DE8313A-09C9-4D41-A260-B7CF968A8C2A}">
      <dgm:prSet/>
      <dgm:spPr/>
      <dgm:t>
        <a:bodyPr/>
        <a:lstStyle/>
        <a:p>
          <a:endParaRPr lang="fr-FR"/>
        </a:p>
      </dgm:t>
    </dgm:pt>
    <dgm:pt modelId="{89A4FAE1-2186-498D-B9C2-EBACA5CF8DB6}">
      <dgm:prSet custT="1"/>
      <dgm:spPr/>
      <dgm:t>
        <a:bodyPr/>
        <a:lstStyle/>
        <a:p>
          <a:r>
            <a:rPr lang="fr-FR" sz="1200">
              <a:latin typeface="Candara" panose="020E0502030303020204" pitchFamily="34" charset="0"/>
            </a:rPr>
            <a:t>Stocks et approvisionnement</a:t>
          </a:r>
        </a:p>
      </dgm:t>
    </dgm:pt>
    <dgm:pt modelId="{E39E00E8-6B98-4122-A516-D0FE093E9A3D}" type="parTrans" cxnId="{194B2F52-B5ED-42CB-99B4-A08CF2DAFC3E}">
      <dgm:prSet/>
      <dgm:spPr/>
      <dgm:t>
        <a:bodyPr/>
        <a:lstStyle/>
        <a:p>
          <a:endParaRPr lang="fr-FR"/>
        </a:p>
      </dgm:t>
    </dgm:pt>
    <dgm:pt modelId="{A7CDF44E-F337-4E75-9C2E-452AEC473051}" type="sibTrans" cxnId="{194B2F52-B5ED-42CB-99B4-A08CF2DAFC3E}">
      <dgm:prSet/>
      <dgm:spPr/>
      <dgm:t>
        <a:bodyPr/>
        <a:lstStyle/>
        <a:p>
          <a:endParaRPr lang="fr-FR"/>
        </a:p>
      </dgm:t>
    </dgm:pt>
    <dgm:pt modelId="{8199B4BE-001C-4E3B-A3C3-085FC941D1E0}">
      <dgm:prSet custT="1"/>
      <dgm:spPr/>
      <dgm:t>
        <a:bodyPr/>
        <a:lstStyle/>
        <a:p>
          <a:r>
            <a:rPr lang="fr-FR" sz="1200">
              <a:latin typeface="Candara" panose="020E0502030303020204" pitchFamily="34" charset="0"/>
            </a:rPr>
            <a:t>Documents</a:t>
          </a:r>
        </a:p>
        <a:p>
          <a:r>
            <a:rPr lang="fr-FR" sz="1200">
              <a:latin typeface="Candara" panose="020E0502030303020204" pitchFamily="34" charset="0"/>
            </a:rPr>
            <a:t>(GED)</a:t>
          </a:r>
        </a:p>
      </dgm:t>
    </dgm:pt>
    <dgm:pt modelId="{D4B37366-DA7B-441B-8A55-A134B2CFAE9F}" type="parTrans" cxnId="{CD058009-75AE-45CF-9715-3AA7C0D4D0F6}">
      <dgm:prSet/>
      <dgm:spPr/>
      <dgm:t>
        <a:bodyPr/>
        <a:lstStyle/>
        <a:p>
          <a:endParaRPr lang="fr-FR"/>
        </a:p>
      </dgm:t>
    </dgm:pt>
    <dgm:pt modelId="{1D9FEC89-1F25-4DF8-82E4-2CF5524661D4}" type="sibTrans" cxnId="{CD058009-75AE-45CF-9715-3AA7C0D4D0F6}">
      <dgm:prSet/>
      <dgm:spPr/>
      <dgm:t>
        <a:bodyPr/>
        <a:lstStyle/>
        <a:p>
          <a:endParaRPr lang="fr-FR"/>
        </a:p>
      </dgm:t>
    </dgm:pt>
    <dgm:pt modelId="{34581A02-CB26-4DC7-9AC7-9D902540344A}">
      <dgm:prSet custT="1"/>
      <dgm:spPr/>
      <dgm:t>
        <a:bodyPr/>
        <a:lstStyle/>
        <a:p>
          <a:r>
            <a:rPr lang="fr-FR" sz="1200">
              <a:latin typeface="Candara" panose="020E0502030303020204" pitchFamily="34" charset="0"/>
            </a:rPr>
            <a:t>Portail / Agence en ligne</a:t>
          </a:r>
        </a:p>
        <a:p>
          <a:r>
            <a:rPr lang="fr-FR" sz="1200">
              <a:latin typeface="Candara" panose="020E0502030303020204" pitchFamily="34" charset="0"/>
            </a:rPr>
            <a:t>- Consultation des données et factures</a:t>
          </a:r>
        </a:p>
        <a:p>
          <a:r>
            <a:rPr lang="fr-FR" sz="1200">
              <a:latin typeface="Candara" panose="020E0502030303020204" pitchFamily="34" charset="0"/>
            </a:rPr>
            <a:t>- Paiement sécurisé</a:t>
          </a:r>
        </a:p>
        <a:p>
          <a:r>
            <a:rPr lang="fr-FR" sz="1200">
              <a:latin typeface="Candara" panose="020E0502030303020204" pitchFamily="34" charset="0"/>
            </a:rPr>
            <a:t>- Réclamations et suivi</a:t>
          </a:r>
        </a:p>
        <a:p>
          <a:r>
            <a:rPr lang="fr-FR" sz="1200">
              <a:latin typeface="Candara" panose="020E0502030303020204" pitchFamily="34" charset="0"/>
            </a:rPr>
            <a:t>- Notifications et documents</a:t>
          </a:r>
        </a:p>
      </dgm:t>
    </dgm:pt>
    <dgm:pt modelId="{771BA51A-A418-4F37-8856-77EE8DA69ABB}" type="parTrans" cxnId="{CD086913-8C35-4E3F-AC75-1283ECE80B86}">
      <dgm:prSet/>
      <dgm:spPr/>
      <dgm:t>
        <a:bodyPr/>
        <a:lstStyle/>
        <a:p>
          <a:endParaRPr lang="fr-FR"/>
        </a:p>
      </dgm:t>
    </dgm:pt>
    <dgm:pt modelId="{B0CE3389-D4E7-4692-9B06-F488630CDFBE}" type="sibTrans" cxnId="{CD086913-8C35-4E3F-AC75-1283ECE80B86}">
      <dgm:prSet/>
      <dgm:spPr/>
      <dgm:t>
        <a:bodyPr/>
        <a:lstStyle/>
        <a:p>
          <a:endParaRPr lang="fr-FR"/>
        </a:p>
      </dgm:t>
    </dgm:pt>
    <dgm:pt modelId="{E8EDB90F-7D29-40F4-AFDC-DD3334322BA7}" type="pres">
      <dgm:prSet presAssocID="{8DB160FD-2B0A-4730-826A-C96BB7524091}" presName="hierChild1" presStyleCnt="0">
        <dgm:presLayoutVars>
          <dgm:chPref val="1"/>
          <dgm:dir/>
          <dgm:animOne val="branch"/>
          <dgm:animLvl val="lvl"/>
          <dgm:resizeHandles/>
        </dgm:presLayoutVars>
      </dgm:prSet>
      <dgm:spPr/>
    </dgm:pt>
    <dgm:pt modelId="{114F3F30-9A4F-458C-A26B-DDE1538287A1}" type="pres">
      <dgm:prSet presAssocID="{E8330078-5A48-405D-ADCE-DCA824C45F57}" presName="hierRoot1" presStyleCnt="0"/>
      <dgm:spPr/>
    </dgm:pt>
    <dgm:pt modelId="{2E0FFA40-1D90-4EB1-839F-355DB3EE06A9}" type="pres">
      <dgm:prSet presAssocID="{E8330078-5A48-405D-ADCE-DCA824C45F57}" presName="composite" presStyleCnt="0"/>
      <dgm:spPr/>
    </dgm:pt>
    <dgm:pt modelId="{D4D42D5D-9A25-4A21-BCCB-C4482EE8587D}" type="pres">
      <dgm:prSet presAssocID="{E8330078-5A48-405D-ADCE-DCA824C45F57}" presName="background" presStyleLbl="node0" presStyleIdx="0" presStyleCnt="1"/>
      <dgm:spPr/>
    </dgm:pt>
    <dgm:pt modelId="{0B1155AC-1C7E-4D88-9665-EE1342667114}" type="pres">
      <dgm:prSet presAssocID="{E8330078-5A48-405D-ADCE-DCA824C45F57}" presName="text" presStyleLbl="fgAcc0" presStyleIdx="0" presStyleCnt="1" custScaleX="136574" custScaleY="185150">
        <dgm:presLayoutVars>
          <dgm:chPref val="3"/>
        </dgm:presLayoutVars>
      </dgm:prSet>
      <dgm:spPr/>
    </dgm:pt>
    <dgm:pt modelId="{BC65D546-8C09-4FE8-A87A-34683176A2D5}" type="pres">
      <dgm:prSet presAssocID="{E8330078-5A48-405D-ADCE-DCA824C45F57}" presName="hierChild2" presStyleCnt="0"/>
      <dgm:spPr/>
    </dgm:pt>
    <dgm:pt modelId="{1C62B741-510F-436B-AC40-8F72BC008FCE}" type="pres">
      <dgm:prSet presAssocID="{ACA682F8-4770-455A-9636-B685F96467AE}" presName="Name10" presStyleLbl="parChTrans1D2" presStyleIdx="0" presStyleCnt="1"/>
      <dgm:spPr/>
    </dgm:pt>
    <dgm:pt modelId="{57E88C98-DC7B-48D8-9B1D-E9A7AD4CC591}" type="pres">
      <dgm:prSet presAssocID="{D41E6F5F-1015-43AA-8F61-13D13A9BC6E9}" presName="hierRoot2" presStyleCnt="0"/>
      <dgm:spPr/>
    </dgm:pt>
    <dgm:pt modelId="{7AA6E833-CA93-4075-A017-2D3CC63405FC}" type="pres">
      <dgm:prSet presAssocID="{D41E6F5F-1015-43AA-8F61-13D13A9BC6E9}" presName="composite2" presStyleCnt="0"/>
      <dgm:spPr/>
    </dgm:pt>
    <dgm:pt modelId="{A275CD8E-621B-46F9-B2AF-4F82EE429A7E}" type="pres">
      <dgm:prSet presAssocID="{D41E6F5F-1015-43AA-8F61-13D13A9BC6E9}" presName="background2" presStyleLbl="node2" presStyleIdx="0" presStyleCnt="1"/>
      <dgm:spPr/>
    </dgm:pt>
    <dgm:pt modelId="{403574CF-528B-4C09-8A1B-0FBA8BCFB76B}" type="pres">
      <dgm:prSet presAssocID="{D41E6F5F-1015-43AA-8F61-13D13A9BC6E9}" presName="text2" presStyleLbl="fgAcc2" presStyleIdx="0" presStyleCnt="1" custScaleX="184371" custScaleY="169998">
        <dgm:presLayoutVars>
          <dgm:chPref val="3"/>
        </dgm:presLayoutVars>
      </dgm:prSet>
      <dgm:spPr/>
    </dgm:pt>
    <dgm:pt modelId="{011473A7-96BE-44C9-81A6-8CAAD3DFBE85}" type="pres">
      <dgm:prSet presAssocID="{D41E6F5F-1015-43AA-8F61-13D13A9BC6E9}" presName="hierChild3" presStyleCnt="0"/>
      <dgm:spPr/>
    </dgm:pt>
    <dgm:pt modelId="{BFDE290B-D38C-4188-9368-20CA12BC07CD}" type="pres">
      <dgm:prSet presAssocID="{52E83F8F-2077-4FE0-80A4-84B2697312FA}" presName="Name17" presStyleLbl="parChTrans1D3" presStyleIdx="0" presStyleCnt="4"/>
      <dgm:spPr/>
    </dgm:pt>
    <dgm:pt modelId="{BB005F86-E607-48E3-9FDE-F3CC125D212D}" type="pres">
      <dgm:prSet presAssocID="{02F9FDB3-7A15-4D2F-8CEC-62FF640D422A}" presName="hierRoot3" presStyleCnt="0"/>
      <dgm:spPr/>
    </dgm:pt>
    <dgm:pt modelId="{826152DC-5AE6-473F-BDEC-5F7B97529BDF}" type="pres">
      <dgm:prSet presAssocID="{02F9FDB3-7A15-4D2F-8CEC-62FF640D422A}" presName="composite3" presStyleCnt="0"/>
      <dgm:spPr/>
    </dgm:pt>
    <dgm:pt modelId="{24B360A0-8686-4945-8F34-AC1E79E09925}" type="pres">
      <dgm:prSet presAssocID="{02F9FDB3-7A15-4D2F-8CEC-62FF640D422A}" presName="background3" presStyleLbl="node3" presStyleIdx="0" presStyleCnt="4"/>
      <dgm:spPr/>
    </dgm:pt>
    <dgm:pt modelId="{0BA7F9C6-E0C1-424B-8A17-D4FF99839935}" type="pres">
      <dgm:prSet presAssocID="{02F9FDB3-7A15-4D2F-8CEC-62FF640D422A}" presName="text3" presStyleLbl="fgAcc3" presStyleIdx="0" presStyleCnt="4" custScaleX="155223">
        <dgm:presLayoutVars>
          <dgm:chPref val="3"/>
        </dgm:presLayoutVars>
      </dgm:prSet>
      <dgm:spPr/>
    </dgm:pt>
    <dgm:pt modelId="{850D86BD-3171-44FF-AB39-925461195DAE}" type="pres">
      <dgm:prSet presAssocID="{02F9FDB3-7A15-4D2F-8CEC-62FF640D422A}" presName="hierChild4" presStyleCnt="0"/>
      <dgm:spPr/>
    </dgm:pt>
    <dgm:pt modelId="{A0C6B0AF-0270-45E8-B122-12DBE3FD8083}" type="pres">
      <dgm:prSet presAssocID="{1113AAE5-D540-43C8-910F-C9E3A4BD2A6E}" presName="Name17" presStyleLbl="parChTrans1D3" presStyleIdx="1" presStyleCnt="4"/>
      <dgm:spPr/>
    </dgm:pt>
    <dgm:pt modelId="{55E3E23B-1D6E-402F-A47B-180817A56319}" type="pres">
      <dgm:prSet presAssocID="{C12E3267-A6B2-452F-9B1F-CC5B5EC5CD1F}" presName="hierRoot3" presStyleCnt="0"/>
      <dgm:spPr/>
    </dgm:pt>
    <dgm:pt modelId="{F2C660B4-3D36-4B54-9951-4CA940C3CFC1}" type="pres">
      <dgm:prSet presAssocID="{C12E3267-A6B2-452F-9B1F-CC5B5EC5CD1F}" presName="composite3" presStyleCnt="0"/>
      <dgm:spPr/>
    </dgm:pt>
    <dgm:pt modelId="{F5A15A17-E665-4336-BD42-1931604F0FC6}" type="pres">
      <dgm:prSet presAssocID="{C12E3267-A6B2-452F-9B1F-CC5B5EC5CD1F}" presName="background3" presStyleLbl="node3" presStyleIdx="1" presStyleCnt="4"/>
      <dgm:spPr/>
    </dgm:pt>
    <dgm:pt modelId="{8518D3BD-D876-43AF-B2C7-6C7F35A2F1D3}" type="pres">
      <dgm:prSet presAssocID="{C12E3267-A6B2-452F-9B1F-CC5B5EC5CD1F}" presName="text3" presStyleLbl="fgAcc3" presStyleIdx="1" presStyleCnt="4" custScaleX="197854" custScaleY="119243">
        <dgm:presLayoutVars>
          <dgm:chPref val="3"/>
        </dgm:presLayoutVars>
      </dgm:prSet>
      <dgm:spPr/>
    </dgm:pt>
    <dgm:pt modelId="{D79B2CF7-5210-412E-9C14-0A89B41CDF3C}" type="pres">
      <dgm:prSet presAssocID="{C12E3267-A6B2-452F-9B1F-CC5B5EC5CD1F}" presName="hierChild4" presStyleCnt="0"/>
      <dgm:spPr/>
    </dgm:pt>
    <dgm:pt modelId="{39F3BBA4-B91F-4BFD-83E1-19FEE3083BD6}" type="pres">
      <dgm:prSet presAssocID="{771BA51A-A418-4F37-8856-77EE8DA69ABB}" presName="Name23" presStyleLbl="parChTrans1D4" presStyleIdx="0" presStyleCnt="1"/>
      <dgm:spPr/>
    </dgm:pt>
    <dgm:pt modelId="{238B6963-1776-4C3B-ACBC-0D956A69B75F}" type="pres">
      <dgm:prSet presAssocID="{34581A02-CB26-4DC7-9AC7-9D902540344A}" presName="hierRoot4" presStyleCnt="0"/>
      <dgm:spPr/>
    </dgm:pt>
    <dgm:pt modelId="{DBDF3465-5E74-494D-886E-5E32EF26CC58}" type="pres">
      <dgm:prSet presAssocID="{34581A02-CB26-4DC7-9AC7-9D902540344A}" presName="composite4" presStyleCnt="0"/>
      <dgm:spPr/>
    </dgm:pt>
    <dgm:pt modelId="{0EDB97A6-3A46-4BEC-8E00-E57727DB37A3}" type="pres">
      <dgm:prSet presAssocID="{34581A02-CB26-4DC7-9AC7-9D902540344A}" presName="background4" presStyleLbl="node4" presStyleIdx="0" presStyleCnt="1"/>
      <dgm:spPr/>
    </dgm:pt>
    <dgm:pt modelId="{C71FE879-B6DF-404E-AD70-E1FCDA68AF53}" type="pres">
      <dgm:prSet presAssocID="{34581A02-CB26-4DC7-9AC7-9D902540344A}" presName="text4" presStyleLbl="fgAcc4" presStyleIdx="0" presStyleCnt="1" custScaleX="415911" custScaleY="280710">
        <dgm:presLayoutVars>
          <dgm:chPref val="3"/>
        </dgm:presLayoutVars>
      </dgm:prSet>
      <dgm:spPr/>
    </dgm:pt>
    <dgm:pt modelId="{5B863939-3E24-4484-BC03-ADFD7DBEA5F6}" type="pres">
      <dgm:prSet presAssocID="{34581A02-CB26-4DC7-9AC7-9D902540344A}" presName="hierChild5" presStyleCnt="0"/>
      <dgm:spPr/>
    </dgm:pt>
    <dgm:pt modelId="{AC4A0927-EC6D-4A0F-9BFE-2010617B7CEE}" type="pres">
      <dgm:prSet presAssocID="{E39E00E8-6B98-4122-A516-D0FE093E9A3D}" presName="Name17" presStyleLbl="parChTrans1D3" presStyleIdx="2" presStyleCnt="4"/>
      <dgm:spPr/>
    </dgm:pt>
    <dgm:pt modelId="{420E38E8-C906-4A1F-96B9-CB6A9BBB60F8}" type="pres">
      <dgm:prSet presAssocID="{89A4FAE1-2186-498D-B9C2-EBACA5CF8DB6}" presName="hierRoot3" presStyleCnt="0"/>
      <dgm:spPr/>
    </dgm:pt>
    <dgm:pt modelId="{5CB5A629-08F0-4A12-B428-472EC3B934DD}" type="pres">
      <dgm:prSet presAssocID="{89A4FAE1-2186-498D-B9C2-EBACA5CF8DB6}" presName="composite3" presStyleCnt="0"/>
      <dgm:spPr/>
    </dgm:pt>
    <dgm:pt modelId="{66999464-79ED-457C-B56F-A7FB52DEF1DF}" type="pres">
      <dgm:prSet presAssocID="{89A4FAE1-2186-498D-B9C2-EBACA5CF8DB6}" presName="background3" presStyleLbl="node3" presStyleIdx="2" presStyleCnt="4"/>
      <dgm:spPr/>
    </dgm:pt>
    <dgm:pt modelId="{320BEB40-E681-4B43-B93D-143B3742F5F7}" type="pres">
      <dgm:prSet presAssocID="{89A4FAE1-2186-498D-B9C2-EBACA5CF8DB6}" presName="text3" presStyleLbl="fgAcc3" presStyleIdx="2" presStyleCnt="4" custScaleX="215177" custScaleY="166378">
        <dgm:presLayoutVars>
          <dgm:chPref val="3"/>
        </dgm:presLayoutVars>
      </dgm:prSet>
      <dgm:spPr/>
    </dgm:pt>
    <dgm:pt modelId="{B836B49A-5623-4157-9DBB-55171A0C8025}" type="pres">
      <dgm:prSet presAssocID="{89A4FAE1-2186-498D-B9C2-EBACA5CF8DB6}" presName="hierChild4" presStyleCnt="0"/>
      <dgm:spPr/>
    </dgm:pt>
    <dgm:pt modelId="{7AE4D399-2CF5-4CC8-88C8-CC38D90E3322}" type="pres">
      <dgm:prSet presAssocID="{D4B37366-DA7B-441B-8A55-A134B2CFAE9F}" presName="Name17" presStyleLbl="parChTrans1D3" presStyleIdx="3" presStyleCnt="4"/>
      <dgm:spPr/>
    </dgm:pt>
    <dgm:pt modelId="{DFEFFFE4-99A6-4C40-BB84-4B8A54CEC39C}" type="pres">
      <dgm:prSet presAssocID="{8199B4BE-001C-4E3B-A3C3-085FC941D1E0}" presName="hierRoot3" presStyleCnt="0"/>
      <dgm:spPr/>
    </dgm:pt>
    <dgm:pt modelId="{AAD7B7A6-526C-4BB7-9EC0-FC6F9FDF7DC2}" type="pres">
      <dgm:prSet presAssocID="{8199B4BE-001C-4E3B-A3C3-085FC941D1E0}" presName="composite3" presStyleCnt="0"/>
      <dgm:spPr/>
    </dgm:pt>
    <dgm:pt modelId="{6EB790CF-0F62-4DF8-A631-1E97DAFB8E59}" type="pres">
      <dgm:prSet presAssocID="{8199B4BE-001C-4E3B-A3C3-085FC941D1E0}" presName="background3" presStyleLbl="node3" presStyleIdx="3" presStyleCnt="4"/>
      <dgm:spPr/>
    </dgm:pt>
    <dgm:pt modelId="{546D6D15-2AD6-4175-903C-AACCFC06FDFF}" type="pres">
      <dgm:prSet presAssocID="{8199B4BE-001C-4E3B-A3C3-085FC941D1E0}" presName="text3" presStyleLbl="fgAcc3" presStyleIdx="3" presStyleCnt="4" custScaleX="115345" custScaleY="169544">
        <dgm:presLayoutVars>
          <dgm:chPref val="3"/>
        </dgm:presLayoutVars>
      </dgm:prSet>
      <dgm:spPr/>
    </dgm:pt>
    <dgm:pt modelId="{383B1137-8A78-46E0-9480-9597D2131C70}" type="pres">
      <dgm:prSet presAssocID="{8199B4BE-001C-4E3B-A3C3-085FC941D1E0}" presName="hierChild4" presStyleCnt="0"/>
      <dgm:spPr/>
    </dgm:pt>
  </dgm:ptLst>
  <dgm:cxnLst>
    <dgm:cxn modelId="{C0DD7900-8424-4B40-9206-A1A7BEB5FEB5}" type="presOf" srcId="{C12E3267-A6B2-452F-9B1F-CC5B5EC5CD1F}" destId="{8518D3BD-D876-43AF-B2C7-6C7F35A2F1D3}" srcOrd="0" destOrd="0" presId="urn:microsoft.com/office/officeart/2005/8/layout/hierarchy1"/>
    <dgm:cxn modelId="{CD058009-75AE-45CF-9715-3AA7C0D4D0F6}" srcId="{D41E6F5F-1015-43AA-8F61-13D13A9BC6E9}" destId="{8199B4BE-001C-4E3B-A3C3-085FC941D1E0}" srcOrd="3" destOrd="0" parTransId="{D4B37366-DA7B-441B-8A55-A134B2CFAE9F}" sibTransId="{1D9FEC89-1F25-4DF8-82E4-2CF5524661D4}"/>
    <dgm:cxn modelId="{CD086913-8C35-4E3F-AC75-1283ECE80B86}" srcId="{C12E3267-A6B2-452F-9B1F-CC5B5EC5CD1F}" destId="{34581A02-CB26-4DC7-9AC7-9D902540344A}" srcOrd="0" destOrd="0" parTransId="{771BA51A-A418-4F37-8856-77EE8DA69ABB}" sibTransId="{B0CE3389-D4E7-4692-9B06-F488630CDFBE}"/>
    <dgm:cxn modelId="{2BEE4A16-8925-4F67-81B1-A1C751F5FF65}" type="presOf" srcId="{771BA51A-A418-4F37-8856-77EE8DA69ABB}" destId="{39F3BBA4-B91F-4BFD-83E1-19FEE3083BD6}" srcOrd="0" destOrd="0" presId="urn:microsoft.com/office/officeart/2005/8/layout/hierarchy1"/>
    <dgm:cxn modelId="{9893B323-795C-4085-A115-A3A051A89054}" type="presOf" srcId="{ACA682F8-4770-455A-9636-B685F96467AE}" destId="{1C62B741-510F-436B-AC40-8F72BC008FCE}" srcOrd="0" destOrd="0" presId="urn:microsoft.com/office/officeart/2005/8/layout/hierarchy1"/>
    <dgm:cxn modelId="{A395C229-F50D-462B-83BD-F6B41E59D970}" type="presOf" srcId="{8DB160FD-2B0A-4730-826A-C96BB7524091}" destId="{E8EDB90F-7D29-40F4-AFDC-DD3334322BA7}" srcOrd="0" destOrd="0" presId="urn:microsoft.com/office/officeart/2005/8/layout/hierarchy1"/>
    <dgm:cxn modelId="{7DE8313A-09C9-4D41-A260-B7CF968A8C2A}" srcId="{D41E6F5F-1015-43AA-8F61-13D13A9BC6E9}" destId="{C12E3267-A6B2-452F-9B1F-CC5B5EC5CD1F}" srcOrd="1" destOrd="0" parTransId="{1113AAE5-D540-43C8-910F-C9E3A4BD2A6E}" sibTransId="{C1D7A58F-F24F-4C89-8E65-F66EC9AF6DEF}"/>
    <dgm:cxn modelId="{AA44FD5D-2B61-4F62-9CEE-603E935AAD0B}" type="presOf" srcId="{E39E00E8-6B98-4122-A516-D0FE093E9A3D}" destId="{AC4A0927-EC6D-4A0F-9BFE-2010617B7CEE}" srcOrd="0" destOrd="0" presId="urn:microsoft.com/office/officeart/2005/8/layout/hierarchy1"/>
    <dgm:cxn modelId="{FF768870-6728-4E96-AD11-D86309AC61C3}" type="presOf" srcId="{02F9FDB3-7A15-4D2F-8CEC-62FF640D422A}" destId="{0BA7F9C6-E0C1-424B-8A17-D4FF99839935}" srcOrd="0" destOrd="0" presId="urn:microsoft.com/office/officeart/2005/8/layout/hierarchy1"/>
    <dgm:cxn modelId="{194B2F52-B5ED-42CB-99B4-A08CF2DAFC3E}" srcId="{D41E6F5F-1015-43AA-8F61-13D13A9BC6E9}" destId="{89A4FAE1-2186-498D-B9C2-EBACA5CF8DB6}" srcOrd="2" destOrd="0" parTransId="{E39E00E8-6B98-4122-A516-D0FE093E9A3D}" sibTransId="{A7CDF44E-F337-4E75-9C2E-452AEC473051}"/>
    <dgm:cxn modelId="{7FC9FD73-86C9-438B-B181-76455FC4EC92}" type="presOf" srcId="{89A4FAE1-2186-498D-B9C2-EBACA5CF8DB6}" destId="{320BEB40-E681-4B43-B93D-143B3742F5F7}" srcOrd="0" destOrd="0" presId="urn:microsoft.com/office/officeart/2005/8/layout/hierarchy1"/>
    <dgm:cxn modelId="{ADC1009B-7C73-46CB-9018-AE860F8C70AB}" type="presOf" srcId="{34581A02-CB26-4DC7-9AC7-9D902540344A}" destId="{C71FE879-B6DF-404E-AD70-E1FCDA68AF53}" srcOrd="0" destOrd="0" presId="urn:microsoft.com/office/officeart/2005/8/layout/hierarchy1"/>
    <dgm:cxn modelId="{4E3E4C9D-7CE2-4EE3-81BC-C645399FEBEE}" srcId="{8DB160FD-2B0A-4730-826A-C96BB7524091}" destId="{E8330078-5A48-405D-ADCE-DCA824C45F57}" srcOrd="0" destOrd="0" parTransId="{B320BDC5-C776-46B5-B8F4-75487F6C47C7}" sibTransId="{47368B22-5E85-48B9-8534-989F634B5856}"/>
    <dgm:cxn modelId="{E053D7AA-ECEE-4B8F-BA72-76CA9249A1C6}" type="presOf" srcId="{E8330078-5A48-405D-ADCE-DCA824C45F57}" destId="{0B1155AC-1C7E-4D88-9665-EE1342667114}" srcOrd="0" destOrd="0" presId="urn:microsoft.com/office/officeart/2005/8/layout/hierarchy1"/>
    <dgm:cxn modelId="{F14FA3B1-8316-4B1D-943F-BE8F7FCCE513}" srcId="{E8330078-5A48-405D-ADCE-DCA824C45F57}" destId="{D41E6F5F-1015-43AA-8F61-13D13A9BC6E9}" srcOrd="0" destOrd="0" parTransId="{ACA682F8-4770-455A-9636-B685F96467AE}" sibTransId="{973E2160-5F0C-4ED3-93BB-0B62CB9FBD3D}"/>
    <dgm:cxn modelId="{F04B9FB4-3640-4ED8-980A-FE3D2734AA02}" type="presOf" srcId="{8199B4BE-001C-4E3B-A3C3-085FC941D1E0}" destId="{546D6D15-2AD6-4175-903C-AACCFC06FDFF}" srcOrd="0" destOrd="0" presId="urn:microsoft.com/office/officeart/2005/8/layout/hierarchy1"/>
    <dgm:cxn modelId="{BE49A1C8-AD8B-468E-AF4A-7929638A6856}" type="presOf" srcId="{1113AAE5-D540-43C8-910F-C9E3A4BD2A6E}" destId="{A0C6B0AF-0270-45E8-B122-12DBE3FD8083}" srcOrd="0" destOrd="0" presId="urn:microsoft.com/office/officeart/2005/8/layout/hierarchy1"/>
    <dgm:cxn modelId="{5DCA56CF-1940-4FFD-8C0B-B5910828F67E}" srcId="{D41E6F5F-1015-43AA-8F61-13D13A9BC6E9}" destId="{02F9FDB3-7A15-4D2F-8CEC-62FF640D422A}" srcOrd="0" destOrd="0" parTransId="{52E83F8F-2077-4FE0-80A4-84B2697312FA}" sibTransId="{681AB43A-68D5-4E42-9C12-3ECBF74982CA}"/>
    <dgm:cxn modelId="{020335D4-3AD3-4B6B-9FB1-8174C63D50DD}" type="presOf" srcId="{D41E6F5F-1015-43AA-8F61-13D13A9BC6E9}" destId="{403574CF-528B-4C09-8A1B-0FBA8BCFB76B}" srcOrd="0" destOrd="0" presId="urn:microsoft.com/office/officeart/2005/8/layout/hierarchy1"/>
    <dgm:cxn modelId="{B2C60AEC-AE08-4CF7-A4A5-E514926957E8}" type="presOf" srcId="{D4B37366-DA7B-441B-8A55-A134B2CFAE9F}" destId="{7AE4D399-2CF5-4CC8-88C8-CC38D90E3322}" srcOrd="0" destOrd="0" presId="urn:microsoft.com/office/officeart/2005/8/layout/hierarchy1"/>
    <dgm:cxn modelId="{A738D1EF-C6A9-429A-99B2-0C17534F3B6B}" type="presOf" srcId="{52E83F8F-2077-4FE0-80A4-84B2697312FA}" destId="{BFDE290B-D38C-4188-9368-20CA12BC07CD}" srcOrd="0" destOrd="0" presId="urn:microsoft.com/office/officeart/2005/8/layout/hierarchy1"/>
    <dgm:cxn modelId="{AFC1921F-4197-4BB8-88A9-AE304D6F664F}" type="presParOf" srcId="{E8EDB90F-7D29-40F4-AFDC-DD3334322BA7}" destId="{114F3F30-9A4F-458C-A26B-DDE1538287A1}" srcOrd="0" destOrd="0" presId="urn:microsoft.com/office/officeart/2005/8/layout/hierarchy1"/>
    <dgm:cxn modelId="{0FC8108A-76C7-4BA8-8F91-E488932FF6D6}" type="presParOf" srcId="{114F3F30-9A4F-458C-A26B-DDE1538287A1}" destId="{2E0FFA40-1D90-4EB1-839F-355DB3EE06A9}" srcOrd="0" destOrd="0" presId="urn:microsoft.com/office/officeart/2005/8/layout/hierarchy1"/>
    <dgm:cxn modelId="{7E93666D-ABB9-4371-B074-C08CCE7CF06B}" type="presParOf" srcId="{2E0FFA40-1D90-4EB1-839F-355DB3EE06A9}" destId="{D4D42D5D-9A25-4A21-BCCB-C4482EE8587D}" srcOrd="0" destOrd="0" presId="urn:microsoft.com/office/officeart/2005/8/layout/hierarchy1"/>
    <dgm:cxn modelId="{8F17AFF2-0D2B-4D52-9E12-94E73E1CEC2B}" type="presParOf" srcId="{2E0FFA40-1D90-4EB1-839F-355DB3EE06A9}" destId="{0B1155AC-1C7E-4D88-9665-EE1342667114}" srcOrd="1" destOrd="0" presId="urn:microsoft.com/office/officeart/2005/8/layout/hierarchy1"/>
    <dgm:cxn modelId="{216B3FF7-0E79-4527-8C48-FFE62F2C5E76}" type="presParOf" srcId="{114F3F30-9A4F-458C-A26B-DDE1538287A1}" destId="{BC65D546-8C09-4FE8-A87A-34683176A2D5}" srcOrd="1" destOrd="0" presId="urn:microsoft.com/office/officeart/2005/8/layout/hierarchy1"/>
    <dgm:cxn modelId="{D2F5749E-F1D5-4E19-A807-6425DAE6D73A}" type="presParOf" srcId="{BC65D546-8C09-4FE8-A87A-34683176A2D5}" destId="{1C62B741-510F-436B-AC40-8F72BC008FCE}" srcOrd="0" destOrd="0" presId="urn:microsoft.com/office/officeart/2005/8/layout/hierarchy1"/>
    <dgm:cxn modelId="{F3149BF5-1176-43AA-A77A-897B498A24EE}" type="presParOf" srcId="{BC65D546-8C09-4FE8-A87A-34683176A2D5}" destId="{57E88C98-DC7B-48D8-9B1D-E9A7AD4CC591}" srcOrd="1" destOrd="0" presId="urn:microsoft.com/office/officeart/2005/8/layout/hierarchy1"/>
    <dgm:cxn modelId="{102C0A03-2516-4F7A-BE35-0DDB668E0F78}" type="presParOf" srcId="{57E88C98-DC7B-48D8-9B1D-E9A7AD4CC591}" destId="{7AA6E833-CA93-4075-A017-2D3CC63405FC}" srcOrd="0" destOrd="0" presId="urn:microsoft.com/office/officeart/2005/8/layout/hierarchy1"/>
    <dgm:cxn modelId="{D24E54C2-EF91-4300-80E5-D4F8A799A0CE}" type="presParOf" srcId="{7AA6E833-CA93-4075-A017-2D3CC63405FC}" destId="{A275CD8E-621B-46F9-B2AF-4F82EE429A7E}" srcOrd="0" destOrd="0" presId="urn:microsoft.com/office/officeart/2005/8/layout/hierarchy1"/>
    <dgm:cxn modelId="{21D8EAD9-BEED-4C28-BC7B-E96461BD53D4}" type="presParOf" srcId="{7AA6E833-CA93-4075-A017-2D3CC63405FC}" destId="{403574CF-528B-4C09-8A1B-0FBA8BCFB76B}" srcOrd="1" destOrd="0" presId="urn:microsoft.com/office/officeart/2005/8/layout/hierarchy1"/>
    <dgm:cxn modelId="{BD17F43A-5B66-4659-B143-D76BD00E9EEC}" type="presParOf" srcId="{57E88C98-DC7B-48D8-9B1D-E9A7AD4CC591}" destId="{011473A7-96BE-44C9-81A6-8CAAD3DFBE85}" srcOrd="1" destOrd="0" presId="urn:microsoft.com/office/officeart/2005/8/layout/hierarchy1"/>
    <dgm:cxn modelId="{0467F617-D37F-40C9-BB94-BF56CDDEEB9D}" type="presParOf" srcId="{011473A7-96BE-44C9-81A6-8CAAD3DFBE85}" destId="{BFDE290B-D38C-4188-9368-20CA12BC07CD}" srcOrd="0" destOrd="0" presId="urn:microsoft.com/office/officeart/2005/8/layout/hierarchy1"/>
    <dgm:cxn modelId="{2CDCD33E-98D6-4885-9F4C-835E4AABDE56}" type="presParOf" srcId="{011473A7-96BE-44C9-81A6-8CAAD3DFBE85}" destId="{BB005F86-E607-48E3-9FDE-F3CC125D212D}" srcOrd="1" destOrd="0" presId="urn:microsoft.com/office/officeart/2005/8/layout/hierarchy1"/>
    <dgm:cxn modelId="{5351C39A-0276-44FF-BB6F-1E92E2CDEDD3}" type="presParOf" srcId="{BB005F86-E607-48E3-9FDE-F3CC125D212D}" destId="{826152DC-5AE6-473F-BDEC-5F7B97529BDF}" srcOrd="0" destOrd="0" presId="urn:microsoft.com/office/officeart/2005/8/layout/hierarchy1"/>
    <dgm:cxn modelId="{3724743D-76D6-4280-B197-6E336EBDAC84}" type="presParOf" srcId="{826152DC-5AE6-473F-BDEC-5F7B97529BDF}" destId="{24B360A0-8686-4945-8F34-AC1E79E09925}" srcOrd="0" destOrd="0" presId="urn:microsoft.com/office/officeart/2005/8/layout/hierarchy1"/>
    <dgm:cxn modelId="{2592B31C-3E7F-43C0-B265-2B80426C1761}" type="presParOf" srcId="{826152DC-5AE6-473F-BDEC-5F7B97529BDF}" destId="{0BA7F9C6-E0C1-424B-8A17-D4FF99839935}" srcOrd="1" destOrd="0" presId="urn:microsoft.com/office/officeart/2005/8/layout/hierarchy1"/>
    <dgm:cxn modelId="{E9102C6B-481F-43BC-B611-A095E49B564B}" type="presParOf" srcId="{BB005F86-E607-48E3-9FDE-F3CC125D212D}" destId="{850D86BD-3171-44FF-AB39-925461195DAE}" srcOrd="1" destOrd="0" presId="urn:microsoft.com/office/officeart/2005/8/layout/hierarchy1"/>
    <dgm:cxn modelId="{05FA8D17-B499-4B3E-86EB-FF5A2779B3E0}" type="presParOf" srcId="{011473A7-96BE-44C9-81A6-8CAAD3DFBE85}" destId="{A0C6B0AF-0270-45E8-B122-12DBE3FD8083}" srcOrd="2" destOrd="0" presId="urn:microsoft.com/office/officeart/2005/8/layout/hierarchy1"/>
    <dgm:cxn modelId="{860516E1-6932-48D5-9BA2-8D78D7150CEC}" type="presParOf" srcId="{011473A7-96BE-44C9-81A6-8CAAD3DFBE85}" destId="{55E3E23B-1D6E-402F-A47B-180817A56319}" srcOrd="3" destOrd="0" presId="urn:microsoft.com/office/officeart/2005/8/layout/hierarchy1"/>
    <dgm:cxn modelId="{C2D5DE8C-7096-4858-8EC4-3CA767B7972F}" type="presParOf" srcId="{55E3E23B-1D6E-402F-A47B-180817A56319}" destId="{F2C660B4-3D36-4B54-9951-4CA940C3CFC1}" srcOrd="0" destOrd="0" presId="urn:microsoft.com/office/officeart/2005/8/layout/hierarchy1"/>
    <dgm:cxn modelId="{7A19530C-D40E-41EC-A9E3-9C030B1F5232}" type="presParOf" srcId="{F2C660B4-3D36-4B54-9951-4CA940C3CFC1}" destId="{F5A15A17-E665-4336-BD42-1931604F0FC6}" srcOrd="0" destOrd="0" presId="urn:microsoft.com/office/officeart/2005/8/layout/hierarchy1"/>
    <dgm:cxn modelId="{DC8783A4-6267-4EEF-B8A3-F3C320D72211}" type="presParOf" srcId="{F2C660B4-3D36-4B54-9951-4CA940C3CFC1}" destId="{8518D3BD-D876-43AF-B2C7-6C7F35A2F1D3}" srcOrd="1" destOrd="0" presId="urn:microsoft.com/office/officeart/2005/8/layout/hierarchy1"/>
    <dgm:cxn modelId="{4F38022A-064A-4B34-A64E-B0923B9C539A}" type="presParOf" srcId="{55E3E23B-1D6E-402F-A47B-180817A56319}" destId="{D79B2CF7-5210-412E-9C14-0A89B41CDF3C}" srcOrd="1" destOrd="0" presId="urn:microsoft.com/office/officeart/2005/8/layout/hierarchy1"/>
    <dgm:cxn modelId="{280BC964-626D-40D2-A3F2-2A092C52CF8C}" type="presParOf" srcId="{D79B2CF7-5210-412E-9C14-0A89B41CDF3C}" destId="{39F3BBA4-B91F-4BFD-83E1-19FEE3083BD6}" srcOrd="0" destOrd="0" presId="urn:microsoft.com/office/officeart/2005/8/layout/hierarchy1"/>
    <dgm:cxn modelId="{C0FABBAD-106B-495A-B81F-5786E439C574}" type="presParOf" srcId="{D79B2CF7-5210-412E-9C14-0A89B41CDF3C}" destId="{238B6963-1776-4C3B-ACBC-0D956A69B75F}" srcOrd="1" destOrd="0" presId="urn:microsoft.com/office/officeart/2005/8/layout/hierarchy1"/>
    <dgm:cxn modelId="{5D0D4652-2889-4B09-9B16-B12EACAB195F}" type="presParOf" srcId="{238B6963-1776-4C3B-ACBC-0D956A69B75F}" destId="{DBDF3465-5E74-494D-886E-5E32EF26CC58}" srcOrd="0" destOrd="0" presId="urn:microsoft.com/office/officeart/2005/8/layout/hierarchy1"/>
    <dgm:cxn modelId="{2A2BC728-E2BA-455C-A912-3DFA2E21E3AD}" type="presParOf" srcId="{DBDF3465-5E74-494D-886E-5E32EF26CC58}" destId="{0EDB97A6-3A46-4BEC-8E00-E57727DB37A3}" srcOrd="0" destOrd="0" presId="urn:microsoft.com/office/officeart/2005/8/layout/hierarchy1"/>
    <dgm:cxn modelId="{E7EFE834-449F-4101-884F-6E523AEAF7B5}" type="presParOf" srcId="{DBDF3465-5E74-494D-886E-5E32EF26CC58}" destId="{C71FE879-B6DF-404E-AD70-E1FCDA68AF53}" srcOrd="1" destOrd="0" presId="urn:microsoft.com/office/officeart/2005/8/layout/hierarchy1"/>
    <dgm:cxn modelId="{5DA26428-7165-456E-B7AE-91C62A4CC021}" type="presParOf" srcId="{238B6963-1776-4C3B-ACBC-0D956A69B75F}" destId="{5B863939-3E24-4484-BC03-ADFD7DBEA5F6}" srcOrd="1" destOrd="0" presId="urn:microsoft.com/office/officeart/2005/8/layout/hierarchy1"/>
    <dgm:cxn modelId="{BFD6261D-D4B7-4D11-A5AE-C172A82E12A1}" type="presParOf" srcId="{011473A7-96BE-44C9-81A6-8CAAD3DFBE85}" destId="{AC4A0927-EC6D-4A0F-9BFE-2010617B7CEE}" srcOrd="4" destOrd="0" presId="urn:microsoft.com/office/officeart/2005/8/layout/hierarchy1"/>
    <dgm:cxn modelId="{5CC92A18-7BAD-4730-8F5D-7C460FC6D09D}" type="presParOf" srcId="{011473A7-96BE-44C9-81A6-8CAAD3DFBE85}" destId="{420E38E8-C906-4A1F-96B9-CB6A9BBB60F8}" srcOrd="5" destOrd="0" presId="urn:microsoft.com/office/officeart/2005/8/layout/hierarchy1"/>
    <dgm:cxn modelId="{C19A844A-52F6-468E-9E7B-7D10C3E6A26A}" type="presParOf" srcId="{420E38E8-C906-4A1F-96B9-CB6A9BBB60F8}" destId="{5CB5A629-08F0-4A12-B428-472EC3B934DD}" srcOrd="0" destOrd="0" presId="urn:microsoft.com/office/officeart/2005/8/layout/hierarchy1"/>
    <dgm:cxn modelId="{28378D3F-A8FC-444A-AFA6-22E7EF34CE47}" type="presParOf" srcId="{5CB5A629-08F0-4A12-B428-472EC3B934DD}" destId="{66999464-79ED-457C-B56F-A7FB52DEF1DF}" srcOrd="0" destOrd="0" presId="urn:microsoft.com/office/officeart/2005/8/layout/hierarchy1"/>
    <dgm:cxn modelId="{B6CDFB39-05D4-4C28-9499-2515692411A4}" type="presParOf" srcId="{5CB5A629-08F0-4A12-B428-472EC3B934DD}" destId="{320BEB40-E681-4B43-B93D-143B3742F5F7}" srcOrd="1" destOrd="0" presId="urn:microsoft.com/office/officeart/2005/8/layout/hierarchy1"/>
    <dgm:cxn modelId="{5E3EBAB3-9B74-4195-B197-563B88E9F605}" type="presParOf" srcId="{420E38E8-C906-4A1F-96B9-CB6A9BBB60F8}" destId="{B836B49A-5623-4157-9DBB-55171A0C8025}" srcOrd="1" destOrd="0" presId="urn:microsoft.com/office/officeart/2005/8/layout/hierarchy1"/>
    <dgm:cxn modelId="{7B28E605-9556-4D3A-AD6C-ABE321EED47E}" type="presParOf" srcId="{011473A7-96BE-44C9-81A6-8CAAD3DFBE85}" destId="{7AE4D399-2CF5-4CC8-88C8-CC38D90E3322}" srcOrd="6" destOrd="0" presId="urn:microsoft.com/office/officeart/2005/8/layout/hierarchy1"/>
    <dgm:cxn modelId="{B2A01436-9783-4CAC-90B1-51CD967543DE}" type="presParOf" srcId="{011473A7-96BE-44C9-81A6-8CAAD3DFBE85}" destId="{DFEFFFE4-99A6-4C40-BB84-4B8A54CEC39C}" srcOrd="7" destOrd="0" presId="urn:microsoft.com/office/officeart/2005/8/layout/hierarchy1"/>
    <dgm:cxn modelId="{FD8A7309-3431-40E2-8FF6-AFCB8236E75A}" type="presParOf" srcId="{DFEFFFE4-99A6-4C40-BB84-4B8A54CEC39C}" destId="{AAD7B7A6-526C-4BB7-9EC0-FC6F9FDF7DC2}" srcOrd="0" destOrd="0" presId="urn:microsoft.com/office/officeart/2005/8/layout/hierarchy1"/>
    <dgm:cxn modelId="{767DA8CF-3622-4A88-BF39-5F53553DEF18}" type="presParOf" srcId="{AAD7B7A6-526C-4BB7-9EC0-FC6F9FDF7DC2}" destId="{6EB790CF-0F62-4DF8-A631-1E97DAFB8E59}" srcOrd="0" destOrd="0" presId="urn:microsoft.com/office/officeart/2005/8/layout/hierarchy1"/>
    <dgm:cxn modelId="{7831FC59-793A-4F6A-9C05-57A18EC85CF3}" type="presParOf" srcId="{AAD7B7A6-526C-4BB7-9EC0-FC6F9FDF7DC2}" destId="{546D6D15-2AD6-4175-903C-AACCFC06FDFF}" srcOrd="1" destOrd="0" presId="urn:microsoft.com/office/officeart/2005/8/layout/hierarchy1"/>
    <dgm:cxn modelId="{AE8C4A58-A982-47CA-83B8-00D5CA1B6B53}" type="presParOf" srcId="{DFEFFFE4-99A6-4C40-BB84-4B8A54CEC39C}" destId="{383B1137-8A78-46E0-9480-9597D2131C70}" srcOrd="1" destOrd="0" presId="urn:microsoft.com/office/officeart/2005/8/layout/hierarchy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3606FEF-E237-49D9-B5A1-CC1BBBA2B210}"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fr-FR"/>
        </a:p>
      </dgm:t>
    </dgm:pt>
    <dgm:pt modelId="{DE2210A9-5B7E-4534-ABED-3718221B6405}">
      <dgm:prSet phldrT="[Texte]" custT="1"/>
      <dgm:spPr>
        <a:xfrm>
          <a:off x="0" y="8572"/>
          <a:ext cx="1657349" cy="994410"/>
        </a:xfr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Times New Roman" panose="02020603050405020304" pitchFamily="18" charset="0"/>
            </a:rPr>
            <a:t>Fixer les jalons du projet et respecter les dates planifiés</a:t>
          </a:r>
        </a:p>
      </dgm:t>
    </dgm:pt>
    <dgm:pt modelId="{35D588A1-1B19-4F40-88BA-0B88D22BE13C}" type="parTrans" cxnId="{4C075BCC-F636-477A-A9B5-6F6313A9A259}">
      <dgm:prSet/>
      <dgm:spPr/>
      <dgm:t>
        <a:bodyPr/>
        <a:lstStyle/>
        <a:p>
          <a:pPr algn="ctr"/>
          <a:endParaRPr lang="fr-FR" sz="1200"/>
        </a:p>
      </dgm:t>
    </dgm:pt>
    <dgm:pt modelId="{63FC9320-CE5C-483C-8772-259CC632CCB4}" type="sibTrans" cxnId="{4C075BCC-F636-477A-A9B5-6F6313A9A259}">
      <dgm:prSet/>
      <dgm:spPr/>
      <dgm:t>
        <a:bodyPr/>
        <a:lstStyle/>
        <a:p>
          <a:pPr algn="ctr"/>
          <a:endParaRPr lang="fr-FR" sz="1200"/>
        </a:p>
      </dgm:t>
    </dgm:pt>
    <dgm:pt modelId="{3A80124E-B257-42D8-81B5-07ACF9B4EC0C}">
      <dgm:prSet phldrT="[Texte]" custT="1"/>
      <dgm:spPr>
        <a:xfrm>
          <a:off x="0" y="1168717"/>
          <a:ext cx="1657349" cy="99441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Times New Roman" panose="02020603050405020304" pitchFamily="18" charset="0"/>
            </a:rPr>
            <a:t>Identifier et gérer les risques</a:t>
          </a:r>
        </a:p>
      </dgm:t>
    </dgm:pt>
    <dgm:pt modelId="{CAB26A62-3134-4263-91B0-380C9E7F3FF2}" type="parTrans" cxnId="{35DFE393-088E-4827-AF43-6E7F346405E2}">
      <dgm:prSet/>
      <dgm:spPr/>
      <dgm:t>
        <a:bodyPr/>
        <a:lstStyle/>
        <a:p>
          <a:pPr algn="ctr"/>
          <a:endParaRPr lang="fr-FR" sz="1200"/>
        </a:p>
      </dgm:t>
    </dgm:pt>
    <dgm:pt modelId="{F57AE9F0-DF83-4194-BB8A-25BB31CDAC8A}" type="sibTrans" cxnId="{35DFE393-088E-4827-AF43-6E7F346405E2}">
      <dgm:prSet/>
      <dgm:spPr/>
      <dgm:t>
        <a:bodyPr/>
        <a:lstStyle/>
        <a:p>
          <a:pPr algn="ctr"/>
          <a:endParaRPr lang="fr-FR" sz="1200"/>
        </a:p>
      </dgm:t>
    </dgm:pt>
    <dgm:pt modelId="{9580DB21-D0CA-40CB-A1E6-57529E935C32}">
      <dgm:prSet phldrT="[Texte]" custT="1"/>
      <dgm:spPr>
        <a:xfrm>
          <a:off x="3646169" y="8572"/>
          <a:ext cx="1657349" cy="994410"/>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Times New Roman" panose="02020603050405020304" pitchFamily="18" charset="0"/>
            </a:rPr>
            <a:t>Produire des rapports intermédiaires avant la validation du rapport final du projet</a:t>
          </a:r>
        </a:p>
      </dgm:t>
    </dgm:pt>
    <dgm:pt modelId="{8E9FEF61-5D86-4C41-ABC8-DFF5404D26FE}" type="parTrans" cxnId="{5F73F489-8C44-40E1-999C-856C86305C3D}">
      <dgm:prSet/>
      <dgm:spPr/>
      <dgm:t>
        <a:bodyPr/>
        <a:lstStyle/>
        <a:p>
          <a:pPr algn="ctr"/>
          <a:endParaRPr lang="fr-FR" sz="1200"/>
        </a:p>
      </dgm:t>
    </dgm:pt>
    <dgm:pt modelId="{58168FE8-7B8B-4749-9D1A-16F74EDD3135}" type="sibTrans" cxnId="{5F73F489-8C44-40E1-999C-856C86305C3D}">
      <dgm:prSet/>
      <dgm:spPr/>
      <dgm:t>
        <a:bodyPr/>
        <a:lstStyle/>
        <a:p>
          <a:pPr algn="ctr"/>
          <a:endParaRPr lang="fr-FR" sz="1200"/>
        </a:p>
      </dgm:t>
    </dgm:pt>
    <dgm:pt modelId="{2CF8A082-2D58-4574-A34A-6D3172A6B9FC}">
      <dgm:prSet phldrT="[Texte]" custT="1"/>
      <dgm:spPr>
        <a:xfrm>
          <a:off x="1823084" y="8572"/>
          <a:ext cx="1657349" cy="994410"/>
        </a:xfr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Times New Roman" panose="02020603050405020304" pitchFamily="18" charset="0"/>
            </a:rPr>
            <a:t>Livrer des documents compréhensibles par tout le monde et en toute transparence</a:t>
          </a:r>
        </a:p>
      </dgm:t>
    </dgm:pt>
    <dgm:pt modelId="{F594233F-B47D-4844-B90F-3193E4E5EC32}" type="sibTrans" cxnId="{E47CBC43-AD62-46A6-BB08-E6260C14642B}">
      <dgm:prSet/>
      <dgm:spPr/>
      <dgm:t>
        <a:bodyPr/>
        <a:lstStyle/>
        <a:p>
          <a:pPr algn="ctr"/>
          <a:endParaRPr lang="fr-FR" sz="1200"/>
        </a:p>
      </dgm:t>
    </dgm:pt>
    <dgm:pt modelId="{67CA5BA2-265E-4AE6-A5BB-18914FBFEDE8}" type="parTrans" cxnId="{E47CBC43-AD62-46A6-BB08-E6260C14642B}">
      <dgm:prSet/>
      <dgm:spPr/>
      <dgm:t>
        <a:bodyPr/>
        <a:lstStyle/>
        <a:p>
          <a:pPr algn="ctr"/>
          <a:endParaRPr lang="fr-FR" sz="1200"/>
        </a:p>
      </dgm:t>
    </dgm:pt>
    <dgm:pt modelId="{E841D73B-F648-46B3-824F-567BF9D24897}">
      <dgm:prSet custT="1"/>
      <dgm:spPr>
        <a:xfrm>
          <a:off x="1823084" y="1168717"/>
          <a:ext cx="1657349" cy="994410"/>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mn-cs"/>
            </a:rPr>
            <a:t>Implication des parties prenantes</a:t>
          </a:r>
        </a:p>
      </dgm:t>
    </dgm:pt>
    <dgm:pt modelId="{F6F16FAF-6970-4E7F-88C3-AE3BD09B33E2}" type="parTrans" cxnId="{1DEA21D1-5B8A-462A-BEDD-A1F52D33DA50}">
      <dgm:prSet/>
      <dgm:spPr/>
      <dgm:t>
        <a:bodyPr/>
        <a:lstStyle/>
        <a:p>
          <a:pPr algn="ctr"/>
          <a:endParaRPr lang="fr-FR" sz="1200"/>
        </a:p>
      </dgm:t>
    </dgm:pt>
    <dgm:pt modelId="{8F1C469B-2CF0-4F7E-8138-F3CBD3D8A14E}" type="sibTrans" cxnId="{1DEA21D1-5B8A-462A-BEDD-A1F52D33DA50}">
      <dgm:prSet/>
      <dgm:spPr/>
      <dgm:t>
        <a:bodyPr/>
        <a:lstStyle/>
        <a:p>
          <a:pPr algn="ctr"/>
          <a:endParaRPr lang="fr-FR" sz="1200"/>
        </a:p>
      </dgm:t>
    </dgm:pt>
    <dgm:pt modelId="{D708098E-9CBA-4241-8C71-5B374E34F340}">
      <dgm:prSet custT="1"/>
      <dgm:spPr>
        <a:xfrm>
          <a:off x="3646169" y="1168717"/>
          <a:ext cx="1657349" cy="994410"/>
        </a:xfr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fr-FR" sz="1200" b="1">
              <a:solidFill>
                <a:sysClr val="window" lastClr="FFFFFF"/>
              </a:solidFill>
              <a:latin typeface="Candara" panose="020E0502030303020204" pitchFamily="34" charset="0"/>
              <a:ea typeface="+mn-ea"/>
              <a:cs typeface="+mn-cs"/>
            </a:rPr>
            <a:t>Gouvernance et pilotage</a:t>
          </a:r>
        </a:p>
      </dgm:t>
    </dgm:pt>
    <dgm:pt modelId="{8606039C-D784-4110-B246-860508F1E599}" type="parTrans" cxnId="{A914F514-F681-4217-A1EC-783BF07846B5}">
      <dgm:prSet/>
      <dgm:spPr/>
      <dgm:t>
        <a:bodyPr/>
        <a:lstStyle/>
        <a:p>
          <a:pPr algn="ctr"/>
          <a:endParaRPr lang="fr-FR" sz="1200"/>
        </a:p>
      </dgm:t>
    </dgm:pt>
    <dgm:pt modelId="{C63BDCC0-9412-471A-AFD2-992DF55A2348}" type="sibTrans" cxnId="{A914F514-F681-4217-A1EC-783BF07846B5}">
      <dgm:prSet/>
      <dgm:spPr/>
      <dgm:t>
        <a:bodyPr/>
        <a:lstStyle/>
        <a:p>
          <a:pPr algn="ctr"/>
          <a:endParaRPr lang="fr-FR" sz="1200"/>
        </a:p>
      </dgm:t>
    </dgm:pt>
    <dgm:pt modelId="{F653B4B5-8E65-47FB-84C0-7F768F640421}" type="pres">
      <dgm:prSet presAssocID="{A3606FEF-E237-49D9-B5A1-CC1BBBA2B210}" presName="diagram" presStyleCnt="0">
        <dgm:presLayoutVars>
          <dgm:dir/>
          <dgm:resizeHandles val="exact"/>
        </dgm:presLayoutVars>
      </dgm:prSet>
      <dgm:spPr/>
    </dgm:pt>
    <dgm:pt modelId="{A4C93EFD-E2FC-45B7-BAA9-CC5C83C0C8BE}" type="pres">
      <dgm:prSet presAssocID="{DE2210A9-5B7E-4534-ABED-3718221B6405}" presName="node" presStyleLbl="node1" presStyleIdx="0" presStyleCnt="6">
        <dgm:presLayoutVars>
          <dgm:bulletEnabled val="1"/>
        </dgm:presLayoutVars>
      </dgm:prSet>
      <dgm:spPr>
        <a:prstGeom prst="rect">
          <a:avLst/>
        </a:prstGeom>
      </dgm:spPr>
    </dgm:pt>
    <dgm:pt modelId="{35EE10B4-84C5-42BE-94FA-83F88AD56403}" type="pres">
      <dgm:prSet presAssocID="{63FC9320-CE5C-483C-8772-259CC632CCB4}" presName="sibTrans" presStyleCnt="0"/>
      <dgm:spPr/>
    </dgm:pt>
    <dgm:pt modelId="{A52515AE-3561-481B-B690-64A738109158}" type="pres">
      <dgm:prSet presAssocID="{2CF8A082-2D58-4574-A34A-6D3172A6B9FC}" presName="node" presStyleLbl="node1" presStyleIdx="1" presStyleCnt="6">
        <dgm:presLayoutVars>
          <dgm:bulletEnabled val="1"/>
        </dgm:presLayoutVars>
      </dgm:prSet>
      <dgm:spPr>
        <a:prstGeom prst="rect">
          <a:avLst/>
        </a:prstGeom>
      </dgm:spPr>
    </dgm:pt>
    <dgm:pt modelId="{50854557-0861-4C02-B4F1-5396747C2BCF}" type="pres">
      <dgm:prSet presAssocID="{F594233F-B47D-4844-B90F-3193E4E5EC32}" presName="sibTrans" presStyleCnt="0"/>
      <dgm:spPr/>
    </dgm:pt>
    <dgm:pt modelId="{EB914F0F-C8D0-4954-8355-E0CAA3F240FD}" type="pres">
      <dgm:prSet presAssocID="{9580DB21-D0CA-40CB-A1E6-57529E935C32}" presName="node" presStyleLbl="node1" presStyleIdx="2" presStyleCnt="6">
        <dgm:presLayoutVars>
          <dgm:bulletEnabled val="1"/>
        </dgm:presLayoutVars>
      </dgm:prSet>
      <dgm:spPr>
        <a:prstGeom prst="rect">
          <a:avLst/>
        </a:prstGeom>
      </dgm:spPr>
    </dgm:pt>
    <dgm:pt modelId="{AFA3B9D8-64F1-4F17-ADC4-3AE913AFD7BB}" type="pres">
      <dgm:prSet presAssocID="{58168FE8-7B8B-4749-9D1A-16F74EDD3135}" presName="sibTrans" presStyleCnt="0"/>
      <dgm:spPr/>
    </dgm:pt>
    <dgm:pt modelId="{6FC12E88-CDE6-49A5-A432-D1F3E00A42F8}" type="pres">
      <dgm:prSet presAssocID="{3A80124E-B257-42D8-81B5-07ACF9B4EC0C}" presName="node" presStyleLbl="node1" presStyleIdx="3" presStyleCnt="6">
        <dgm:presLayoutVars>
          <dgm:bulletEnabled val="1"/>
        </dgm:presLayoutVars>
      </dgm:prSet>
      <dgm:spPr>
        <a:prstGeom prst="rect">
          <a:avLst/>
        </a:prstGeom>
      </dgm:spPr>
    </dgm:pt>
    <dgm:pt modelId="{6774916D-D302-45CA-982E-F4AAE8FCFBC3}" type="pres">
      <dgm:prSet presAssocID="{F57AE9F0-DF83-4194-BB8A-25BB31CDAC8A}" presName="sibTrans" presStyleCnt="0"/>
      <dgm:spPr/>
    </dgm:pt>
    <dgm:pt modelId="{7CE78565-1A9C-47DE-B435-63CD18110658}" type="pres">
      <dgm:prSet presAssocID="{E841D73B-F648-46B3-824F-567BF9D24897}" presName="node" presStyleLbl="node1" presStyleIdx="4" presStyleCnt="6">
        <dgm:presLayoutVars>
          <dgm:bulletEnabled val="1"/>
        </dgm:presLayoutVars>
      </dgm:prSet>
      <dgm:spPr>
        <a:prstGeom prst="rect">
          <a:avLst/>
        </a:prstGeom>
      </dgm:spPr>
    </dgm:pt>
    <dgm:pt modelId="{38C0A9C2-31F1-443C-B9A1-128DD418B695}" type="pres">
      <dgm:prSet presAssocID="{8F1C469B-2CF0-4F7E-8138-F3CBD3D8A14E}" presName="sibTrans" presStyleCnt="0"/>
      <dgm:spPr/>
    </dgm:pt>
    <dgm:pt modelId="{66238356-846D-4F02-949B-3133B77C4133}" type="pres">
      <dgm:prSet presAssocID="{D708098E-9CBA-4241-8C71-5B374E34F340}" presName="node" presStyleLbl="node1" presStyleIdx="5" presStyleCnt="6">
        <dgm:presLayoutVars>
          <dgm:bulletEnabled val="1"/>
        </dgm:presLayoutVars>
      </dgm:prSet>
      <dgm:spPr>
        <a:prstGeom prst="rect">
          <a:avLst/>
        </a:prstGeom>
      </dgm:spPr>
    </dgm:pt>
  </dgm:ptLst>
  <dgm:cxnLst>
    <dgm:cxn modelId="{A914F514-F681-4217-A1EC-783BF07846B5}" srcId="{A3606FEF-E237-49D9-B5A1-CC1BBBA2B210}" destId="{D708098E-9CBA-4241-8C71-5B374E34F340}" srcOrd="5" destOrd="0" parTransId="{8606039C-D784-4110-B246-860508F1E599}" sibTransId="{C63BDCC0-9412-471A-AFD2-992DF55A2348}"/>
    <dgm:cxn modelId="{72015F1E-708B-49AD-AB8D-28D3082781D5}" type="presOf" srcId="{D708098E-9CBA-4241-8C71-5B374E34F340}" destId="{66238356-846D-4F02-949B-3133B77C4133}" srcOrd="0" destOrd="0" presId="urn:microsoft.com/office/officeart/2005/8/layout/default"/>
    <dgm:cxn modelId="{C5E5D429-7538-4352-A87D-F8EE3987F77F}" type="presOf" srcId="{9580DB21-D0CA-40CB-A1E6-57529E935C32}" destId="{EB914F0F-C8D0-4954-8355-E0CAA3F240FD}" srcOrd="0" destOrd="0" presId="urn:microsoft.com/office/officeart/2005/8/layout/default"/>
    <dgm:cxn modelId="{E47CBC43-AD62-46A6-BB08-E6260C14642B}" srcId="{A3606FEF-E237-49D9-B5A1-CC1BBBA2B210}" destId="{2CF8A082-2D58-4574-A34A-6D3172A6B9FC}" srcOrd="1" destOrd="0" parTransId="{67CA5BA2-265E-4AE6-A5BB-18914FBFEDE8}" sibTransId="{F594233F-B47D-4844-B90F-3193E4E5EC32}"/>
    <dgm:cxn modelId="{32A4616D-819A-4E3C-B89C-C3FC58060103}" type="presOf" srcId="{DE2210A9-5B7E-4534-ABED-3718221B6405}" destId="{A4C93EFD-E2FC-45B7-BAA9-CC5C83C0C8BE}" srcOrd="0" destOrd="0" presId="urn:microsoft.com/office/officeart/2005/8/layout/default"/>
    <dgm:cxn modelId="{9F4CB156-1293-4D50-9EBE-C8F87989DF1E}" type="presOf" srcId="{A3606FEF-E237-49D9-B5A1-CC1BBBA2B210}" destId="{F653B4B5-8E65-47FB-84C0-7F768F640421}" srcOrd="0" destOrd="0" presId="urn:microsoft.com/office/officeart/2005/8/layout/default"/>
    <dgm:cxn modelId="{5F73F489-8C44-40E1-999C-856C86305C3D}" srcId="{A3606FEF-E237-49D9-B5A1-CC1BBBA2B210}" destId="{9580DB21-D0CA-40CB-A1E6-57529E935C32}" srcOrd="2" destOrd="0" parTransId="{8E9FEF61-5D86-4C41-ABC8-DFF5404D26FE}" sibTransId="{58168FE8-7B8B-4749-9D1A-16F74EDD3135}"/>
    <dgm:cxn modelId="{35DFE393-088E-4827-AF43-6E7F346405E2}" srcId="{A3606FEF-E237-49D9-B5A1-CC1BBBA2B210}" destId="{3A80124E-B257-42D8-81B5-07ACF9B4EC0C}" srcOrd="3" destOrd="0" parTransId="{CAB26A62-3134-4263-91B0-380C9E7F3FF2}" sibTransId="{F57AE9F0-DF83-4194-BB8A-25BB31CDAC8A}"/>
    <dgm:cxn modelId="{8930E1AF-4BF8-488B-B87C-CA6346A19541}" type="presOf" srcId="{2CF8A082-2D58-4574-A34A-6D3172A6B9FC}" destId="{A52515AE-3561-481B-B690-64A738109158}" srcOrd="0" destOrd="0" presId="urn:microsoft.com/office/officeart/2005/8/layout/default"/>
    <dgm:cxn modelId="{4C075BCC-F636-477A-A9B5-6F6313A9A259}" srcId="{A3606FEF-E237-49D9-B5A1-CC1BBBA2B210}" destId="{DE2210A9-5B7E-4534-ABED-3718221B6405}" srcOrd="0" destOrd="0" parTransId="{35D588A1-1B19-4F40-88BA-0B88D22BE13C}" sibTransId="{63FC9320-CE5C-483C-8772-259CC632CCB4}"/>
    <dgm:cxn modelId="{1DEA21D1-5B8A-462A-BEDD-A1F52D33DA50}" srcId="{A3606FEF-E237-49D9-B5A1-CC1BBBA2B210}" destId="{E841D73B-F648-46B3-824F-567BF9D24897}" srcOrd="4" destOrd="0" parTransId="{F6F16FAF-6970-4E7F-88C3-AE3BD09B33E2}" sibTransId="{8F1C469B-2CF0-4F7E-8138-F3CBD3D8A14E}"/>
    <dgm:cxn modelId="{BD85DAEE-F197-4B2B-8F16-B6A451F8E4A6}" type="presOf" srcId="{3A80124E-B257-42D8-81B5-07ACF9B4EC0C}" destId="{6FC12E88-CDE6-49A5-A432-D1F3E00A42F8}" srcOrd="0" destOrd="0" presId="urn:microsoft.com/office/officeart/2005/8/layout/default"/>
    <dgm:cxn modelId="{EB9EF2FF-BC67-4087-B776-D22B8207BC89}" type="presOf" srcId="{E841D73B-F648-46B3-824F-567BF9D24897}" destId="{7CE78565-1A9C-47DE-B435-63CD18110658}" srcOrd="0" destOrd="0" presId="urn:microsoft.com/office/officeart/2005/8/layout/default"/>
    <dgm:cxn modelId="{D588166A-3C09-47F3-89C0-B3F5873D0B8E}" type="presParOf" srcId="{F653B4B5-8E65-47FB-84C0-7F768F640421}" destId="{A4C93EFD-E2FC-45B7-BAA9-CC5C83C0C8BE}" srcOrd="0" destOrd="0" presId="urn:microsoft.com/office/officeart/2005/8/layout/default"/>
    <dgm:cxn modelId="{5B02F59F-50A9-4501-8B6F-3B396D996CF1}" type="presParOf" srcId="{F653B4B5-8E65-47FB-84C0-7F768F640421}" destId="{35EE10B4-84C5-42BE-94FA-83F88AD56403}" srcOrd="1" destOrd="0" presId="urn:microsoft.com/office/officeart/2005/8/layout/default"/>
    <dgm:cxn modelId="{A7853DC9-86FB-4154-ADD3-821BB443AFEE}" type="presParOf" srcId="{F653B4B5-8E65-47FB-84C0-7F768F640421}" destId="{A52515AE-3561-481B-B690-64A738109158}" srcOrd="2" destOrd="0" presId="urn:microsoft.com/office/officeart/2005/8/layout/default"/>
    <dgm:cxn modelId="{365FA8CF-EA93-4A66-BBD4-4E64FA407BDA}" type="presParOf" srcId="{F653B4B5-8E65-47FB-84C0-7F768F640421}" destId="{50854557-0861-4C02-B4F1-5396747C2BCF}" srcOrd="3" destOrd="0" presId="urn:microsoft.com/office/officeart/2005/8/layout/default"/>
    <dgm:cxn modelId="{0F0F164D-07B1-44E6-86D5-48767CC96C0E}" type="presParOf" srcId="{F653B4B5-8E65-47FB-84C0-7F768F640421}" destId="{EB914F0F-C8D0-4954-8355-E0CAA3F240FD}" srcOrd="4" destOrd="0" presId="urn:microsoft.com/office/officeart/2005/8/layout/default"/>
    <dgm:cxn modelId="{8D1BF6F0-621D-4E5F-9DD2-99CC1CE2E128}" type="presParOf" srcId="{F653B4B5-8E65-47FB-84C0-7F768F640421}" destId="{AFA3B9D8-64F1-4F17-ADC4-3AE913AFD7BB}" srcOrd="5" destOrd="0" presId="urn:microsoft.com/office/officeart/2005/8/layout/default"/>
    <dgm:cxn modelId="{4F4ED6AD-AEFC-42F9-AFD0-B81910F198C9}" type="presParOf" srcId="{F653B4B5-8E65-47FB-84C0-7F768F640421}" destId="{6FC12E88-CDE6-49A5-A432-D1F3E00A42F8}" srcOrd="6" destOrd="0" presId="urn:microsoft.com/office/officeart/2005/8/layout/default"/>
    <dgm:cxn modelId="{13C1B229-B5C1-4C6D-9B93-0CD9021DD2A4}" type="presParOf" srcId="{F653B4B5-8E65-47FB-84C0-7F768F640421}" destId="{6774916D-D302-45CA-982E-F4AAE8FCFBC3}" srcOrd="7" destOrd="0" presId="urn:microsoft.com/office/officeart/2005/8/layout/default"/>
    <dgm:cxn modelId="{CCFD4A04-97AA-4374-8378-8809A106F97F}" type="presParOf" srcId="{F653B4B5-8E65-47FB-84C0-7F768F640421}" destId="{7CE78565-1A9C-47DE-B435-63CD18110658}" srcOrd="8" destOrd="0" presId="urn:microsoft.com/office/officeart/2005/8/layout/default"/>
    <dgm:cxn modelId="{15D88427-93CF-4A7A-B86B-841B901DD6C4}" type="presParOf" srcId="{F653B4B5-8E65-47FB-84C0-7F768F640421}" destId="{38C0A9C2-31F1-443C-B9A1-128DD418B695}" srcOrd="9" destOrd="0" presId="urn:microsoft.com/office/officeart/2005/8/layout/default"/>
    <dgm:cxn modelId="{FF80C724-0FF0-4969-A662-6E41F9A50244}" type="presParOf" srcId="{F653B4B5-8E65-47FB-84C0-7F768F640421}" destId="{66238356-846D-4F02-949B-3133B77C4133}" srcOrd="10" destOrd="0" presId="urn:microsoft.com/office/officeart/2005/8/layout/default"/>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D0847F-3AB9-4008-B272-785D59ED6765}">
      <dsp:nvSpPr>
        <dsp:cNvPr id="0" name=""/>
        <dsp:cNvSpPr/>
      </dsp:nvSpPr>
      <dsp:spPr>
        <a:xfrm>
          <a:off x="0" y="541327"/>
          <a:ext cx="6496050" cy="1814400"/>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04166" tIns="666496" rIns="504166" bIns="85344" numCol="1" spcCol="1270" anchor="t" anchorCtr="0">
          <a:noAutofit/>
        </a:bodyPr>
        <a:lstStyle/>
        <a:p>
          <a:pPr marL="114300" lvl="1" indent="-114300" algn="l" defTabSz="533400">
            <a:lnSpc>
              <a:spcPct val="90000"/>
            </a:lnSpc>
            <a:spcBef>
              <a:spcPct val="0"/>
            </a:spcBef>
            <a:spcAft>
              <a:spcPct val="15000"/>
            </a:spcAft>
            <a:buChar char="•"/>
          </a:pPr>
          <a:r>
            <a:rPr lang="fr-FR" sz="1200" b="1" kern="1200">
              <a:latin typeface="Candara" panose="020E0502030303020204" pitchFamily="34" charset="0"/>
            </a:rPr>
            <a:t> Renforcer la performance financière de l’entreprise</a:t>
          </a:r>
          <a:r>
            <a:rPr lang="fr-FR" sz="1200" kern="1200">
              <a:latin typeface="Candara" panose="020E0502030303020204" pitchFamily="34" charset="0"/>
            </a:rPr>
            <a:t> en optimisant le recouvrement et la maîtrise des recettes ;</a:t>
          </a:r>
        </a:p>
        <a:p>
          <a:pPr marL="114300" lvl="1" indent="-114300" algn="l" defTabSz="533400">
            <a:lnSpc>
              <a:spcPct val="90000"/>
            </a:lnSpc>
            <a:spcBef>
              <a:spcPct val="0"/>
            </a:spcBef>
            <a:spcAft>
              <a:spcPct val="15000"/>
            </a:spcAft>
            <a:buChar char="•"/>
          </a:pPr>
          <a:r>
            <a:rPr lang="fr-FR" sz="1200" b="1" kern="1200">
              <a:latin typeface="Candara" panose="020E0502030303020204" pitchFamily="34" charset="0"/>
            </a:rPr>
            <a:t> Améliorer la qualité du service rendu aux usagers</a:t>
          </a:r>
          <a:r>
            <a:rPr lang="fr-FR" sz="1200" kern="1200">
              <a:latin typeface="Candara" panose="020E0502030303020204" pitchFamily="34" charset="0"/>
            </a:rPr>
            <a:t> en garantissant une facturation fiable, transparente et rapide ;</a:t>
          </a:r>
        </a:p>
        <a:p>
          <a:pPr marL="114300" lvl="1" indent="-114300" algn="l" defTabSz="533400">
            <a:lnSpc>
              <a:spcPct val="90000"/>
            </a:lnSpc>
            <a:spcBef>
              <a:spcPct val="0"/>
            </a:spcBef>
            <a:spcAft>
              <a:spcPct val="15000"/>
            </a:spcAft>
            <a:buChar char="•"/>
          </a:pPr>
          <a:r>
            <a:rPr lang="fr-FR" sz="1200" b="1" kern="1200">
              <a:latin typeface="Candara" panose="020E0502030303020204" pitchFamily="34" charset="0"/>
            </a:rPr>
            <a:t> Moderniser le système d’information</a:t>
          </a:r>
          <a:r>
            <a:rPr lang="fr-FR" sz="1200" kern="1200">
              <a:latin typeface="Candara" panose="020E0502030303020204" pitchFamily="34" charset="0"/>
            </a:rPr>
            <a:t> pour soutenir la vision du Top-Management et les priorités de développement durable.</a:t>
          </a:r>
        </a:p>
      </dsp:txBody>
      <dsp:txXfrm>
        <a:off x="0" y="541327"/>
        <a:ext cx="6496050" cy="1814400"/>
      </dsp:txXfrm>
    </dsp:sp>
    <dsp:sp modelId="{3D1FF8B7-0549-4382-A2E0-7DBE40B3366C}">
      <dsp:nvSpPr>
        <dsp:cNvPr id="0" name=""/>
        <dsp:cNvSpPr/>
      </dsp:nvSpPr>
      <dsp:spPr>
        <a:xfrm>
          <a:off x="324802" y="69007"/>
          <a:ext cx="4547235" cy="944640"/>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71875" tIns="0" rIns="171875" bIns="0" numCol="1" spcCol="1270" anchor="ctr" anchorCtr="0">
          <a:noAutofit/>
        </a:bodyPr>
        <a:lstStyle/>
        <a:p>
          <a:pPr marL="0" lvl="0" indent="0" algn="l" defTabSz="711200">
            <a:lnSpc>
              <a:spcPct val="90000"/>
            </a:lnSpc>
            <a:spcBef>
              <a:spcPct val="0"/>
            </a:spcBef>
            <a:spcAft>
              <a:spcPct val="35000"/>
            </a:spcAft>
            <a:buNone/>
          </a:pPr>
          <a:r>
            <a:rPr lang="fr-FR" sz="1600" b="1" i="1" kern="1200">
              <a:latin typeface="Candara" panose="020E0502030303020204" pitchFamily="34" charset="0"/>
            </a:rPr>
            <a:t>ENJEUX STRATÉGIQUES</a:t>
          </a:r>
          <a:endParaRPr lang="fr-FR" sz="1600" kern="1200">
            <a:latin typeface="Candara" panose="020E0502030303020204" pitchFamily="34" charset="0"/>
          </a:endParaRPr>
        </a:p>
      </dsp:txBody>
      <dsp:txXfrm>
        <a:off x="370916" y="115121"/>
        <a:ext cx="4455007" cy="852412"/>
      </dsp:txXfrm>
    </dsp:sp>
    <dsp:sp modelId="{D93DA582-BBD1-4318-A5CA-DBA8647A0409}">
      <dsp:nvSpPr>
        <dsp:cNvPr id="0" name=""/>
        <dsp:cNvSpPr/>
      </dsp:nvSpPr>
      <dsp:spPr>
        <a:xfrm>
          <a:off x="0" y="3000847"/>
          <a:ext cx="6496050" cy="1814400"/>
        </a:xfrm>
        <a:prstGeom prst="rect">
          <a:avLst/>
        </a:prstGeom>
        <a:solidFill>
          <a:schemeClr val="lt1">
            <a:alpha val="90000"/>
            <a:hueOff val="0"/>
            <a:satOff val="0"/>
            <a:lumOff val="0"/>
            <a:alphaOff val="0"/>
          </a:schemeClr>
        </a:solidFill>
        <a:ln w="6350" cap="flat" cmpd="sng" algn="ctr">
          <a:solidFill>
            <a:schemeClr val="accent5">
              <a:hueOff val="-3676672"/>
              <a:satOff val="-5114"/>
              <a:lumOff val="-1961"/>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04166" tIns="666496" rIns="504166" bIns="85344" numCol="1" spcCol="1270" anchor="t" anchorCtr="0">
          <a:noAutofit/>
        </a:bodyPr>
        <a:lstStyle/>
        <a:p>
          <a:pPr marL="114300" lvl="1" indent="-114300" algn="l" defTabSz="533400">
            <a:lnSpc>
              <a:spcPct val="90000"/>
            </a:lnSpc>
            <a:spcBef>
              <a:spcPct val="0"/>
            </a:spcBef>
            <a:spcAft>
              <a:spcPct val="15000"/>
            </a:spcAft>
            <a:buChar char="•"/>
          </a:pPr>
          <a:r>
            <a:rPr lang="fr-FR" sz="1200" b="1" kern="1200">
              <a:latin typeface="Candara" panose="020E0502030303020204" pitchFamily="34" charset="0"/>
            </a:rPr>
            <a:t> Fluidifier et automatiser les processus commerciaux</a:t>
          </a:r>
          <a:r>
            <a:rPr lang="fr-FR" sz="1200" kern="1200">
              <a:latin typeface="Candara" panose="020E0502030303020204" pitchFamily="34" charset="0"/>
            </a:rPr>
            <a:t> : gestion des contrats, dossiers clients, facturation, recouvrement et suivi des stocks ;</a:t>
          </a:r>
        </a:p>
        <a:p>
          <a:pPr marL="114300" lvl="1" indent="-114300" algn="l" defTabSz="533400">
            <a:lnSpc>
              <a:spcPct val="90000"/>
            </a:lnSpc>
            <a:spcBef>
              <a:spcPct val="0"/>
            </a:spcBef>
            <a:spcAft>
              <a:spcPct val="15000"/>
            </a:spcAft>
            <a:buChar char="•"/>
          </a:pPr>
          <a:r>
            <a:rPr lang="fr-FR" sz="1200" kern="1200">
              <a:latin typeface="Candara" panose="020E0502030303020204" pitchFamily="34" charset="0"/>
            </a:rPr>
            <a:t> </a:t>
          </a:r>
          <a:r>
            <a:rPr lang="fr-FR" sz="1200" b="1" kern="1200">
              <a:latin typeface="Candara" panose="020E0502030303020204" pitchFamily="34" charset="0"/>
            </a:rPr>
            <a:t>Assurer la continuité et la sécurité des opérations</a:t>
          </a:r>
          <a:r>
            <a:rPr lang="fr-FR" sz="1200" kern="1200">
              <a:latin typeface="Candara" panose="020E0502030303020204" pitchFamily="34" charset="0"/>
            </a:rPr>
            <a:t> sur l’ensemble du territoire national, même en cas d’incidents ou d’intégration de nouvelles fonctionnalités ;</a:t>
          </a:r>
        </a:p>
        <a:p>
          <a:pPr marL="114300" lvl="1" indent="-114300" algn="l" defTabSz="533400">
            <a:lnSpc>
              <a:spcPct val="90000"/>
            </a:lnSpc>
            <a:spcBef>
              <a:spcPct val="0"/>
            </a:spcBef>
            <a:spcAft>
              <a:spcPct val="15000"/>
            </a:spcAft>
            <a:buChar char="•"/>
          </a:pPr>
          <a:r>
            <a:rPr lang="fr-FR" sz="1200" kern="1200">
              <a:latin typeface="Candara" panose="020E0502030303020204" pitchFamily="34" charset="0"/>
            </a:rPr>
            <a:t> </a:t>
          </a:r>
          <a:r>
            <a:rPr lang="fr-FR" sz="1200" b="1" kern="1200">
              <a:latin typeface="Candara" panose="020E0502030303020204" pitchFamily="34" charset="0"/>
            </a:rPr>
            <a:t>Faciliter le pilotage et le suivi des activités</a:t>
          </a:r>
          <a:r>
            <a:rPr lang="fr-FR" sz="1200" kern="1200">
              <a:latin typeface="Candara" panose="020E0502030303020204" pitchFamily="34" charset="0"/>
            </a:rPr>
            <a:t> grâce à des outils de reporting et de contrôle adaptés</a:t>
          </a:r>
        </a:p>
      </dsp:txBody>
      <dsp:txXfrm>
        <a:off x="0" y="3000847"/>
        <a:ext cx="6496050" cy="1814400"/>
      </dsp:txXfrm>
    </dsp:sp>
    <dsp:sp modelId="{6CABEC1D-E11D-495B-8277-6E058332B898}">
      <dsp:nvSpPr>
        <dsp:cNvPr id="0" name=""/>
        <dsp:cNvSpPr/>
      </dsp:nvSpPr>
      <dsp:spPr>
        <a:xfrm>
          <a:off x="324802" y="2528527"/>
          <a:ext cx="4547235" cy="944640"/>
        </a:xfrm>
        <a:prstGeom prst="roundRect">
          <a:avLst/>
        </a:prstGeom>
        <a:gradFill rotWithShape="0">
          <a:gsLst>
            <a:gs pos="0">
              <a:schemeClr val="accent5">
                <a:hueOff val="-3676672"/>
                <a:satOff val="-5114"/>
                <a:lumOff val="-1961"/>
                <a:alphaOff val="0"/>
                <a:satMod val="103000"/>
                <a:lumMod val="102000"/>
                <a:tint val="94000"/>
              </a:schemeClr>
            </a:gs>
            <a:gs pos="50000">
              <a:schemeClr val="accent5">
                <a:hueOff val="-3676672"/>
                <a:satOff val="-5114"/>
                <a:lumOff val="-1961"/>
                <a:alphaOff val="0"/>
                <a:satMod val="110000"/>
                <a:lumMod val="100000"/>
                <a:shade val="100000"/>
              </a:schemeClr>
            </a:gs>
            <a:gs pos="100000">
              <a:schemeClr val="accent5">
                <a:hueOff val="-3676672"/>
                <a:satOff val="-5114"/>
                <a:lumOff val="-196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71875" tIns="0" rIns="171875" bIns="0" numCol="1" spcCol="1270" anchor="ctr" anchorCtr="0">
          <a:noAutofit/>
        </a:bodyPr>
        <a:lstStyle/>
        <a:p>
          <a:pPr marL="0" lvl="0" indent="0" algn="l" defTabSz="711200">
            <a:lnSpc>
              <a:spcPct val="90000"/>
            </a:lnSpc>
            <a:spcBef>
              <a:spcPct val="0"/>
            </a:spcBef>
            <a:spcAft>
              <a:spcPct val="35000"/>
            </a:spcAft>
            <a:buNone/>
          </a:pPr>
          <a:r>
            <a:rPr lang="fr-FR" sz="1600" b="1" i="1" kern="1200">
              <a:latin typeface="Candara" panose="020E0502030303020204" pitchFamily="34" charset="0"/>
            </a:rPr>
            <a:t>ENJEUX OPÉRATIONNELS</a:t>
          </a:r>
          <a:endParaRPr lang="fr-FR" sz="1600" kern="1200">
            <a:latin typeface="Candara" panose="020E0502030303020204" pitchFamily="34" charset="0"/>
          </a:endParaRPr>
        </a:p>
      </dsp:txBody>
      <dsp:txXfrm>
        <a:off x="370916" y="2574641"/>
        <a:ext cx="4455007" cy="852412"/>
      </dsp:txXfrm>
    </dsp:sp>
    <dsp:sp modelId="{73FB1E96-F356-42EB-912D-06793947D0AD}">
      <dsp:nvSpPr>
        <dsp:cNvPr id="0" name=""/>
        <dsp:cNvSpPr/>
      </dsp:nvSpPr>
      <dsp:spPr>
        <a:xfrm>
          <a:off x="0" y="5460367"/>
          <a:ext cx="6496050" cy="1814400"/>
        </a:xfrm>
        <a:prstGeom prst="rect">
          <a:avLst/>
        </a:prstGeom>
        <a:solidFill>
          <a:schemeClr val="lt1">
            <a:alpha val="90000"/>
            <a:hueOff val="0"/>
            <a:satOff val="0"/>
            <a:lumOff val="0"/>
            <a:alphaOff val="0"/>
          </a:schemeClr>
        </a:solidFill>
        <a:ln w="6350" cap="flat" cmpd="sng" algn="ctr">
          <a:solidFill>
            <a:schemeClr val="accent5">
              <a:hueOff val="-7353344"/>
              <a:satOff val="-10228"/>
              <a:lumOff val="-3922"/>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04166" tIns="666496" rIns="504166" bIns="85344" numCol="1" spcCol="1270" anchor="t" anchorCtr="0">
          <a:noAutofit/>
        </a:bodyPr>
        <a:lstStyle/>
        <a:p>
          <a:pPr marL="114300" lvl="1" indent="-114300" algn="l" defTabSz="533400">
            <a:lnSpc>
              <a:spcPct val="90000"/>
            </a:lnSpc>
            <a:spcBef>
              <a:spcPct val="0"/>
            </a:spcBef>
            <a:spcAft>
              <a:spcPct val="15000"/>
            </a:spcAft>
            <a:buChar char="•"/>
          </a:pPr>
          <a:r>
            <a:rPr lang="fr-FR" sz="1200" kern="1200">
              <a:latin typeface="Candara" panose="020E0502030303020204" pitchFamily="34" charset="0"/>
            </a:rPr>
            <a:t> </a:t>
          </a:r>
          <a:r>
            <a:rPr lang="fr-FR" sz="1200" b="1" kern="1200">
              <a:latin typeface="Candara" panose="020E0502030303020204" pitchFamily="34" charset="0"/>
            </a:rPr>
            <a:t>Interopérabilité et intégration avec les systèmes existants</a:t>
          </a:r>
          <a:r>
            <a:rPr lang="fr-FR" sz="1200" kern="1200">
              <a:latin typeface="Candara" panose="020E0502030303020204" pitchFamily="34" charset="0"/>
            </a:rPr>
            <a:t> : télé relève, géo référencement et plateforme PAYWATER ;</a:t>
          </a:r>
        </a:p>
        <a:p>
          <a:pPr marL="114300" lvl="1" indent="-114300" algn="l" defTabSz="533400">
            <a:lnSpc>
              <a:spcPct val="90000"/>
            </a:lnSpc>
            <a:spcBef>
              <a:spcPct val="0"/>
            </a:spcBef>
            <a:spcAft>
              <a:spcPct val="15000"/>
            </a:spcAft>
            <a:buChar char="•"/>
          </a:pPr>
          <a:r>
            <a:rPr lang="fr-FR" sz="1200" kern="1200">
              <a:latin typeface="Candara" panose="020E0502030303020204" pitchFamily="34" charset="0"/>
            </a:rPr>
            <a:t> </a:t>
          </a:r>
          <a:r>
            <a:rPr lang="fr-FR" sz="1200" b="1" kern="1200">
              <a:latin typeface="Candara" panose="020E0502030303020204" pitchFamily="34" charset="0"/>
            </a:rPr>
            <a:t>Sécurité et fiabilité des données</a:t>
          </a:r>
          <a:r>
            <a:rPr lang="fr-FR" sz="1200" kern="1200">
              <a:latin typeface="Candara" panose="020E0502030303020204" pitchFamily="34" charset="0"/>
            </a:rPr>
            <a:t> : protection des informations clients, traçabilité des opérations et conformité aux standards SI ;</a:t>
          </a:r>
        </a:p>
        <a:p>
          <a:pPr marL="114300" lvl="1" indent="-114300" algn="l" defTabSz="533400">
            <a:lnSpc>
              <a:spcPct val="90000"/>
            </a:lnSpc>
            <a:spcBef>
              <a:spcPct val="0"/>
            </a:spcBef>
            <a:spcAft>
              <a:spcPct val="15000"/>
            </a:spcAft>
            <a:buChar char="•"/>
          </a:pPr>
          <a:r>
            <a:rPr lang="fr-FR" sz="1200" kern="1200">
              <a:latin typeface="Candara" panose="020E0502030303020204" pitchFamily="34" charset="0"/>
            </a:rPr>
            <a:t> </a:t>
          </a:r>
          <a:r>
            <a:rPr lang="fr-FR" sz="1200" b="1" kern="1200">
              <a:latin typeface="Candara" panose="020E0502030303020204" pitchFamily="34" charset="0"/>
            </a:rPr>
            <a:t>Pérennisation et évolutivité de la solution</a:t>
          </a:r>
          <a:r>
            <a:rPr lang="fr-FR" sz="1200" kern="1200">
              <a:latin typeface="Candara" panose="020E0502030303020204" pitchFamily="34" charset="0"/>
            </a:rPr>
            <a:t> pour permettre des évolutions futures et l’ajout de nouveaux services digitaux.</a:t>
          </a:r>
        </a:p>
      </dsp:txBody>
      <dsp:txXfrm>
        <a:off x="0" y="5460367"/>
        <a:ext cx="6496050" cy="1814400"/>
      </dsp:txXfrm>
    </dsp:sp>
    <dsp:sp modelId="{C250EA38-A52E-48CC-AFB2-3C53B41D6A86}">
      <dsp:nvSpPr>
        <dsp:cNvPr id="0" name=""/>
        <dsp:cNvSpPr/>
      </dsp:nvSpPr>
      <dsp:spPr>
        <a:xfrm>
          <a:off x="324802" y="4988047"/>
          <a:ext cx="4547235" cy="944640"/>
        </a:xfrm>
        <a:prstGeom prst="round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71875" tIns="0" rIns="171875" bIns="0" numCol="1" spcCol="1270" anchor="ctr" anchorCtr="0">
          <a:noAutofit/>
        </a:bodyPr>
        <a:lstStyle/>
        <a:p>
          <a:pPr marL="0" lvl="0" indent="0" algn="l" defTabSz="711200">
            <a:lnSpc>
              <a:spcPct val="90000"/>
            </a:lnSpc>
            <a:spcBef>
              <a:spcPct val="0"/>
            </a:spcBef>
            <a:spcAft>
              <a:spcPct val="35000"/>
            </a:spcAft>
            <a:buNone/>
          </a:pPr>
          <a:r>
            <a:rPr lang="fr-FR" sz="1600" b="1" i="1" kern="1200">
              <a:latin typeface="Candara" panose="020E0502030303020204" pitchFamily="34" charset="0"/>
            </a:rPr>
            <a:t>ENJEUX TECHNOLOGIQUES</a:t>
          </a:r>
        </a:p>
      </dsp:txBody>
      <dsp:txXfrm>
        <a:off x="370916" y="5034161"/>
        <a:ext cx="4455007" cy="8524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F31A9A-A85C-4514-B748-9BDFC0E22E0C}">
      <dsp:nvSpPr>
        <dsp:cNvPr id="0" name=""/>
        <dsp:cNvSpPr/>
      </dsp:nvSpPr>
      <dsp:spPr>
        <a:xfrm rot="16200000">
          <a:off x="-478318" y="478942"/>
          <a:ext cx="2581275" cy="1623389"/>
        </a:xfrm>
        <a:prstGeom prst="flowChartManualOperati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marL="0" lvl="0" indent="0" algn="ctr" defTabSz="533400">
            <a:lnSpc>
              <a:spcPct val="90000"/>
            </a:lnSpc>
            <a:spcBef>
              <a:spcPct val="0"/>
            </a:spcBef>
            <a:spcAft>
              <a:spcPct val="35000"/>
            </a:spcAft>
            <a:buNone/>
          </a:pPr>
          <a:r>
            <a:rPr lang="fr-FR" sz="1200" b="1" kern="1200">
              <a:latin typeface="Candara" panose="020E0502030303020204" pitchFamily="34" charset="0"/>
            </a:rPr>
            <a:t>Augmentation et maîtrise des recettes grace à une facturation plus fiable et un recouvrement optimisé. </a:t>
          </a:r>
        </a:p>
      </dsp:txBody>
      <dsp:txXfrm rot="5400000">
        <a:off x="625" y="516254"/>
        <a:ext cx="1623389" cy="1548765"/>
      </dsp:txXfrm>
    </dsp:sp>
    <dsp:sp modelId="{B23FBD71-FD0C-4FB5-954B-B35BF550FD30}">
      <dsp:nvSpPr>
        <dsp:cNvPr id="0" name=""/>
        <dsp:cNvSpPr/>
      </dsp:nvSpPr>
      <dsp:spPr>
        <a:xfrm rot="16200000">
          <a:off x="1266825" y="478942"/>
          <a:ext cx="2581275" cy="1623389"/>
        </a:xfrm>
        <a:prstGeom prst="flowChartManualOperati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marL="0" lvl="0" indent="0" algn="ctr" defTabSz="533400">
            <a:lnSpc>
              <a:spcPct val="90000"/>
            </a:lnSpc>
            <a:spcBef>
              <a:spcPct val="0"/>
            </a:spcBef>
            <a:spcAft>
              <a:spcPct val="35000"/>
            </a:spcAft>
            <a:buNone/>
          </a:pPr>
          <a:r>
            <a:rPr lang="fr-FR" sz="1200" b="1" kern="1200">
              <a:latin typeface="Candara" panose="020E0502030303020204" pitchFamily="34" charset="0"/>
            </a:rPr>
            <a:t>Réduction des pertes et erreurs liées à la facturation manuelle et aux processus non automatisés.</a:t>
          </a:r>
        </a:p>
      </dsp:txBody>
      <dsp:txXfrm rot="5400000">
        <a:off x="1745768" y="516254"/>
        <a:ext cx="1623389" cy="1548765"/>
      </dsp:txXfrm>
    </dsp:sp>
    <dsp:sp modelId="{8ADC2ECB-910B-4ECF-A94F-79D91B78A1DE}">
      <dsp:nvSpPr>
        <dsp:cNvPr id="0" name=""/>
        <dsp:cNvSpPr/>
      </dsp:nvSpPr>
      <dsp:spPr>
        <a:xfrm rot="16200000">
          <a:off x="3011968" y="478942"/>
          <a:ext cx="2581275" cy="1623389"/>
        </a:xfrm>
        <a:prstGeom prst="flowChartManualOperati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marL="0" lvl="0" indent="0" algn="ctr" defTabSz="533400">
            <a:lnSpc>
              <a:spcPct val="90000"/>
            </a:lnSpc>
            <a:spcBef>
              <a:spcPct val="0"/>
            </a:spcBef>
            <a:spcAft>
              <a:spcPct val="35000"/>
            </a:spcAft>
            <a:buNone/>
          </a:pPr>
          <a:r>
            <a:rPr lang="fr-FR" sz="1200" b="1" kern="1200">
              <a:latin typeface="Candara" panose="020E0502030303020204" pitchFamily="34" charset="0"/>
            </a:rPr>
            <a:t>Optimisation des couts opérationnels par la digitilisation et l'automatisation des taches répétitives</a:t>
          </a:r>
        </a:p>
      </dsp:txBody>
      <dsp:txXfrm rot="5400000">
        <a:off x="3490911" y="516254"/>
        <a:ext cx="1623389" cy="154876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1101F3-A2DF-435B-AC3B-47398B7148DA}">
      <dsp:nvSpPr>
        <dsp:cNvPr id="0" name=""/>
        <dsp:cNvSpPr/>
      </dsp:nvSpPr>
      <dsp:spPr>
        <a:xfrm>
          <a:off x="0" y="372599"/>
          <a:ext cx="5486400" cy="604800"/>
        </a:xfrm>
        <a:prstGeom prst="rect">
          <a:avLst/>
        </a:prstGeom>
        <a:solidFill>
          <a:schemeClr val="bg1">
            <a:alpha val="9000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B4A46B-5318-4EEF-ABF5-54E0D35D3070}">
      <dsp:nvSpPr>
        <dsp:cNvPr id="0" name=""/>
        <dsp:cNvSpPr/>
      </dsp:nvSpPr>
      <dsp:spPr>
        <a:xfrm>
          <a:off x="274320" y="45720"/>
          <a:ext cx="4735811" cy="68111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b="1" kern="1200">
              <a:latin typeface="Candara" panose="020E0502030303020204" pitchFamily="34" charset="0"/>
            </a:rPr>
            <a:t>Amélioration de la qualité de service aux usagers avec une gestion rapide et transparente des contrats et factures.</a:t>
          </a:r>
          <a:endParaRPr lang="fr-FR" sz="1200" kern="1200">
            <a:latin typeface="Candara" panose="020E0502030303020204" pitchFamily="34" charset="0"/>
          </a:endParaRPr>
        </a:p>
      </dsp:txBody>
      <dsp:txXfrm>
        <a:off x="307569" y="78969"/>
        <a:ext cx="4669313" cy="614620"/>
      </dsp:txXfrm>
    </dsp:sp>
    <dsp:sp modelId="{25FDF2C9-54E8-4250-BD7A-5CA3F579B207}">
      <dsp:nvSpPr>
        <dsp:cNvPr id="0" name=""/>
        <dsp:cNvSpPr/>
      </dsp:nvSpPr>
      <dsp:spPr>
        <a:xfrm>
          <a:off x="0" y="1461239"/>
          <a:ext cx="5486400" cy="604800"/>
        </a:xfrm>
        <a:prstGeom prst="rect">
          <a:avLst/>
        </a:prstGeom>
        <a:solidFill>
          <a:schemeClr val="bg1">
            <a:alpha val="9000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C6317DB-036B-4D2C-B784-8461741D2E59}">
      <dsp:nvSpPr>
        <dsp:cNvPr id="0" name=""/>
        <dsp:cNvSpPr/>
      </dsp:nvSpPr>
      <dsp:spPr>
        <a:xfrm>
          <a:off x="274320" y="1106999"/>
          <a:ext cx="4682505" cy="70848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latin typeface="Candara" panose="020E0502030303020204" pitchFamily="34" charset="0"/>
            </a:rPr>
            <a:t>Fluidification des processus métiers: suivi des dossiers clients, gestion des interventions et des stocks.</a:t>
          </a:r>
        </a:p>
      </dsp:txBody>
      <dsp:txXfrm>
        <a:off x="308905" y="1141584"/>
        <a:ext cx="4613335" cy="639310"/>
      </dsp:txXfrm>
    </dsp:sp>
    <dsp:sp modelId="{2BC5A5E9-0F16-4C96-9497-41B093E92C80}">
      <dsp:nvSpPr>
        <dsp:cNvPr id="0" name=""/>
        <dsp:cNvSpPr/>
      </dsp:nvSpPr>
      <dsp:spPr>
        <a:xfrm>
          <a:off x="0" y="2549879"/>
          <a:ext cx="5486400" cy="604800"/>
        </a:xfrm>
        <a:prstGeom prst="rect">
          <a:avLst/>
        </a:prstGeom>
        <a:solidFill>
          <a:schemeClr val="bg1">
            <a:alpha val="9000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5A46AFD-F855-4CA6-80B3-B7D5A5C99BD3}">
      <dsp:nvSpPr>
        <dsp:cNvPr id="0" name=""/>
        <dsp:cNvSpPr/>
      </dsp:nvSpPr>
      <dsp:spPr>
        <a:xfrm>
          <a:off x="274320" y="2195639"/>
          <a:ext cx="4682466" cy="708480"/>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latin typeface="Candara" panose="020E0502030303020204" pitchFamily="34" charset="0"/>
            </a:rPr>
            <a:t>Centralisation et accessibilité de l'information pour tous les services de la CAMWATER. </a:t>
          </a:r>
        </a:p>
      </dsp:txBody>
      <dsp:txXfrm>
        <a:off x="308905" y="2230224"/>
        <a:ext cx="4613296" cy="6393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3B5A3E-C40B-439D-8B2A-E843168E5D09}">
      <dsp:nvSpPr>
        <dsp:cNvPr id="0" name=""/>
        <dsp:cNvSpPr/>
      </dsp:nvSpPr>
      <dsp:spPr>
        <a:xfrm>
          <a:off x="274320" y="273073"/>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marL="0" lvl="0" indent="0" algn="l" defTabSz="533400">
            <a:lnSpc>
              <a:spcPct val="90000"/>
            </a:lnSpc>
            <a:spcBef>
              <a:spcPct val="0"/>
            </a:spcBef>
            <a:spcAft>
              <a:spcPct val="35000"/>
            </a:spcAft>
            <a:buNone/>
          </a:pPr>
          <a:r>
            <a:rPr lang="fr-FR" sz="1200" kern="1200">
              <a:latin typeface="Candara" panose="020E0502030303020204" pitchFamily="34" charset="0"/>
            </a:rPr>
            <a:t>Interopérabilité avec les systèmes existants (télérelève, géoréferencement, PAYWATER) garantissant une intégration fluide</a:t>
          </a:r>
        </a:p>
      </dsp:txBody>
      <dsp:txXfrm>
        <a:off x="274320" y="273073"/>
        <a:ext cx="4937760" cy="448887"/>
      </dsp:txXfrm>
    </dsp:sp>
    <dsp:sp modelId="{1ABD396F-0ABE-43BA-8978-0063FE6AAF6D}">
      <dsp:nvSpPr>
        <dsp:cNvPr id="0" name=""/>
        <dsp:cNvSpPr/>
      </dsp:nvSpPr>
      <dsp:spPr>
        <a:xfrm>
          <a:off x="274320"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26B1F8E4-EAAB-4A20-A607-A1F5BDA1A127}">
      <dsp:nvSpPr>
        <dsp:cNvPr id="0" name=""/>
        <dsp:cNvSpPr/>
      </dsp:nvSpPr>
      <dsp:spPr>
        <a:xfrm>
          <a:off x="971092"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38E2A08B-78E3-42BF-8AEA-5F8C22F147A6}">
      <dsp:nvSpPr>
        <dsp:cNvPr id="0" name=""/>
        <dsp:cNvSpPr/>
      </dsp:nvSpPr>
      <dsp:spPr>
        <a:xfrm>
          <a:off x="1667865"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A4A36467-1D8C-4BCC-A103-596333D4E947}">
      <dsp:nvSpPr>
        <dsp:cNvPr id="0" name=""/>
        <dsp:cNvSpPr/>
      </dsp:nvSpPr>
      <dsp:spPr>
        <a:xfrm>
          <a:off x="2364638"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FDDEE644-3730-4B51-AC6C-550156FE5ECC}">
      <dsp:nvSpPr>
        <dsp:cNvPr id="0" name=""/>
        <dsp:cNvSpPr/>
      </dsp:nvSpPr>
      <dsp:spPr>
        <a:xfrm>
          <a:off x="3061411"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E22116F9-B88E-4648-B74E-56629989BE41}">
      <dsp:nvSpPr>
        <dsp:cNvPr id="0" name=""/>
        <dsp:cNvSpPr/>
      </dsp:nvSpPr>
      <dsp:spPr>
        <a:xfrm>
          <a:off x="3758184"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FEAA1C4F-A47E-4E81-9998-B287CDE2B440}">
      <dsp:nvSpPr>
        <dsp:cNvPr id="0" name=""/>
        <dsp:cNvSpPr/>
      </dsp:nvSpPr>
      <dsp:spPr>
        <a:xfrm>
          <a:off x="4454956" y="721960"/>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ADEC9DE2-5675-49A3-842E-5853AC840DAF}">
      <dsp:nvSpPr>
        <dsp:cNvPr id="0" name=""/>
        <dsp:cNvSpPr/>
      </dsp:nvSpPr>
      <dsp:spPr>
        <a:xfrm>
          <a:off x="274320" y="877979"/>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marL="0" lvl="0" indent="0" algn="l" defTabSz="533400">
            <a:lnSpc>
              <a:spcPct val="90000"/>
            </a:lnSpc>
            <a:spcBef>
              <a:spcPct val="0"/>
            </a:spcBef>
            <a:spcAft>
              <a:spcPct val="35000"/>
            </a:spcAft>
            <a:buNone/>
          </a:pPr>
          <a:r>
            <a:rPr lang="fr-FR" sz="1200" kern="1200">
              <a:latin typeface="Candara" panose="020E0502030303020204" pitchFamily="34" charset="0"/>
            </a:rPr>
            <a:t>Sécurisation des données et tracabilité des opérations, conformément aux standard SI et aux exigences réglementaires.  </a:t>
          </a:r>
        </a:p>
      </dsp:txBody>
      <dsp:txXfrm>
        <a:off x="274320" y="877979"/>
        <a:ext cx="4937760" cy="448887"/>
      </dsp:txXfrm>
    </dsp:sp>
    <dsp:sp modelId="{030FE13D-60DC-4BC3-A580-976FC9086F6D}">
      <dsp:nvSpPr>
        <dsp:cNvPr id="0" name=""/>
        <dsp:cNvSpPr/>
      </dsp:nvSpPr>
      <dsp:spPr>
        <a:xfrm>
          <a:off x="274320"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3D143942-39D9-41F5-BF03-9E98D7F32B2D}">
      <dsp:nvSpPr>
        <dsp:cNvPr id="0" name=""/>
        <dsp:cNvSpPr/>
      </dsp:nvSpPr>
      <dsp:spPr>
        <a:xfrm>
          <a:off x="971092"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E93C842E-B46F-4718-BD45-E2D2211EF4C1}">
      <dsp:nvSpPr>
        <dsp:cNvPr id="0" name=""/>
        <dsp:cNvSpPr/>
      </dsp:nvSpPr>
      <dsp:spPr>
        <a:xfrm>
          <a:off x="1667865"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876B56F-1569-48C3-B70B-25FEFA43D8D8}">
      <dsp:nvSpPr>
        <dsp:cNvPr id="0" name=""/>
        <dsp:cNvSpPr/>
      </dsp:nvSpPr>
      <dsp:spPr>
        <a:xfrm>
          <a:off x="2364638"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4C1FD8A1-1885-4AFE-B656-38AAADA58BDE}">
      <dsp:nvSpPr>
        <dsp:cNvPr id="0" name=""/>
        <dsp:cNvSpPr/>
      </dsp:nvSpPr>
      <dsp:spPr>
        <a:xfrm>
          <a:off x="3061411"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2314B2A0-5A7B-4036-A77E-7CB25064FACE}">
      <dsp:nvSpPr>
        <dsp:cNvPr id="0" name=""/>
        <dsp:cNvSpPr/>
      </dsp:nvSpPr>
      <dsp:spPr>
        <a:xfrm>
          <a:off x="3758184"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04A47A53-478D-4504-9D23-4F5663D09368}">
      <dsp:nvSpPr>
        <dsp:cNvPr id="0" name=""/>
        <dsp:cNvSpPr/>
      </dsp:nvSpPr>
      <dsp:spPr>
        <a:xfrm>
          <a:off x="4454956" y="1326867"/>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8E9E6CFC-7ED1-49E5-8AFA-1F7813AB5972}">
      <dsp:nvSpPr>
        <dsp:cNvPr id="0" name=""/>
        <dsp:cNvSpPr/>
      </dsp:nvSpPr>
      <dsp:spPr>
        <a:xfrm>
          <a:off x="274320" y="1482886"/>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marL="0" lvl="0" indent="0" algn="l" defTabSz="533400">
            <a:lnSpc>
              <a:spcPct val="90000"/>
            </a:lnSpc>
            <a:spcBef>
              <a:spcPct val="0"/>
            </a:spcBef>
            <a:spcAft>
              <a:spcPct val="35000"/>
            </a:spcAft>
            <a:buNone/>
          </a:pPr>
          <a:r>
            <a:rPr lang="fr-FR" sz="1200" kern="1200">
              <a:latin typeface="Candara" panose="020E0502030303020204" pitchFamily="34" charset="0"/>
            </a:rPr>
            <a:t>Pérennisation et évolutivité de la solution permettant l'ajout futur de services digitaux et de nouvelles fonctionnalités</a:t>
          </a:r>
        </a:p>
      </dsp:txBody>
      <dsp:txXfrm>
        <a:off x="274320" y="1482886"/>
        <a:ext cx="4937760" cy="448887"/>
      </dsp:txXfrm>
    </dsp:sp>
    <dsp:sp modelId="{FE4F6049-4AAF-4FCE-AC7D-2EC95CF30635}">
      <dsp:nvSpPr>
        <dsp:cNvPr id="0" name=""/>
        <dsp:cNvSpPr/>
      </dsp:nvSpPr>
      <dsp:spPr>
        <a:xfrm>
          <a:off x="274320"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4BB61E10-E05F-4736-9EE1-7B0B97B521D6}">
      <dsp:nvSpPr>
        <dsp:cNvPr id="0" name=""/>
        <dsp:cNvSpPr/>
      </dsp:nvSpPr>
      <dsp:spPr>
        <a:xfrm>
          <a:off x="971092"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7E985600-0112-4E28-919F-EA448F1B2084}">
      <dsp:nvSpPr>
        <dsp:cNvPr id="0" name=""/>
        <dsp:cNvSpPr/>
      </dsp:nvSpPr>
      <dsp:spPr>
        <a:xfrm>
          <a:off x="1667865"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044CF2E-0432-4911-BFCA-9FA792A8442B}">
      <dsp:nvSpPr>
        <dsp:cNvPr id="0" name=""/>
        <dsp:cNvSpPr/>
      </dsp:nvSpPr>
      <dsp:spPr>
        <a:xfrm>
          <a:off x="2364638"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D09DC138-2741-4CAE-9D49-F37F593F4C6B}">
      <dsp:nvSpPr>
        <dsp:cNvPr id="0" name=""/>
        <dsp:cNvSpPr/>
      </dsp:nvSpPr>
      <dsp:spPr>
        <a:xfrm>
          <a:off x="3061411"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4E5894D1-0AE8-447A-894E-88D6F495EC89}">
      <dsp:nvSpPr>
        <dsp:cNvPr id="0" name=""/>
        <dsp:cNvSpPr/>
      </dsp:nvSpPr>
      <dsp:spPr>
        <a:xfrm>
          <a:off x="3758184"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F2BF7DB4-7494-4E4C-A2B6-992B38BD3744}">
      <dsp:nvSpPr>
        <dsp:cNvPr id="0" name=""/>
        <dsp:cNvSpPr/>
      </dsp:nvSpPr>
      <dsp:spPr>
        <a:xfrm>
          <a:off x="4454956" y="1931773"/>
          <a:ext cx="658368" cy="109728"/>
        </a:xfrm>
        <a:prstGeom prst="parallelogram">
          <a:avLst>
            <a:gd name="adj" fmla="val 140840"/>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1101F3-A2DF-435B-AC3B-47398B7148DA}">
      <dsp:nvSpPr>
        <dsp:cNvPr id="0" name=""/>
        <dsp:cNvSpPr/>
      </dsp:nvSpPr>
      <dsp:spPr>
        <a:xfrm>
          <a:off x="0" y="37259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DB4A46B-5318-4EEF-ABF5-54E0D35D3070}">
      <dsp:nvSpPr>
        <dsp:cNvPr id="0" name=""/>
        <dsp:cNvSpPr/>
      </dsp:nvSpPr>
      <dsp:spPr>
        <a:xfrm>
          <a:off x="274320" y="45720"/>
          <a:ext cx="4735811" cy="681118"/>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mn-cs"/>
            </a:rPr>
            <a:t>Renforcement du pilotage et de la gouvernance du projet, avec visibilité sur l’ensemble des étapes et indicateurs de performance </a:t>
          </a:r>
          <a:endParaRPr lang="fr-FR" sz="1200" kern="1200">
            <a:solidFill>
              <a:sysClr val="window" lastClr="FFFFFF"/>
            </a:solidFill>
            <a:latin typeface="Candara" panose="020E0502030303020204" pitchFamily="34" charset="0"/>
            <a:ea typeface="+mn-ea"/>
            <a:cs typeface="+mn-cs"/>
          </a:endParaRPr>
        </a:p>
      </dsp:txBody>
      <dsp:txXfrm>
        <a:off x="307569" y="78969"/>
        <a:ext cx="4669313" cy="614620"/>
      </dsp:txXfrm>
    </dsp:sp>
    <dsp:sp modelId="{25FDF2C9-54E8-4250-BD7A-5CA3F579B207}">
      <dsp:nvSpPr>
        <dsp:cNvPr id="0" name=""/>
        <dsp:cNvSpPr/>
      </dsp:nvSpPr>
      <dsp:spPr>
        <a:xfrm>
          <a:off x="0" y="146123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2C6317DB-036B-4D2C-B784-8461741D2E59}">
      <dsp:nvSpPr>
        <dsp:cNvPr id="0" name=""/>
        <dsp:cNvSpPr/>
      </dsp:nvSpPr>
      <dsp:spPr>
        <a:xfrm>
          <a:off x="274320" y="1106999"/>
          <a:ext cx="4682505" cy="708480"/>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solidFill>
                <a:sysClr val="window" lastClr="FFFFFF"/>
              </a:solidFill>
              <a:latin typeface="Candara" panose="020E0502030303020204" pitchFamily="34" charset="0"/>
              <a:ea typeface="+mn-ea"/>
              <a:cs typeface="+mn-cs"/>
            </a:rPr>
            <a:t>Transfert de compétences aux équipes internes, assurant l’autonomie et la continuité après la mise en service </a:t>
          </a:r>
        </a:p>
      </dsp:txBody>
      <dsp:txXfrm>
        <a:off x="308905" y="1141584"/>
        <a:ext cx="4613335" cy="639310"/>
      </dsp:txXfrm>
    </dsp:sp>
    <dsp:sp modelId="{2BC5A5E9-0F16-4C96-9497-41B093E92C80}">
      <dsp:nvSpPr>
        <dsp:cNvPr id="0" name=""/>
        <dsp:cNvSpPr/>
      </dsp:nvSpPr>
      <dsp:spPr>
        <a:xfrm>
          <a:off x="0" y="2549879"/>
          <a:ext cx="5486400" cy="604800"/>
        </a:xfrm>
        <a:prstGeom prst="rect">
          <a:avLst/>
        </a:prstGeom>
        <a:solidFill>
          <a:sysClr val="window" lastClr="FFFFFF">
            <a:alpha val="90000"/>
          </a:sysClr>
        </a:solidFill>
        <a:ln w="12700" cap="flat" cmpd="sng" algn="ctr">
          <a:solidFill>
            <a:srgbClr val="44546A">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45A46AFD-F855-4CA6-80B3-B7D5A5C99BD3}">
      <dsp:nvSpPr>
        <dsp:cNvPr id="0" name=""/>
        <dsp:cNvSpPr/>
      </dsp:nvSpPr>
      <dsp:spPr>
        <a:xfrm>
          <a:off x="274320" y="2195639"/>
          <a:ext cx="4682466" cy="708480"/>
        </a:xfrm>
        <a:prstGeom prst="roundRect">
          <a:avLst/>
        </a:prstGeom>
        <a:solidFill>
          <a:srgbClr val="44546A">
            <a:hueOff val="0"/>
            <a:satOff val="0"/>
            <a:lumOff val="0"/>
            <a:alphaOff val="0"/>
          </a:srgbClr>
        </a:solidFill>
        <a:ln w="12700" cap="flat" cmpd="sng" algn="ctr">
          <a:solidFill>
            <a:srgbClr val="E7E6E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fr-FR" sz="1200" kern="1200">
              <a:solidFill>
                <a:sysClr val="window" lastClr="FFFFFF"/>
              </a:solidFill>
              <a:latin typeface="Candara" panose="020E0502030303020204" pitchFamily="34" charset="0"/>
              <a:ea typeface="+mn-ea"/>
              <a:cs typeface="+mn-cs"/>
            </a:rPr>
            <a:t>Amélioration de la collaboration interne et externe, grâce à des outils de communication et de suivi partagés</a:t>
          </a:r>
        </a:p>
      </dsp:txBody>
      <dsp:txXfrm>
        <a:off x="308905" y="2230224"/>
        <a:ext cx="4613296" cy="63931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AE322D-A339-44A3-8FE6-BDF869C0670D}">
      <dsp:nvSpPr>
        <dsp:cNvPr id="0" name=""/>
        <dsp:cNvSpPr/>
      </dsp:nvSpPr>
      <dsp:spPr>
        <a:xfrm>
          <a:off x="659234" y="0"/>
          <a:ext cx="1827014" cy="9135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Respect des délais et du planning</a:t>
          </a:r>
        </a:p>
      </dsp:txBody>
      <dsp:txXfrm>
        <a:off x="685990" y="26756"/>
        <a:ext cx="1773502" cy="859995"/>
      </dsp:txXfrm>
    </dsp:sp>
    <dsp:sp modelId="{5A419818-4F07-45D8-AD0A-F044AA0F0AAD}">
      <dsp:nvSpPr>
        <dsp:cNvPr id="0" name=""/>
        <dsp:cNvSpPr/>
      </dsp:nvSpPr>
      <dsp:spPr>
        <a:xfrm>
          <a:off x="841936" y="913507"/>
          <a:ext cx="211275" cy="686692"/>
        </a:xfrm>
        <a:custGeom>
          <a:avLst/>
          <a:gdLst/>
          <a:ahLst/>
          <a:cxnLst/>
          <a:rect l="0" t="0" r="0" b="0"/>
          <a:pathLst>
            <a:path>
              <a:moveTo>
                <a:pt x="0" y="0"/>
              </a:moveTo>
              <a:lnTo>
                <a:pt x="0" y="686692"/>
              </a:lnTo>
              <a:lnTo>
                <a:pt x="211275" y="6866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BB5933-2878-4742-8422-72831B18245C}">
      <dsp:nvSpPr>
        <dsp:cNvPr id="0" name=""/>
        <dsp:cNvSpPr/>
      </dsp:nvSpPr>
      <dsp:spPr>
        <a:xfrm>
          <a:off x="1053211" y="1143446"/>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Qualité fonctionnelle et technique</a:t>
          </a:r>
        </a:p>
      </dsp:txBody>
      <dsp:txXfrm>
        <a:off x="1079967" y="1170202"/>
        <a:ext cx="1408099" cy="859995"/>
      </dsp:txXfrm>
    </dsp:sp>
    <dsp:sp modelId="{66023927-DBBA-423A-A399-C192863890BF}">
      <dsp:nvSpPr>
        <dsp:cNvPr id="0" name=""/>
        <dsp:cNvSpPr/>
      </dsp:nvSpPr>
      <dsp:spPr>
        <a:xfrm>
          <a:off x="841936" y="913507"/>
          <a:ext cx="211275" cy="1828576"/>
        </a:xfrm>
        <a:custGeom>
          <a:avLst/>
          <a:gdLst/>
          <a:ahLst/>
          <a:cxnLst/>
          <a:rect l="0" t="0" r="0" b="0"/>
          <a:pathLst>
            <a:path>
              <a:moveTo>
                <a:pt x="0" y="0"/>
              </a:moveTo>
              <a:lnTo>
                <a:pt x="0" y="1828576"/>
              </a:lnTo>
              <a:lnTo>
                <a:pt x="211275" y="182857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21F329-9D5D-4A2A-9C3E-FFD2A62A02AF}">
      <dsp:nvSpPr>
        <dsp:cNvPr id="0" name=""/>
        <dsp:cNvSpPr/>
      </dsp:nvSpPr>
      <dsp:spPr>
        <a:xfrm>
          <a:off x="1053211" y="2285330"/>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Intégration et interopérabilité</a:t>
          </a:r>
        </a:p>
      </dsp:txBody>
      <dsp:txXfrm>
        <a:off x="1079967" y="2312086"/>
        <a:ext cx="1408099" cy="859995"/>
      </dsp:txXfrm>
    </dsp:sp>
    <dsp:sp modelId="{3E4872D7-EC15-4E50-B143-A5D7FEF13EEB}">
      <dsp:nvSpPr>
        <dsp:cNvPr id="0" name=""/>
        <dsp:cNvSpPr/>
      </dsp:nvSpPr>
      <dsp:spPr>
        <a:xfrm>
          <a:off x="2971576" y="1562"/>
          <a:ext cx="1827014" cy="9135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Repect du budget et des ressources</a:t>
          </a:r>
        </a:p>
      </dsp:txBody>
      <dsp:txXfrm>
        <a:off x="2998332" y="28318"/>
        <a:ext cx="1773502" cy="859995"/>
      </dsp:txXfrm>
    </dsp:sp>
    <dsp:sp modelId="{54170ED2-8F6D-4BCC-A25B-9E7BBA0182BA}">
      <dsp:nvSpPr>
        <dsp:cNvPr id="0" name=""/>
        <dsp:cNvSpPr/>
      </dsp:nvSpPr>
      <dsp:spPr>
        <a:xfrm>
          <a:off x="3154278" y="915069"/>
          <a:ext cx="182701" cy="685130"/>
        </a:xfrm>
        <a:custGeom>
          <a:avLst/>
          <a:gdLst/>
          <a:ahLst/>
          <a:cxnLst/>
          <a:rect l="0" t="0" r="0" b="0"/>
          <a:pathLst>
            <a:path>
              <a:moveTo>
                <a:pt x="0" y="0"/>
              </a:moveTo>
              <a:lnTo>
                <a:pt x="0" y="685130"/>
              </a:lnTo>
              <a:lnTo>
                <a:pt x="182701" y="6851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92C539-9876-4AFE-A75E-13C33BD6667D}">
      <dsp:nvSpPr>
        <dsp:cNvPr id="0" name=""/>
        <dsp:cNvSpPr/>
      </dsp:nvSpPr>
      <dsp:spPr>
        <a:xfrm>
          <a:off x="3336979" y="1143446"/>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Satisfaction des utilisateurs</a:t>
          </a:r>
        </a:p>
      </dsp:txBody>
      <dsp:txXfrm>
        <a:off x="3363735" y="1170202"/>
        <a:ext cx="1408099" cy="859995"/>
      </dsp:txXfrm>
    </dsp:sp>
    <dsp:sp modelId="{B1C66693-76A3-49AE-91BE-A2796D8DBF7D}">
      <dsp:nvSpPr>
        <dsp:cNvPr id="0" name=""/>
        <dsp:cNvSpPr/>
      </dsp:nvSpPr>
      <dsp:spPr>
        <a:xfrm>
          <a:off x="3154278" y="915069"/>
          <a:ext cx="182701" cy="1827014"/>
        </a:xfrm>
        <a:custGeom>
          <a:avLst/>
          <a:gdLst/>
          <a:ahLst/>
          <a:cxnLst/>
          <a:rect l="0" t="0" r="0" b="0"/>
          <a:pathLst>
            <a:path>
              <a:moveTo>
                <a:pt x="0" y="0"/>
              </a:moveTo>
              <a:lnTo>
                <a:pt x="0" y="1827014"/>
              </a:lnTo>
              <a:lnTo>
                <a:pt x="182701" y="18270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6D5EE0-D3B3-4519-B8C5-3DBCD68E3471}">
      <dsp:nvSpPr>
        <dsp:cNvPr id="0" name=""/>
        <dsp:cNvSpPr/>
      </dsp:nvSpPr>
      <dsp:spPr>
        <a:xfrm>
          <a:off x="3336979" y="2285330"/>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Gestion efficace des risques</a:t>
          </a:r>
        </a:p>
      </dsp:txBody>
      <dsp:txXfrm>
        <a:off x="3363735" y="2312086"/>
        <a:ext cx="1408099" cy="85999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900C65-5FFC-4FE9-A375-DEFE985F718F}">
      <dsp:nvSpPr>
        <dsp:cNvPr id="0" name=""/>
        <dsp:cNvSpPr/>
      </dsp:nvSpPr>
      <dsp:spPr>
        <a:xfrm rot="16200000">
          <a:off x="-1017250" y="1018775"/>
          <a:ext cx="3533775" cy="1496224"/>
        </a:xfrm>
        <a:prstGeom prst="flowChartManualOperation">
          <a:avLst/>
        </a:prstGeom>
        <a:solidFill>
          <a:schemeClr val="accent5">
            <a:lumMod val="75000"/>
          </a:schemeClr>
        </a:solidFill>
        <a:ln>
          <a:solidFill>
            <a:schemeClr val="bg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0" tIns="0" rIns="114300" bIns="0" numCol="1" spcCol="1270" anchor="ctr" anchorCtr="0">
          <a:noAutofit/>
        </a:bodyPr>
        <a:lstStyle/>
        <a:p>
          <a:pPr marL="0" lvl="0" indent="0" algn="ctr" defTabSz="800100">
            <a:lnSpc>
              <a:spcPct val="90000"/>
            </a:lnSpc>
            <a:spcBef>
              <a:spcPct val="0"/>
            </a:spcBef>
            <a:spcAft>
              <a:spcPct val="35000"/>
            </a:spcAft>
            <a:buNone/>
          </a:pPr>
          <a:r>
            <a:rPr lang="fr-FR" sz="1800" b="1" kern="1200">
              <a:latin typeface="Candara" panose="020E0502030303020204" pitchFamily="34" charset="0"/>
            </a:rPr>
            <a:t>Veiller sur les délais de validation des rapports</a:t>
          </a:r>
        </a:p>
      </dsp:txBody>
      <dsp:txXfrm rot="5400000">
        <a:off x="1525" y="706755"/>
        <a:ext cx="1496224" cy="2120265"/>
      </dsp:txXfrm>
    </dsp:sp>
    <dsp:sp modelId="{AEF76230-F381-4973-A7BE-0D735455558B}">
      <dsp:nvSpPr>
        <dsp:cNvPr id="0" name=""/>
        <dsp:cNvSpPr/>
      </dsp:nvSpPr>
      <dsp:spPr>
        <a:xfrm rot="16200000">
          <a:off x="591191" y="1018775"/>
          <a:ext cx="3533775" cy="1496224"/>
        </a:xfrm>
        <a:prstGeom prst="flowChartManualOperation">
          <a:avLst/>
        </a:prstGeom>
        <a:solidFill>
          <a:schemeClr val="accent5">
            <a:lumMod val="75000"/>
          </a:schemeClr>
        </a:solidFill>
        <a:ln>
          <a:solidFill>
            <a:schemeClr val="bg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0" tIns="0" rIns="114300" bIns="0" numCol="1" spcCol="1270" anchor="ctr" anchorCtr="0">
          <a:noAutofit/>
        </a:bodyPr>
        <a:lstStyle/>
        <a:p>
          <a:pPr marL="0" lvl="0" indent="0" algn="ctr" defTabSz="800100">
            <a:lnSpc>
              <a:spcPct val="90000"/>
            </a:lnSpc>
            <a:spcBef>
              <a:spcPct val="0"/>
            </a:spcBef>
            <a:spcAft>
              <a:spcPct val="35000"/>
            </a:spcAft>
            <a:buNone/>
          </a:pPr>
          <a:r>
            <a:rPr lang="fr-FR" sz="1800" b="1" kern="1200">
              <a:latin typeface="Candara" panose="020E0502030303020204" pitchFamily="34" charset="0"/>
            </a:rPr>
            <a:t>Veiller sur le respect des dates de livraison planifiées</a:t>
          </a:r>
        </a:p>
      </dsp:txBody>
      <dsp:txXfrm rot="5400000">
        <a:off x="1609966" y="706755"/>
        <a:ext cx="1496224" cy="2120265"/>
      </dsp:txXfrm>
    </dsp:sp>
    <dsp:sp modelId="{336CD9D5-F8AF-4431-8E0C-D860F4D18343}">
      <dsp:nvSpPr>
        <dsp:cNvPr id="0" name=""/>
        <dsp:cNvSpPr/>
      </dsp:nvSpPr>
      <dsp:spPr>
        <a:xfrm rot="16200000">
          <a:off x="2199633" y="1018775"/>
          <a:ext cx="3533775" cy="1496224"/>
        </a:xfrm>
        <a:prstGeom prst="flowChartManualOperation">
          <a:avLst/>
        </a:prstGeom>
        <a:solidFill>
          <a:schemeClr val="accent5">
            <a:lumMod val="75000"/>
          </a:schemeClr>
        </a:solidFill>
        <a:ln>
          <a:solidFill>
            <a:schemeClr val="bg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0" tIns="0" rIns="114300" bIns="0" numCol="1" spcCol="1270" anchor="ctr" anchorCtr="0">
          <a:noAutofit/>
        </a:bodyPr>
        <a:lstStyle/>
        <a:p>
          <a:pPr marL="0" lvl="0" indent="0" algn="ctr" defTabSz="800100">
            <a:lnSpc>
              <a:spcPct val="90000"/>
            </a:lnSpc>
            <a:spcBef>
              <a:spcPct val="0"/>
            </a:spcBef>
            <a:spcAft>
              <a:spcPct val="35000"/>
            </a:spcAft>
            <a:buNone/>
          </a:pPr>
          <a:r>
            <a:rPr lang="fr-FR" sz="1800" b="1" kern="1200">
              <a:latin typeface="Candara" panose="020E0502030303020204" pitchFamily="34" charset="0"/>
            </a:rPr>
            <a:t>Identifier et gérer les risques</a:t>
          </a:r>
        </a:p>
      </dsp:txBody>
      <dsp:txXfrm rot="5400000">
        <a:off x="3218408" y="706755"/>
        <a:ext cx="1496224" cy="2120265"/>
      </dsp:txXfrm>
    </dsp:sp>
    <dsp:sp modelId="{3E21250A-4069-4D68-B0B8-F7F050A084D3}">
      <dsp:nvSpPr>
        <dsp:cNvPr id="0" name=""/>
        <dsp:cNvSpPr/>
      </dsp:nvSpPr>
      <dsp:spPr>
        <a:xfrm rot="16200000">
          <a:off x="3808075" y="1018775"/>
          <a:ext cx="3533775" cy="1496224"/>
        </a:xfrm>
        <a:prstGeom prst="flowChartManualOperation">
          <a:avLst/>
        </a:prstGeom>
        <a:solidFill>
          <a:schemeClr val="accent5">
            <a:lumMod val="75000"/>
          </a:schemeClr>
        </a:solidFill>
        <a:ln>
          <a:solidFill>
            <a:schemeClr val="bg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0" tIns="0" rIns="114300" bIns="0" numCol="1" spcCol="1270" anchor="ctr" anchorCtr="0">
          <a:noAutofit/>
        </a:bodyPr>
        <a:lstStyle/>
        <a:p>
          <a:pPr marL="0" lvl="0" indent="0" algn="ctr" defTabSz="800100">
            <a:lnSpc>
              <a:spcPct val="90000"/>
            </a:lnSpc>
            <a:spcBef>
              <a:spcPct val="0"/>
            </a:spcBef>
            <a:spcAft>
              <a:spcPct val="35000"/>
            </a:spcAft>
            <a:buNone/>
          </a:pPr>
          <a:r>
            <a:rPr lang="fr-FR" sz="1800" b="1" kern="1200">
              <a:latin typeface="Candara" panose="020E0502030303020204" pitchFamily="34" charset="0"/>
            </a:rPr>
            <a:t>Veiller à l'implication des utilisateurs dès le lancement</a:t>
          </a:r>
        </a:p>
      </dsp:txBody>
      <dsp:txXfrm rot="5400000">
        <a:off x="4826850" y="706755"/>
        <a:ext cx="1496224" cy="212026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E8FBA4-A44B-4F41-8ECF-A2383E09882F}">
      <dsp:nvSpPr>
        <dsp:cNvPr id="0" name=""/>
        <dsp:cNvSpPr/>
      </dsp:nvSpPr>
      <dsp:spPr>
        <a:xfrm>
          <a:off x="-4822803" y="-739358"/>
          <a:ext cx="5745916" cy="5745916"/>
        </a:xfrm>
        <a:prstGeom prst="blockArc">
          <a:avLst>
            <a:gd name="adj1" fmla="val 18900000"/>
            <a:gd name="adj2" fmla="val 2700000"/>
            <a:gd name="adj3" fmla="val 376"/>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4910D3-77F3-4C3F-8E33-91B51AEC0085}">
      <dsp:nvSpPr>
        <dsp:cNvPr id="0" name=""/>
        <dsp:cNvSpPr/>
      </dsp:nvSpPr>
      <dsp:spPr>
        <a:xfrm>
          <a:off x="299344" y="193986"/>
          <a:ext cx="5130088"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0480" rIns="30480" bIns="30480" numCol="1" spcCol="1270" anchor="ctr" anchorCtr="0">
          <a:noAutofit/>
        </a:bodyPr>
        <a:lstStyle/>
        <a:p>
          <a:pPr marL="0" lvl="0" indent="0" algn="l" defTabSz="533400">
            <a:lnSpc>
              <a:spcPct val="90000"/>
            </a:lnSpc>
            <a:spcBef>
              <a:spcPct val="0"/>
            </a:spcBef>
            <a:spcAft>
              <a:spcPct val="35000"/>
            </a:spcAft>
            <a:buNone/>
          </a:pPr>
          <a:r>
            <a:rPr lang="fr-FR" sz="1200" b="1" kern="1200">
              <a:latin typeface="Candara" panose="020E0502030303020204" pitchFamily="34" charset="0"/>
            </a:rPr>
            <a:t>Lancement et cadrage</a:t>
          </a:r>
        </a:p>
      </dsp:txBody>
      <dsp:txXfrm>
        <a:off x="299344" y="193986"/>
        <a:ext cx="5130088" cy="387803"/>
      </dsp:txXfrm>
    </dsp:sp>
    <dsp:sp modelId="{8E1DC99A-8C1A-44CC-9491-E90F3B605897}">
      <dsp:nvSpPr>
        <dsp:cNvPr id="0" name=""/>
        <dsp:cNvSpPr/>
      </dsp:nvSpPr>
      <dsp:spPr>
        <a:xfrm>
          <a:off x="56967" y="145511"/>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FA2B52F-4276-4DEC-9100-13199D99FD54}">
      <dsp:nvSpPr>
        <dsp:cNvPr id="0" name=""/>
        <dsp:cNvSpPr/>
      </dsp:nvSpPr>
      <dsp:spPr>
        <a:xfrm>
          <a:off x="650534" y="776032"/>
          <a:ext cx="4778898"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3020" rIns="33020" bIns="33020" numCol="1" spcCol="1270" anchor="ctr" anchorCtr="0">
          <a:noAutofit/>
        </a:bodyPr>
        <a:lstStyle/>
        <a:p>
          <a:pPr marL="0" lvl="0" indent="0" algn="l" defTabSz="577850">
            <a:lnSpc>
              <a:spcPct val="90000"/>
            </a:lnSpc>
            <a:spcBef>
              <a:spcPct val="0"/>
            </a:spcBef>
            <a:spcAft>
              <a:spcPct val="35000"/>
            </a:spcAft>
            <a:buNone/>
          </a:pPr>
          <a:r>
            <a:rPr lang="fr-FR" sz="1300" b="1" kern="1200">
              <a:latin typeface="Candara" panose="020E0502030303020204" pitchFamily="34" charset="0"/>
            </a:rPr>
            <a:t>Diagnostique de l'existant</a:t>
          </a:r>
          <a:endParaRPr lang="fr-FR" sz="1300" b="1" kern="1200"/>
        </a:p>
      </dsp:txBody>
      <dsp:txXfrm>
        <a:off x="650534" y="776032"/>
        <a:ext cx="4778898" cy="387803"/>
      </dsp:txXfrm>
    </dsp:sp>
    <dsp:sp modelId="{01B808FF-5600-4BF8-98B2-8EB2EEF81083}">
      <dsp:nvSpPr>
        <dsp:cNvPr id="0" name=""/>
        <dsp:cNvSpPr/>
      </dsp:nvSpPr>
      <dsp:spPr>
        <a:xfrm>
          <a:off x="408157" y="727557"/>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C96FA9D-87F6-4017-93DF-81648F2F4C9A}">
      <dsp:nvSpPr>
        <dsp:cNvPr id="0" name=""/>
        <dsp:cNvSpPr/>
      </dsp:nvSpPr>
      <dsp:spPr>
        <a:xfrm>
          <a:off x="842985" y="1357652"/>
          <a:ext cx="4586447"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0480" rIns="30480" bIns="30480" numCol="1" spcCol="1270" anchor="ctr" anchorCtr="0">
          <a:noAutofit/>
        </a:bodyPr>
        <a:lstStyle/>
        <a:p>
          <a:pPr marL="0" lvl="0" indent="0" algn="l" defTabSz="533400">
            <a:lnSpc>
              <a:spcPct val="90000"/>
            </a:lnSpc>
            <a:spcBef>
              <a:spcPct val="0"/>
            </a:spcBef>
            <a:spcAft>
              <a:spcPct val="35000"/>
            </a:spcAft>
            <a:buNone/>
          </a:pPr>
          <a:r>
            <a:rPr lang="fr-FR" sz="1200" b="1" kern="1200">
              <a:latin typeface="Candara" panose="020E0502030303020204" pitchFamily="34" charset="0"/>
            </a:rPr>
            <a:t>Analyse et conception</a:t>
          </a:r>
        </a:p>
      </dsp:txBody>
      <dsp:txXfrm>
        <a:off x="842985" y="1357652"/>
        <a:ext cx="4586447" cy="387803"/>
      </dsp:txXfrm>
    </dsp:sp>
    <dsp:sp modelId="{A2B73360-6D4C-4506-9E98-BE5861252880}">
      <dsp:nvSpPr>
        <dsp:cNvPr id="0" name=""/>
        <dsp:cNvSpPr/>
      </dsp:nvSpPr>
      <dsp:spPr>
        <a:xfrm>
          <a:off x="600608" y="1309176"/>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AE0366C-7130-482D-BDF4-1CF70B104A90}">
      <dsp:nvSpPr>
        <dsp:cNvPr id="0" name=""/>
        <dsp:cNvSpPr/>
      </dsp:nvSpPr>
      <dsp:spPr>
        <a:xfrm>
          <a:off x="904433" y="1939698"/>
          <a:ext cx="4524999"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3020" rIns="33020" bIns="33020" numCol="1" spcCol="1270" anchor="ctr" anchorCtr="0">
          <a:noAutofit/>
        </a:bodyPr>
        <a:lstStyle/>
        <a:p>
          <a:pPr marL="0" lvl="0" indent="0" algn="l" defTabSz="577850">
            <a:lnSpc>
              <a:spcPct val="90000"/>
            </a:lnSpc>
            <a:spcBef>
              <a:spcPct val="0"/>
            </a:spcBef>
            <a:spcAft>
              <a:spcPct val="35000"/>
            </a:spcAft>
            <a:buNone/>
          </a:pPr>
          <a:r>
            <a:rPr lang="fr-FR" sz="1300" b="1" kern="1200">
              <a:latin typeface="Candara" panose="020E0502030303020204" pitchFamily="34" charset="0"/>
            </a:rPr>
            <a:t>Développement, paramétrage et intégration de la solution</a:t>
          </a:r>
          <a:endParaRPr lang="fr-FR" sz="1300" b="1" kern="1200"/>
        </a:p>
      </dsp:txBody>
      <dsp:txXfrm>
        <a:off x="904433" y="1939698"/>
        <a:ext cx="4524999" cy="387803"/>
      </dsp:txXfrm>
    </dsp:sp>
    <dsp:sp modelId="{25895D21-A62F-48EF-915D-AAF8FF6C39D3}">
      <dsp:nvSpPr>
        <dsp:cNvPr id="0" name=""/>
        <dsp:cNvSpPr/>
      </dsp:nvSpPr>
      <dsp:spPr>
        <a:xfrm>
          <a:off x="662056" y="1891223"/>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3532DC2-03CD-4531-9818-BACA129E07B5}">
      <dsp:nvSpPr>
        <dsp:cNvPr id="0" name=""/>
        <dsp:cNvSpPr/>
      </dsp:nvSpPr>
      <dsp:spPr>
        <a:xfrm>
          <a:off x="842985" y="2521744"/>
          <a:ext cx="4586447"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0480" rIns="30480" bIns="30480" numCol="1" spcCol="1270" anchor="ctr" anchorCtr="0">
          <a:noAutofit/>
        </a:bodyPr>
        <a:lstStyle/>
        <a:p>
          <a:pPr marL="0" lvl="0" indent="0" algn="l" defTabSz="533400">
            <a:lnSpc>
              <a:spcPct val="90000"/>
            </a:lnSpc>
            <a:spcBef>
              <a:spcPct val="0"/>
            </a:spcBef>
            <a:spcAft>
              <a:spcPct val="35000"/>
            </a:spcAft>
            <a:buNone/>
          </a:pPr>
          <a:r>
            <a:rPr lang="fr-FR" sz="1200" b="1" kern="1200">
              <a:latin typeface="Candara" panose="020E0502030303020204" pitchFamily="34" charset="0"/>
            </a:rPr>
            <a:t>Test, formation et déploiement</a:t>
          </a:r>
        </a:p>
      </dsp:txBody>
      <dsp:txXfrm>
        <a:off x="842985" y="2521744"/>
        <a:ext cx="4586447" cy="387803"/>
      </dsp:txXfrm>
    </dsp:sp>
    <dsp:sp modelId="{6DA5A069-3268-4919-8C62-C4CCD95652F4}">
      <dsp:nvSpPr>
        <dsp:cNvPr id="0" name=""/>
        <dsp:cNvSpPr/>
      </dsp:nvSpPr>
      <dsp:spPr>
        <a:xfrm>
          <a:off x="600608" y="2473269"/>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6AC89F-347D-407D-8EB1-E082B814F29B}">
      <dsp:nvSpPr>
        <dsp:cNvPr id="0" name=""/>
        <dsp:cNvSpPr/>
      </dsp:nvSpPr>
      <dsp:spPr>
        <a:xfrm>
          <a:off x="650534" y="3103363"/>
          <a:ext cx="4778898"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3020" rIns="33020" bIns="33020" numCol="1" spcCol="1270" anchor="ctr" anchorCtr="0">
          <a:noAutofit/>
        </a:bodyPr>
        <a:lstStyle/>
        <a:p>
          <a:pPr marL="0" lvl="0" indent="0" algn="l" defTabSz="577850">
            <a:lnSpc>
              <a:spcPct val="90000"/>
            </a:lnSpc>
            <a:spcBef>
              <a:spcPct val="0"/>
            </a:spcBef>
            <a:spcAft>
              <a:spcPct val="35000"/>
            </a:spcAft>
            <a:buNone/>
          </a:pPr>
          <a:r>
            <a:rPr lang="fr-FR" sz="1300" b="1" kern="1200">
              <a:latin typeface="Candara" panose="020E0502030303020204" pitchFamily="34" charset="0"/>
            </a:rPr>
            <a:t>Migration des données </a:t>
          </a:r>
          <a:endParaRPr lang="fr-FR" sz="1300" b="1" kern="1200"/>
        </a:p>
      </dsp:txBody>
      <dsp:txXfrm>
        <a:off x="650534" y="3103363"/>
        <a:ext cx="4778898" cy="387803"/>
      </dsp:txXfrm>
    </dsp:sp>
    <dsp:sp modelId="{B88BFA7C-DC0D-4B8C-A10F-BE2300926DB9}">
      <dsp:nvSpPr>
        <dsp:cNvPr id="0" name=""/>
        <dsp:cNvSpPr/>
      </dsp:nvSpPr>
      <dsp:spPr>
        <a:xfrm>
          <a:off x="408157" y="3054888"/>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4BFB9F0-9EFD-41DA-B981-563D9F79C468}">
      <dsp:nvSpPr>
        <dsp:cNvPr id="0" name=""/>
        <dsp:cNvSpPr/>
      </dsp:nvSpPr>
      <dsp:spPr>
        <a:xfrm>
          <a:off x="299344" y="3685409"/>
          <a:ext cx="5130088" cy="38780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7819" tIns="30480" rIns="30480" bIns="30480" numCol="1" spcCol="1270" anchor="ctr" anchorCtr="0">
          <a:noAutofit/>
        </a:bodyPr>
        <a:lstStyle/>
        <a:p>
          <a:pPr marL="0" lvl="0" indent="0" algn="l" defTabSz="533400">
            <a:lnSpc>
              <a:spcPct val="90000"/>
            </a:lnSpc>
            <a:spcBef>
              <a:spcPct val="0"/>
            </a:spcBef>
            <a:spcAft>
              <a:spcPct val="35000"/>
            </a:spcAft>
            <a:buNone/>
          </a:pPr>
          <a:r>
            <a:rPr lang="fr-FR" sz="1200" b="1" kern="1200">
              <a:latin typeface="Candara" panose="020E0502030303020204" pitchFamily="34" charset="0"/>
            </a:rPr>
            <a:t>Support et assistance</a:t>
          </a:r>
        </a:p>
      </dsp:txBody>
      <dsp:txXfrm>
        <a:off x="299344" y="3685409"/>
        <a:ext cx="5130088" cy="387803"/>
      </dsp:txXfrm>
    </dsp:sp>
    <dsp:sp modelId="{B1F9EBBE-EE7D-42BC-B15C-42FE4A0C9CD9}">
      <dsp:nvSpPr>
        <dsp:cNvPr id="0" name=""/>
        <dsp:cNvSpPr/>
      </dsp:nvSpPr>
      <dsp:spPr>
        <a:xfrm>
          <a:off x="56967" y="3636934"/>
          <a:ext cx="484753" cy="484753"/>
        </a:xfrm>
        <a:prstGeom prst="ellipse">
          <a:avLst/>
        </a:prstGeom>
        <a:solidFill>
          <a:schemeClr val="lt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4D399-2CF5-4CC8-88C8-CC38D90E3322}">
      <dsp:nvSpPr>
        <dsp:cNvPr id="0" name=""/>
        <dsp:cNvSpPr/>
      </dsp:nvSpPr>
      <dsp:spPr>
        <a:xfrm>
          <a:off x="3215478" y="2466332"/>
          <a:ext cx="2774836" cy="220243"/>
        </a:xfrm>
        <a:custGeom>
          <a:avLst/>
          <a:gdLst/>
          <a:ahLst/>
          <a:cxnLst/>
          <a:rect l="0" t="0" r="0" b="0"/>
          <a:pathLst>
            <a:path>
              <a:moveTo>
                <a:pt x="0" y="0"/>
              </a:moveTo>
              <a:lnTo>
                <a:pt x="0" y="150089"/>
              </a:lnTo>
              <a:lnTo>
                <a:pt x="2774836" y="150089"/>
              </a:lnTo>
              <a:lnTo>
                <a:pt x="2774836" y="22024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4A0927-EC6D-4A0F-9BFE-2010617B7CEE}">
      <dsp:nvSpPr>
        <dsp:cNvPr id="0" name=""/>
        <dsp:cNvSpPr/>
      </dsp:nvSpPr>
      <dsp:spPr>
        <a:xfrm>
          <a:off x="3215478" y="2466332"/>
          <a:ext cx="1355053" cy="220243"/>
        </a:xfrm>
        <a:custGeom>
          <a:avLst/>
          <a:gdLst/>
          <a:ahLst/>
          <a:cxnLst/>
          <a:rect l="0" t="0" r="0" b="0"/>
          <a:pathLst>
            <a:path>
              <a:moveTo>
                <a:pt x="0" y="0"/>
              </a:moveTo>
              <a:lnTo>
                <a:pt x="0" y="150089"/>
              </a:lnTo>
              <a:lnTo>
                <a:pt x="1355053" y="150089"/>
              </a:lnTo>
              <a:lnTo>
                <a:pt x="1355053" y="22024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F3BBA4-B91F-4BFD-83E1-19FEE3083BD6}">
      <dsp:nvSpPr>
        <dsp:cNvPr id="0" name=""/>
        <dsp:cNvSpPr/>
      </dsp:nvSpPr>
      <dsp:spPr>
        <a:xfrm>
          <a:off x="2051102" y="3259986"/>
          <a:ext cx="91440" cy="220243"/>
        </a:xfrm>
        <a:custGeom>
          <a:avLst/>
          <a:gdLst/>
          <a:ahLst/>
          <a:cxnLst/>
          <a:rect l="0" t="0" r="0" b="0"/>
          <a:pathLst>
            <a:path>
              <a:moveTo>
                <a:pt x="45720" y="0"/>
              </a:moveTo>
              <a:lnTo>
                <a:pt x="45720" y="22024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C6B0AF-0270-45E8-B122-12DBE3FD8083}">
      <dsp:nvSpPr>
        <dsp:cNvPr id="0" name=""/>
        <dsp:cNvSpPr/>
      </dsp:nvSpPr>
      <dsp:spPr>
        <a:xfrm>
          <a:off x="2096822" y="2466332"/>
          <a:ext cx="1118656" cy="220243"/>
        </a:xfrm>
        <a:custGeom>
          <a:avLst/>
          <a:gdLst/>
          <a:ahLst/>
          <a:cxnLst/>
          <a:rect l="0" t="0" r="0" b="0"/>
          <a:pathLst>
            <a:path>
              <a:moveTo>
                <a:pt x="1118656" y="0"/>
              </a:moveTo>
              <a:lnTo>
                <a:pt x="1118656" y="150089"/>
              </a:lnTo>
              <a:lnTo>
                <a:pt x="0" y="150089"/>
              </a:lnTo>
              <a:lnTo>
                <a:pt x="0" y="22024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DE290B-D38C-4188-9368-20CA12BC07CD}">
      <dsp:nvSpPr>
        <dsp:cNvPr id="0" name=""/>
        <dsp:cNvSpPr/>
      </dsp:nvSpPr>
      <dsp:spPr>
        <a:xfrm>
          <a:off x="591637" y="2466332"/>
          <a:ext cx="2623841" cy="220243"/>
        </a:xfrm>
        <a:custGeom>
          <a:avLst/>
          <a:gdLst/>
          <a:ahLst/>
          <a:cxnLst/>
          <a:rect l="0" t="0" r="0" b="0"/>
          <a:pathLst>
            <a:path>
              <a:moveTo>
                <a:pt x="2623841" y="0"/>
              </a:moveTo>
              <a:lnTo>
                <a:pt x="2623841" y="150089"/>
              </a:lnTo>
              <a:lnTo>
                <a:pt x="0" y="150089"/>
              </a:lnTo>
              <a:lnTo>
                <a:pt x="0" y="22024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62B741-510F-436B-AC40-8F72BC008FCE}">
      <dsp:nvSpPr>
        <dsp:cNvPr id="0" name=""/>
        <dsp:cNvSpPr/>
      </dsp:nvSpPr>
      <dsp:spPr>
        <a:xfrm>
          <a:off x="3169758" y="1428608"/>
          <a:ext cx="91440" cy="220243"/>
        </a:xfrm>
        <a:custGeom>
          <a:avLst/>
          <a:gdLst/>
          <a:ahLst/>
          <a:cxnLst/>
          <a:rect l="0" t="0" r="0" b="0"/>
          <a:pathLst>
            <a:path>
              <a:moveTo>
                <a:pt x="45720" y="0"/>
              </a:moveTo>
              <a:lnTo>
                <a:pt x="45720" y="2202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D42D5D-9A25-4A21-BCCB-C4482EE8587D}">
      <dsp:nvSpPr>
        <dsp:cNvPr id="0" name=""/>
        <dsp:cNvSpPr/>
      </dsp:nvSpPr>
      <dsp:spPr>
        <a:xfrm>
          <a:off x="2698351" y="538267"/>
          <a:ext cx="1034254" cy="89034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1155AC-1C7E-4D88-9665-EE1342667114}">
      <dsp:nvSpPr>
        <dsp:cNvPr id="0" name=""/>
        <dsp:cNvSpPr/>
      </dsp:nvSpPr>
      <dsp:spPr>
        <a:xfrm>
          <a:off x="2782494" y="618202"/>
          <a:ext cx="1034254" cy="890341"/>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Clients et contrats</a:t>
          </a:r>
        </a:p>
      </dsp:txBody>
      <dsp:txXfrm>
        <a:off x="2808571" y="644279"/>
        <a:ext cx="982100" cy="838187"/>
      </dsp:txXfrm>
    </dsp:sp>
    <dsp:sp modelId="{A275CD8E-621B-46F9-B2AF-4F82EE429A7E}">
      <dsp:nvSpPr>
        <dsp:cNvPr id="0" name=""/>
        <dsp:cNvSpPr/>
      </dsp:nvSpPr>
      <dsp:spPr>
        <a:xfrm>
          <a:off x="2517371" y="1648852"/>
          <a:ext cx="1396213" cy="81747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3574CF-528B-4C09-8A1B-0FBA8BCFB76B}">
      <dsp:nvSpPr>
        <dsp:cNvPr id="0" name=""/>
        <dsp:cNvSpPr/>
      </dsp:nvSpPr>
      <dsp:spPr>
        <a:xfrm>
          <a:off x="2601514" y="1728788"/>
          <a:ext cx="1396213" cy="81747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Facturation et recouvrement</a:t>
          </a:r>
        </a:p>
      </dsp:txBody>
      <dsp:txXfrm>
        <a:off x="2625457" y="1752731"/>
        <a:ext cx="1348327" cy="769593"/>
      </dsp:txXfrm>
    </dsp:sp>
    <dsp:sp modelId="{24B360A0-8686-4945-8F34-AC1E79E09925}">
      <dsp:nvSpPr>
        <dsp:cNvPr id="0" name=""/>
        <dsp:cNvSpPr/>
      </dsp:nvSpPr>
      <dsp:spPr>
        <a:xfrm>
          <a:off x="3897" y="2686575"/>
          <a:ext cx="1175480" cy="4808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A7F9C6-E0C1-424B-8A17-D4FF99839935}">
      <dsp:nvSpPr>
        <dsp:cNvPr id="0" name=""/>
        <dsp:cNvSpPr/>
      </dsp:nvSpPr>
      <dsp:spPr>
        <a:xfrm>
          <a:off x="88040" y="2766511"/>
          <a:ext cx="1175480" cy="48087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Intervention terrain</a:t>
          </a:r>
        </a:p>
      </dsp:txBody>
      <dsp:txXfrm>
        <a:off x="102124" y="2780595"/>
        <a:ext cx="1147312" cy="452707"/>
      </dsp:txXfrm>
    </dsp:sp>
    <dsp:sp modelId="{F5A15A17-E665-4336-BD42-1931604F0FC6}">
      <dsp:nvSpPr>
        <dsp:cNvPr id="0" name=""/>
        <dsp:cNvSpPr/>
      </dsp:nvSpPr>
      <dsp:spPr>
        <a:xfrm>
          <a:off x="1347663" y="2686575"/>
          <a:ext cx="1498318" cy="5734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18D3BD-D876-43AF-B2C7-6C7F35A2F1D3}">
      <dsp:nvSpPr>
        <dsp:cNvPr id="0" name=""/>
        <dsp:cNvSpPr/>
      </dsp:nvSpPr>
      <dsp:spPr>
        <a:xfrm>
          <a:off x="1431806" y="2766511"/>
          <a:ext cx="1498318" cy="5734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Réclamations techniques </a:t>
          </a:r>
        </a:p>
      </dsp:txBody>
      <dsp:txXfrm>
        <a:off x="1448601" y="2783306"/>
        <a:ext cx="1464728" cy="539820"/>
      </dsp:txXfrm>
    </dsp:sp>
    <dsp:sp modelId="{0EDB97A6-3A46-4BEC-8E00-E57727DB37A3}">
      <dsp:nvSpPr>
        <dsp:cNvPr id="0" name=""/>
        <dsp:cNvSpPr/>
      </dsp:nvSpPr>
      <dsp:spPr>
        <a:xfrm>
          <a:off x="522006" y="3480230"/>
          <a:ext cx="3149631" cy="134986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1FE879-B6DF-404E-AD70-E1FCDA68AF53}">
      <dsp:nvSpPr>
        <dsp:cNvPr id="0" name=""/>
        <dsp:cNvSpPr/>
      </dsp:nvSpPr>
      <dsp:spPr>
        <a:xfrm>
          <a:off x="606149" y="3560166"/>
          <a:ext cx="3149631" cy="1349866"/>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Portail / Agence en ligne</a:t>
          </a:r>
        </a:p>
        <a:p>
          <a:pPr marL="0" lvl="0" indent="0" algn="ctr" defTabSz="533400">
            <a:lnSpc>
              <a:spcPct val="90000"/>
            </a:lnSpc>
            <a:spcBef>
              <a:spcPct val="0"/>
            </a:spcBef>
            <a:spcAft>
              <a:spcPct val="35000"/>
            </a:spcAft>
            <a:buNone/>
          </a:pPr>
          <a:r>
            <a:rPr lang="fr-FR" sz="1200" kern="1200">
              <a:latin typeface="Candara" panose="020E0502030303020204" pitchFamily="34" charset="0"/>
            </a:rPr>
            <a:t>- Consultation des données et factures</a:t>
          </a:r>
        </a:p>
        <a:p>
          <a:pPr marL="0" lvl="0" indent="0" algn="ctr" defTabSz="533400">
            <a:lnSpc>
              <a:spcPct val="90000"/>
            </a:lnSpc>
            <a:spcBef>
              <a:spcPct val="0"/>
            </a:spcBef>
            <a:spcAft>
              <a:spcPct val="35000"/>
            </a:spcAft>
            <a:buNone/>
          </a:pPr>
          <a:r>
            <a:rPr lang="fr-FR" sz="1200" kern="1200">
              <a:latin typeface="Candara" panose="020E0502030303020204" pitchFamily="34" charset="0"/>
            </a:rPr>
            <a:t>- Paiement sécurisé</a:t>
          </a:r>
        </a:p>
        <a:p>
          <a:pPr marL="0" lvl="0" indent="0" algn="ctr" defTabSz="533400">
            <a:lnSpc>
              <a:spcPct val="90000"/>
            </a:lnSpc>
            <a:spcBef>
              <a:spcPct val="0"/>
            </a:spcBef>
            <a:spcAft>
              <a:spcPct val="35000"/>
            </a:spcAft>
            <a:buNone/>
          </a:pPr>
          <a:r>
            <a:rPr lang="fr-FR" sz="1200" kern="1200">
              <a:latin typeface="Candara" panose="020E0502030303020204" pitchFamily="34" charset="0"/>
            </a:rPr>
            <a:t>- Réclamations et suivi</a:t>
          </a:r>
        </a:p>
        <a:p>
          <a:pPr marL="0" lvl="0" indent="0" algn="ctr" defTabSz="533400">
            <a:lnSpc>
              <a:spcPct val="90000"/>
            </a:lnSpc>
            <a:spcBef>
              <a:spcPct val="0"/>
            </a:spcBef>
            <a:spcAft>
              <a:spcPct val="35000"/>
            </a:spcAft>
            <a:buNone/>
          </a:pPr>
          <a:r>
            <a:rPr lang="fr-FR" sz="1200" kern="1200">
              <a:latin typeface="Candara" panose="020E0502030303020204" pitchFamily="34" charset="0"/>
            </a:rPr>
            <a:t>- Notifications et documents</a:t>
          </a:r>
        </a:p>
      </dsp:txBody>
      <dsp:txXfrm>
        <a:off x="645685" y="3599702"/>
        <a:ext cx="3070559" cy="1270794"/>
      </dsp:txXfrm>
    </dsp:sp>
    <dsp:sp modelId="{66999464-79ED-457C-B56F-A7FB52DEF1DF}">
      <dsp:nvSpPr>
        <dsp:cNvPr id="0" name=""/>
        <dsp:cNvSpPr/>
      </dsp:nvSpPr>
      <dsp:spPr>
        <a:xfrm>
          <a:off x="3755781" y="2686575"/>
          <a:ext cx="1629503" cy="80007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0BEB40-E681-4B43-B93D-143B3742F5F7}">
      <dsp:nvSpPr>
        <dsp:cNvPr id="0" name=""/>
        <dsp:cNvSpPr/>
      </dsp:nvSpPr>
      <dsp:spPr>
        <a:xfrm>
          <a:off x="3839923" y="2766511"/>
          <a:ext cx="1629503" cy="80007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Stocks et approvisionnement</a:t>
          </a:r>
        </a:p>
      </dsp:txBody>
      <dsp:txXfrm>
        <a:off x="3863356" y="2789944"/>
        <a:ext cx="1582637" cy="753205"/>
      </dsp:txXfrm>
    </dsp:sp>
    <dsp:sp modelId="{6EB790CF-0F62-4DF8-A631-1E97DAFB8E59}">
      <dsp:nvSpPr>
        <dsp:cNvPr id="0" name=""/>
        <dsp:cNvSpPr/>
      </dsp:nvSpPr>
      <dsp:spPr>
        <a:xfrm>
          <a:off x="5553569" y="2686575"/>
          <a:ext cx="873490" cy="815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D6D15-2AD6-4175-903C-AACCFC06FDFF}">
      <dsp:nvSpPr>
        <dsp:cNvPr id="0" name=""/>
        <dsp:cNvSpPr/>
      </dsp:nvSpPr>
      <dsp:spPr>
        <a:xfrm>
          <a:off x="5637712" y="2766511"/>
          <a:ext cx="873490" cy="81529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Candara" panose="020E0502030303020204" pitchFamily="34" charset="0"/>
            </a:rPr>
            <a:t>Documents</a:t>
          </a:r>
        </a:p>
        <a:p>
          <a:pPr marL="0" lvl="0" indent="0" algn="ctr" defTabSz="533400">
            <a:lnSpc>
              <a:spcPct val="90000"/>
            </a:lnSpc>
            <a:spcBef>
              <a:spcPct val="0"/>
            </a:spcBef>
            <a:spcAft>
              <a:spcPct val="35000"/>
            </a:spcAft>
            <a:buNone/>
          </a:pPr>
          <a:r>
            <a:rPr lang="fr-FR" sz="1200" kern="1200">
              <a:latin typeface="Candara" panose="020E0502030303020204" pitchFamily="34" charset="0"/>
            </a:rPr>
            <a:t>(GED)</a:t>
          </a:r>
        </a:p>
      </dsp:txBody>
      <dsp:txXfrm>
        <a:off x="5661591" y="2790390"/>
        <a:ext cx="825732" cy="767538"/>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C93EFD-E2FC-45B7-BAA9-CC5C83C0C8BE}">
      <dsp:nvSpPr>
        <dsp:cNvPr id="0" name=""/>
        <dsp:cNvSpPr/>
      </dsp:nvSpPr>
      <dsp:spPr>
        <a:xfrm>
          <a:off x="0" y="8572"/>
          <a:ext cx="1657349" cy="994410"/>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Times New Roman" panose="02020603050405020304" pitchFamily="18" charset="0"/>
            </a:rPr>
            <a:t>Fixer les jalons du projet et respecter les dates planifiés</a:t>
          </a:r>
        </a:p>
      </dsp:txBody>
      <dsp:txXfrm>
        <a:off x="0" y="8572"/>
        <a:ext cx="1657349" cy="994410"/>
      </dsp:txXfrm>
    </dsp:sp>
    <dsp:sp modelId="{A52515AE-3561-481B-B690-64A738109158}">
      <dsp:nvSpPr>
        <dsp:cNvPr id="0" name=""/>
        <dsp:cNvSpPr/>
      </dsp:nvSpPr>
      <dsp:spPr>
        <a:xfrm>
          <a:off x="1823084" y="8572"/>
          <a:ext cx="1657349" cy="994410"/>
        </a:xfrm>
        <a:prstGeom prst="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Times New Roman" panose="02020603050405020304" pitchFamily="18" charset="0"/>
            </a:rPr>
            <a:t>Livrer des documents compréhensibles par tout le monde et en toute transparence</a:t>
          </a:r>
        </a:p>
      </dsp:txBody>
      <dsp:txXfrm>
        <a:off x="1823084" y="8572"/>
        <a:ext cx="1657349" cy="994410"/>
      </dsp:txXfrm>
    </dsp:sp>
    <dsp:sp modelId="{EB914F0F-C8D0-4954-8355-E0CAA3F240FD}">
      <dsp:nvSpPr>
        <dsp:cNvPr id="0" name=""/>
        <dsp:cNvSpPr/>
      </dsp:nvSpPr>
      <dsp:spPr>
        <a:xfrm>
          <a:off x="3646169" y="8572"/>
          <a:ext cx="1657349" cy="994410"/>
        </a:xfrm>
        <a:prstGeom prst="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Times New Roman" panose="02020603050405020304" pitchFamily="18" charset="0"/>
            </a:rPr>
            <a:t>Produire des rapports intermédiaires avant la validation du rapport final du projet</a:t>
          </a:r>
        </a:p>
      </dsp:txBody>
      <dsp:txXfrm>
        <a:off x="3646169" y="8572"/>
        <a:ext cx="1657349" cy="994410"/>
      </dsp:txXfrm>
    </dsp:sp>
    <dsp:sp modelId="{6FC12E88-CDE6-49A5-A432-D1F3E00A42F8}">
      <dsp:nvSpPr>
        <dsp:cNvPr id="0" name=""/>
        <dsp:cNvSpPr/>
      </dsp:nvSpPr>
      <dsp:spPr>
        <a:xfrm>
          <a:off x="0" y="1168717"/>
          <a:ext cx="1657349" cy="994410"/>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Times New Roman" panose="02020603050405020304" pitchFamily="18" charset="0"/>
            </a:rPr>
            <a:t>Identifier et gérer les risques</a:t>
          </a:r>
        </a:p>
      </dsp:txBody>
      <dsp:txXfrm>
        <a:off x="0" y="1168717"/>
        <a:ext cx="1657349" cy="994410"/>
      </dsp:txXfrm>
    </dsp:sp>
    <dsp:sp modelId="{7CE78565-1A9C-47DE-B435-63CD18110658}">
      <dsp:nvSpPr>
        <dsp:cNvPr id="0" name=""/>
        <dsp:cNvSpPr/>
      </dsp:nvSpPr>
      <dsp:spPr>
        <a:xfrm>
          <a:off x="1823084" y="1168717"/>
          <a:ext cx="1657349" cy="994410"/>
        </a:xfrm>
        <a:prstGeom prst="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mn-cs"/>
            </a:rPr>
            <a:t>Implication des parties prenantes</a:t>
          </a:r>
        </a:p>
      </dsp:txBody>
      <dsp:txXfrm>
        <a:off x="1823084" y="1168717"/>
        <a:ext cx="1657349" cy="994410"/>
      </dsp:txXfrm>
    </dsp:sp>
    <dsp:sp modelId="{66238356-846D-4F02-949B-3133B77C4133}">
      <dsp:nvSpPr>
        <dsp:cNvPr id="0" name=""/>
        <dsp:cNvSpPr/>
      </dsp:nvSpPr>
      <dsp:spPr>
        <a:xfrm>
          <a:off x="3646169" y="1168717"/>
          <a:ext cx="1657349" cy="994410"/>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b="1" kern="1200">
              <a:solidFill>
                <a:sysClr val="window" lastClr="FFFFFF"/>
              </a:solidFill>
              <a:latin typeface="Candara" panose="020E0502030303020204" pitchFamily="34" charset="0"/>
              <a:ea typeface="+mn-ea"/>
              <a:cs typeface="+mn-cs"/>
            </a:rPr>
            <a:t>Gouvernance et pilotage</a:t>
          </a:r>
        </a:p>
      </dsp:txBody>
      <dsp:txXfrm>
        <a:off x="3646169" y="1168717"/>
        <a:ext cx="1657349" cy="9944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AccentList">
  <dgm:title val=""/>
  <dgm:desc val=""/>
  <dgm:catLst>
    <dgm:cat type="list" pri="16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dgm:chPref/>
      <dgm:dir/>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constrLst>
      <dgm:constr type="primFontSz" for="des" forName="parenttext" refType="primFontSz" refFor="des" refForName="childtext" op="gte"/>
      <dgm:constr type="w" for="ch" forName="composite" refType="w"/>
      <dgm:constr type="h" for="ch" forName="composite" refType="h"/>
      <dgm:constr type="w" for="ch" forName="parallelogramComposite" refType="w"/>
      <dgm:constr type="h" for="ch" forName="parallelogramComposite" refType="h"/>
      <dgm:constr type="w" for="ch" forName="parenttextcomposite" refType="w" fact="0.9"/>
      <dgm:constr type="h" for="ch" forName="parenttextcomposite" refType="h" fact="0.6"/>
      <dgm:constr type="h" for="ch" forName="sibTrans" refType="h" refFor="ch" refForName="composite" op="equ" fact="0.02"/>
      <dgm:constr type="h" for="ch" forName="sibTrans" op="equ"/>
    </dgm:constrLst>
    <dgm:forEach name="nodesForEach" axis="ch" ptType="node">
      <dgm:layoutNode name="parenttextcomposite">
        <dgm:alg type="composite">
          <dgm:param type="ar" val="11"/>
        </dgm:alg>
        <dgm:shape xmlns:r="http://schemas.openxmlformats.org/officeDocument/2006/relationships" r:blip="">
          <dgm:adjLst/>
        </dgm:shape>
        <dgm:constrLst>
          <dgm:constr type="h" for="ch" forName="parenttext" refType="h"/>
          <dgm:constr type="w" for="ch" forName="parenttext" refType="w"/>
        </dgm:constrLst>
        <dgm:layoutNode name="parenttext" styleLbl="revTx">
          <dgm:varLst>
            <dgm:chMax/>
            <dgm:chPref val="2"/>
            <dgm:bulletEnabled val="1"/>
          </dgm:varLst>
          <dgm:choose name="Name4">
            <dgm:if name="Name5" func="var" arg="dir" op="equ" val="norm">
              <dgm:alg type="tx">
                <dgm:param type="parTxLTRAlign" val="l"/>
                <dgm:param type="txAnchorVert" val="b"/>
              </dgm:alg>
            </dgm:if>
            <dgm:else name="Name6">
              <dgm:alg type="tx">
                <dgm:param type="parTxLTRAlign" val="r"/>
                <dgm:param type="txAnchorVert" val="b"/>
              </dgm:alg>
            </dgm:else>
          </dgm:choose>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choose name="Name7">
        <dgm:if name="Name8" axis="ch" ptType="node" func="cnt" op="gte" val="1">
          <dgm:layoutNode name="composite">
            <dgm:alg type="composite">
              <dgm:param type="ar" val="6"/>
            </dgm:alg>
            <dgm:shape xmlns:r="http://schemas.openxmlformats.org/officeDocument/2006/relationships" r:blip="">
              <dgm:adjLst/>
            </dgm:shape>
            <dgm:choose name="Name9">
              <dgm:if name="Name10" func="var" arg="dir" op="equ" val="norm">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301"/>
                  <dgm:constr type="t" for="ch" forName="childtext" refType="h" fact="0.1"/>
                  <dgm:constr type="w" for="ch" forName="childtext" refType="w" fact="0.9117"/>
                  <dgm:constr type="h" for="ch" forName="childtext" refType="h" fact="0.8"/>
                </dgm:constrLst>
              </dgm:if>
              <dgm:else name="Name11">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883"/>
                  <dgm:constr type="t" for="ch" forName="childtext" refType="h" fact="0.1"/>
                  <dgm:constr type="w" for="ch" forName="childtext" refType="w" fact="0.9117"/>
                  <dgm:constr type="h" for="ch" forName="childtext" refType="h" fact="0.8"/>
                </dgm:constrLst>
              </dgm:else>
            </dgm:choose>
            <dgm:ruleLst/>
            <dgm:layoutNode name="chevron1" styleLbl="alignNode1">
              <dgm:alg type="sp"/>
              <dgm:choose name="Name12">
                <dgm:if name="Name13" func="var" arg="dir" op="equ" val="norm">
                  <dgm:shape xmlns:r="http://schemas.openxmlformats.org/officeDocument/2006/relationships" type="chevron" r:blip="">
                    <dgm:adjLst>
                      <dgm:adj idx="1" val="0.7061"/>
                    </dgm:adjLst>
                  </dgm:shape>
                </dgm:if>
                <dgm:else name="Name14">
                  <dgm:shape xmlns:r="http://schemas.openxmlformats.org/officeDocument/2006/relationships" rot="180" type="chevron" r:blip="">
                    <dgm:adjLst>
                      <dgm:adj idx="1" val="0.7061"/>
                    </dgm:adjLst>
                  </dgm:shape>
                </dgm:else>
              </dgm:choose>
              <dgm:presOf/>
            </dgm:layoutNode>
            <dgm:layoutNode name="chevron2" styleLbl="alignNode1">
              <dgm:alg type="sp"/>
              <dgm:choose name="Name15">
                <dgm:if name="Name16" func="var" arg="dir" op="equ" val="norm">
                  <dgm:shape xmlns:r="http://schemas.openxmlformats.org/officeDocument/2006/relationships" type="chevron" r:blip="">
                    <dgm:adjLst>
                      <dgm:adj idx="1" val="0.7061"/>
                    </dgm:adjLst>
                  </dgm:shape>
                </dgm:if>
                <dgm:else name="Name17">
                  <dgm:shape xmlns:r="http://schemas.openxmlformats.org/officeDocument/2006/relationships" rot="180" type="chevron" r:blip="">
                    <dgm:adjLst>
                      <dgm:adj idx="1" val="0.7061"/>
                    </dgm:adjLst>
                  </dgm:shape>
                </dgm:else>
              </dgm:choose>
              <dgm:presOf/>
            </dgm:layoutNode>
            <dgm:layoutNode name="chevron3" styleLbl="alignNode1">
              <dgm:alg type="sp"/>
              <dgm:choose name="Name18">
                <dgm:if name="Name19" func="var" arg="dir" op="equ" val="norm">
                  <dgm:shape xmlns:r="http://schemas.openxmlformats.org/officeDocument/2006/relationships" type="chevron" r:blip="">
                    <dgm:adjLst>
                      <dgm:adj idx="1" val="0.7061"/>
                    </dgm:adjLst>
                  </dgm:shape>
                </dgm:if>
                <dgm:else name="Name20">
                  <dgm:shape xmlns:r="http://schemas.openxmlformats.org/officeDocument/2006/relationships" rot="180" type="chevron" r:blip="">
                    <dgm:adjLst>
                      <dgm:adj idx="1" val="0.7061"/>
                    </dgm:adjLst>
                  </dgm:shape>
                </dgm:else>
              </dgm:choose>
              <dgm:presOf/>
            </dgm:layoutNode>
            <dgm:layoutNode name="chevron4" styleLbl="alignNode1">
              <dgm:alg type="sp"/>
              <dgm:choose name="Name21">
                <dgm:if name="Name22" func="var" arg="dir" op="equ" val="norm">
                  <dgm:shape xmlns:r="http://schemas.openxmlformats.org/officeDocument/2006/relationships" type="chevron" r:blip="">
                    <dgm:adjLst>
                      <dgm:adj idx="1" val="0.7061"/>
                    </dgm:adjLst>
                  </dgm:shape>
                </dgm:if>
                <dgm:else name="Name23">
                  <dgm:shape xmlns:r="http://schemas.openxmlformats.org/officeDocument/2006/relationships" rot="180" type="chevron" r:blip="">
                    <dgm:adjLst>
                      <dgm:adj idx="1" val="0.7061"/>
                    </dgm:adjLst>
                  </dgm:shape>
                </dgm:else>
              </dgm:choose>
              <dgm:presOf/>
            </dgm:layoutNode>
            <dgm:layoutNode name="chevron5" styleLbl="alignNode1">
              <dgm:alg type="sp"/>
              <dgm:choose name="Name24">
                <dgm:if name="Name25" func="var" arg="dir" op="equ" val="norm">
                  <dgm:shape xmlns:r="http://schemas.openxmlformats.org/officeDocument/2006/relationships" type="chevron" r:blip="">
                    <dgm:adjLst>
                      <dgm:adj idx="1" val="0.7061"/>
                    </dgm:adjLst>
                  </dgm:shape>
                </dgm:if>
                <dgm:else name="Name26">
                  <dgm:shape xmlns:r="http://schemas.openxmlformats.org/officeDocument/2006/relationships" rot="180" type="chevron" r:blip="">
                    <dgm:adjLst>
                      <dgm:adj idx="1" val="0.7061"/>
                    </dgm:adjLst>
                  </dgm:shape>
                </dgm:else>
              </dgm:choose>
              <dgm:presOf/>
            </dgm:layoutNode>
            <dgm:layoutNode name="chevron6" styleLbl="alignNode1">
              <dgm:alg type="sp"/>
              <dgm:choose name="Name27">
                <dgm:if name="Name28" func="var" arg="dir" op="equ" val="norm">
                  <dgm:shape xmlns:r="http://schemas.openxmlformats.org/officeDocument/2006/relationships" type="chevron" r:blip="">
                    <dgm:adjLst>
                      <dgm:adj idx="1" val="0.7061"/>
                    </dgm:adjLst>
                  </dgm:shape>
                </dgm:if>
                <dgm:else name="Name29">
                  <dgm:shape xmlns:r="http://schemas.openxmlformats.org/officeDocument/2006/relationships" rot="180" type="chevron" r:blip="">
                    <dgm:adjLst>
                      <dgm:adj idx="1" val="0.7061"/>
                    </dgm:adjLst>
                  </dgm:shape>
                </dgm:else>
              </dgm:choose>
              <dgm:presOf/>
            </dgm:layoutNode>
            <dgm:layoutNode name="chevron7" styleLbl="alignNode1">
              <dgm:alg type="sp"/>
              <dgm:choose name="Name30">
                <dgm:if name="Name31" func="var" arg="dir" op="equ" val="norm">
                  <dgm:shape xmlns:r="http://schemas.openxmlformats.org/officeDocument/2006/relationships" type="chevron" r:blip="">
                    <dgm:adjLst>
                      <dgm:adj idx="1" val="0.7061"/>
                    </dgm:adjLst>
                  </dgm:shape>
                </dgm:if>
                <dgm:else name="Name32">
                  <dgm:shape xmlns:r="http://schemas.openxmlformats.org/officeDocument/2006/relationships" rot="180" type="chevron" r:blip="">
                    <dgm:adjLst>
                      <dgm:adj idx="1" val="0.7061"/>
                    </dgm:adjLst>
                  </dgm:shape>
                </dgm:else>
              </dgm:choose>
              <dgm:presOf/>
            </dgm:layoutNode>
            <dgm:layoutNode name="childtext" styleLbl="solidFgAcc1">
              <dgm:varLst>
                <dgm:chMax/>
                <dgm:chPref val="0"/>
                <dgm:bulletEnabled val="1"/>
              </dgm:varLst>
              <dgm:choose name="Name33">
                <dgm:if name="Name34" func="var" arg="dir" op="equ" val="norm">
                  <dgm:alg type="tx">
                    <dgm:param type="parTxLTRAlign" val="l"/>
                    <dgm:param type="txAnchorVertCh" val="t"/>
                  </dgm:alg>
                </dgm:if>
                <dgm:else name="Name35">
                  <dgm:alg type="tx">
                    <dgm:param type="parTxLTRAlign" val="r"/>
                    <dgm:param type="shpTxLTRAlignCh" val="r"/>
                    <dgm:param type="txAnchorVertCh" val="t"/>
                  </dgm:alg>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dgm:if>
        <dgm:else name="Name36">
          <dgm:layoutNode name="parallelogramComposite">
            <dgm:alg type="composite">
              <dgm:param type="ar" val="50"/>
            </dgm:alg>
            <dgm:shape xmlns:r="http://schemas.openxmlformats.org/officeDocument/2006/relationships" r:blip="">
              <dgm:adjLst/>
            </dgm:shape>
            <dgm:constrLst>
              <dgm:constr type="l" for="ch" forName="parallelogram1" refType="w" fact="0"/>
              <dgm:constr type="t" for="ch" forName="parallelogram1" refType="h" fact="0"/>
              <dgm:constr type="w" for="ch" forName="parallelogram1" refType="w" fact="0.12"/>
              <dgm:constr type="h" for="ch" forName="parallelogram1" refType="h"/>
              <dgm:constr type="l" for="ch" forName="parallelogram2" refType="w" fact="0.127"/>
              <dgm:constr type="t" for="ch" forName="parallelogram2" refType="h" fact="0"/>
              <dgm:constr type="w" for="ch" forName="parallelogram2" refType="w" fact="0.12"/>
              <dgm:constr type="h" for="ch" forName="parallelogram2" refType="h"/>
              <dgm:constr type="l" for="ch" forName="parallelogram3" refType="w" fact="0.254"/>
              <dgm:constr type="t" for="ch" forName="parallelogram3" refType="h" fact="0"/>
              <dgm:constr type="w" for="ch" forName="parallelogram3" refType="w" fact="0.12"/>
              <dgm:constr type="h" for="ch" forName="parallelogram3" refType="h"/>
              <dgm:constr type="l" for="ch" forName="parallelogram4" refType="w" fact="0.381"/>
              <dgm:constr type="t" for="ch" forName="parallelogram4" refType="h" fact="0"/>
              <dgm:constr type="w" for="ch" forName="parallelogram4" refType="w" fact="0.12"/>
              <dgm:constr type="h" for="ch" forName="parallelogram4" refType="h"/>
              <dgm:constr type="l" for="ch" forName="parallelogram5" refType="w" fact="0.508"/>
              <dgm:constr type="t" for="ch" forName="parallelogram5" refType="h" fact="0"/>
              <dgm:constr type="w" for="ch" forName="parallelogram5" refType="w" fact="0.12"/>
              <dgm:constr type="h" for="ch" forName="parallelogram5" refType="h"/>
              <dgm:constr type="l" for="ch" forName="parallelogram6" refType="w" fact="0.635"/>
              <dgm:constr type="t" for="ch" forName="parallelogram6" refType="h" fact="0"/>
              <dgm:constr type="w" for="ch" forName="parallelogram6" refType="w" fact="0.12"/>
              <dgm:constr type="h" for="ch" forName="parallelogram6" refType="h"/>
              <dgm:constr type="l" for="ch" forName="parallelogram7" refType="w" fact="0.762"/>
              <dgm:constr type="t" for="ch" forName="parallelogram7" refType="h" fact="0"/>
              <dgm:constr type="w" for="ch" forName="parallelogram7" refType="w" fact="0.12"/>
              <dgm:constr type="h" for="ch" forName="parallelogram7" refType="h"/>
            </dgm:constrLst>
            <dgm:ruleLst/>
            <dgm:layoutNode name="parallelogram1" styleLbl="alignNode1">
              <dgm:alg type="sp"/>
              <dgm:shape xmlns:r="http://schemas.openxmlformats.org/officeDocument/2006/relationships" type="parallelogram" r:blip="">
                <dgm:adjLst>
                  <dgm:adj idx="1" val="1.4084"/>
                </dgm:adjLst>
              </dgm:shape>
              <dgm:presOf/>
            </dgm:layoutNode>
            <dgm:layoutNode name="parallelogram2" styleLbl="alignNode1">
              <dgm:alg type="sp"/>
              <dgm:shape xmlns:r="http://schemas.openxmlformats.org/officeDocument/2006/relationships" type="parallelogram" r:blip="">
                <dgm:adjLst>
                  <dgm:adj idx="1" val="1.4084"/>
                </dgm:adjLst>
              </dgm:shape>
              <dgm:presOf/>
            </dgm:layoutNode>
            <dgm:layoutNode name="parallelogram3" styleLbl="alignNode1">
              <dgm:alg type="sp"/>
              <dgm:shape xmlns:r="http://schemas.openxmlformats.org/officeDocument/2006/relationships" type="parallelogram" r:blip="">
                <dgm:adjLst>
                  <dgm:adj idx="1" val="1.4084"/>
                </dgm:adjLst>
              </dgm:shape>
              <dgm:presOf/>
            </dgm:layoutNode>
            <dgm:layoutNode name="parallelogram4" styleLbl="alignNode1">
              <dgm:alg type="sp"/>
              <dgm:shape xmlns:r="http://schemas.openxmlformats.org/officeDocument/2006/relationships" type="parallelogram" r:blip="">
                <dgm:adjLst>
                  <dgm:adj idx="1" val="1.4084"/>
                </dgm:adjLst>
              </dgm:shape>
              <dgm:presOf/>
            </dgm:layoutNode>
            <dgm:layoutNode name="parallelogram5" styleLbl="alignNode1">
              <dgm:alg type="sp"/>
              <dgm:shape xmlns:r="http://schemas.openxmlformats.org/officeDocument/2006/relationships" type="parallelogram" r:blip="">
                <dgm:adjLst>
                  <dgm:adj idx="1" val="1.4084"/>
                </dgm:adjLst>
              </dgm:shape>
              <dgm:presOf/>
            </dgm:layoutNode>
            <dgm:layoutNode name="parallelogram6" styleLbl="alignNode1">
              <dgm:alg type="sp"/>
              <dgm:shape xmlns:r="http://schemas.openxmlformats.org/officeDocument/2006/relationships" type="parallelogram" r:blip="">
                <dgm:adjLst>
                  <dgm:adj idx="1" val="1.4084"/>
                </dgm:adjLst>
              </dgm:shape>
              <dgm:presOf/>
            </dgm:layoutNode>
            <dgm:layoutNode name="parallelogram7" styleLbl="alignNode1">
              <dgm:alg type="sp"/>
              <dgm:shape xmlns:r="http://schemas.openxmlformats.org/officeDocument/2006/relationships" type="parallelogram" r:blip="">
                <dgm:adjLst>
                  <dgm:adj idx="1" val="1.4084"/>
                </dgm:adjLst>
              </dgm:shape>
              <dgm:presOf/>
            </dgm:layoutNode>
          </dgm:layoutNode>
        </dgm:else>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D71A0-099C-4FEE-BAC5-CDC28D29F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54</Pages>
  <Words>11744</Words>
  <Characters>64598</Characters>
  <Application>Microsoft Office Word</Application>
  <DocSecurity>0</DocSecurity>
  <Lines>538</Lines>
  <Paragraphs>152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MALLA</dc:creator>
  <cp:keywords/>
  <dc:description/>
  <cp:lastModifiedBy>CDP Groupe 1</cp:lastModifiedBy>
  <cp:revision>2</cp:revision>
  <dcterms:created xsi:type="dcterms:W3CDTF">2025-12-05T16:18:00Z</dcterms:created>
  <dcterms:modified xsi:type="dcterms:W3CDTF">2025-12-05T16:18:00Z</dcterms:modified>
</cp:coreProperties>
</file>